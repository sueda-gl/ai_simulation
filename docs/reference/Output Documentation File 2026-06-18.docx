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D163009" w14:textId="77777777" w:rsidR="00A02059" w:rsidRDefault="00432C33">
      <w:pPr>
        <w:pStyle w:val="Titolo1"/>
      </w:pPr>
      <w:r>
        <w:t>Output documentation file </w:t>
      </w:r>
    </w:p>
    <w:p w14:paraId="6D8D1D4A" w14:textId="77777777" w:rsidR="004B2F95" w:rsidRDefault="004B2F95">
      <w:pPr>
        <w:pStyle w:val="CorpoA"/>
        <w:rPr>
          <w:lang w:val="de-DE"/>
        </w:rPr>
      </w:pPr>
    </w:p>
    <w:p w14:paraId="7E6FDB41" w14:textId="54D79572" w:rsidR="00A02059" w:rsidRDefault="00432C33">
      <w:pPr>
        <w:pStyle w:val="CorpoA"/>
        <w:rPr>
          <w:rFonts w:ascii="Arial" w:eastAsia="Arial" w:hAnsi="Arial" w:cs="Arial"/>
          <w:sz w:val="24"/>
          <w:szCs w:val="24"/>
        </w:rPr>
      </w:pPr>
      <w:r w:rsidRPr="50B21079">
        <w:rPr>
          <w:lang w:val="de-DE"/>
        </w:rPr>
        <w:t>PARAMETERS:</w:t>
      </w:r>
      <w:r>
        <w:t>  </w:t>
      </w:r>
    </w:p>
    <w:p w14:paraId="520BA692" w14:textId="77777777" w:rsidR="00741122" w:rsidRDefault="00741122" w:rsidP="00741122">
      <w:pPr>
        <w:pStyle w:val="CorpoA"/>
        <w:rPr>
          <w:ins w:id="0" w:author="Sueda Gul" w:date="2026-06-19T15:01:00Z" w16du:dateUtc="2026-06-19T13:01:00Z"/>
        </w:rPr>
      </w:pPr>
      <w:ins w:id="1" w:author="Sueda Gul" w:date="2026-06-19T15:01:00Z" w16du:dateUtc="2026-06-19T13:01:00Z">
        <w:r>
          <w:t>BP (Bidding Percentage): 0.5</w:t>
        </w:r>
      </w:ins>
    </w:p>
    <w:p w14:paraId="24021265" w14:textId="77777777" w:rsidR="00741122" w:rsidRDefault="00741122" w:rsidP="00741122">
      <w:pPr>
        <w:pStyle w:val="CorpoA"/>
        <w:rPr>
          <w:ins w:id="2" w:author="Sueda Gul" w:date="2026-06-19T15:01:00Z" w16du:dateUtc="2026-06-19T13:01:00Z"/>
        </w:rPr>
      </w:pPr>
      <w:ins w:id="3" w:author="Sueda Gul" w:date="2026-06-19T15:01:00Z" w16du:dateUtc="2026-06-19T13:01:00Z">
        <w:r>
          <w:t>M (Platform Markup): 0.1</w:t>
        </w:r>
      </w:ins>
    </w:p>
    <w:p w14:paraId="7E8880FB" w14:textId="77777777" w:rsidR="00741122" w:rsidRDefault="00741122" w:rsidP="00741122">
      <w:pPr>
        <w:pStyle w:val="CorpoA"/>
        <w:rPr>
          <w:ins w:id="4" w:author="Sueda Gul" w:date="2026-06-19T15:01:00Z" w16du:dateUtc="2026-06-19T13:01:00Z"/>
        </w:rPr>
      </w:pPr>
      <w:ins w:id="5" w:author="Sueda Gul" w:date="2026-06-19T15:01:00Z" w16du:dateUtc="2026-06-19T13:01:00Z">
        <w:r>
          <w:t>T (Period Length): 24</w:t>
        </w:r>
      </w:ins>
    </w:p>
    <w:p w14:paraId="55C92AA6" w14:textId="77777777" w:rsidR="00741122" w:rsidRDefault="00741122" w:rsidP="00741122">
      <w:pPr>
        <w:pStyle w:val="CorpoA"/>
        <w:rPr>
          <w:ins w:id="6" w:author="Sueda Gul" w:date="2026-06-19T15:01:00Z" w16du:dateUtc="2026-06-19T13:01:00Z"/>
        </w:rPr>
      </w:pPr>
      <w:ins w:id="7" w:author="Sueda Gul" w:date="2026-06-19T15:01:00Z" w16du:dateUtc="2026-06-19T13:01:00Z">
        <w:r>
          <w:t>R (Price Range): 0.25</w:t>
        </w:r>
      </w:ins>
    </w:p>
    <w:p w14:paraId="2175F9C0" w14:textId="77777777" w:rsidR="00741122" w:rsidRDefault="00741122" w:rsidP="00741122">
      <w:pPr>
        <w:pStyle w:val="CorpoA"/>
        <w:rPr>
          <w:ins w:id="8" w:author="Sueda Gul" w:date="2026-06-19T15:01:00Z" w16du:dateUtc="2026-06-19T13:01:00Z"/>
        </w:rPr>
      </w:pPr>
      <w:ins w:id="9" w:author="Sueda Gul" w:date="2026-06-19T15:01:00Z" w16du:dateUtc="2026-06-19T13:01:00Z">
        <w:r>
          <w:t>G (Price Grid): 9</w:t>
        </w:r>
      </w:ins>
    </w:p>
    <w:p w14:paraId="45FAED40" w14:textId="77777777" w:rsidR="00741122" w:rsidRDefault="00741122" w:rsidP="00741122">
      <w:pPr>
        <w:pStyle w:val="CorpoA"/>
        <w:rPr>
          <w:ins w:id="10" w:author="Sueda Gul" w:date="2026-06-19T15:01:00Z" w16du:dateUtc="2026-06-19T13:01:00Z"/>
        </w:rPr>
      </w:pPr>
      <w:ins w:id="11" w:author="Sueda Gul" w:date="2026-06-19T15:01:00Z" w16du:dateUtc="2026-06-19T13:01:00Z">
        <w:r>
          <w:t>NFIC (Number of Fixed Income Categories): 7</w:t>
        </w:r>
      </w:ins>
    </w:p>
    <w:p w14:paraId="466C9A6C" w14:textId="77777777" w:rsidR="00741122" w:rsidRDefault="00741122" w:rsidP="00741122">
      <w:pPr>
        <w:pStyle w:val="CorpoA"/>
        <w:rPr>
          <w:ins w:id="12" w:author="Sueda Gul" w:date="2026-06-19T15:01:00Z" w16du:dateUtc="2026-06-19T13:01:00Z"/>
        </w:rPr>
      </w:pPr>
      <w:ins w:id="13" w:author="Sueda Gul" w:date="2026-06-19T15:01:00Z" w16du:dateUtc="2026-06-19T13:01:00Z">
        <w:r>
          <w:t>NDIC (Number of Discount Income Categories): 7</w:t>
        </w:r>
      </w:ins>
    </w:p>
    <w:p w14:paraId="4F6D09D5" w14:textId="77777777" w:rsidR="00741122" w:rsidRDefault="00741122" w:rsidP="00741122">
      <w:pPr>
        <w:pStyle w:val="CorpoA"/>
        <w:rPr>
          <w:ins w:id="14" w:author="Sueda Gul" w:date="2026-06-19T15:01:00Z" w16du:dateUtc="2026-06-19T13:01:00Z"/>
        </w:rPr>
      </w:pPr>
      <w:ins w:id="15" w:author="Sueda Gul" w:date="2026-06-19T15:01:00Z" w16du:dateUtc="2026-06-19T13:01:00Z">
        <w:r>
          <w:t>RT (Response Time): 10</w:t>
        </w:r>
      </w:ins>
    </w:p>
    <w:p w14:paraId="251F2019" w14:textId="77777777" w:rsidR="00741122" w:rsidRDefault="00741122" w:rsidP="00741122">
      <w:pPr>
        <w:pStyle w:val="CorpoA"/>
        <w:rPr>
          <w:ins w:id="16" w:author="Sueda Gul" w:date="2026-06-19T15:01:00Z" w16du:dateUtc="2026-06-19T13:01:00Z"/>
        </w:rPr>
      </w:pPr>
      <w:ins w:id="17" w:author="Sueda Gul" w:date="2026-06-19T15:01:00Z" w16du:dateUtc="2026-06-19T13:01:00Z">
        <w:r>
          <w:t>NP (Number of Periods): 1</w:t>
        </w:r>
      </w:ins>
    </w:p>
    <w:p w14:paraId="361F3241" w14:textId="77777777" w:rsidR="00741122" w:rsidRDefault="00741122" w:rsidP="00741122">
      <w:pPr>
        <w:pStyle w:val="CorpoA"/>
        <w:rPr>
          <w:ins w:id="18" w:author="Sueda Gul" w:date="2026-06-19T15:01:00Z" w16du:dateUtc="2026-06-19T13:01:00Z"/>
        </w:rPr>
      </w:pPr>
      <w:ins w:id="19" w:author="Sueda Gul" w:date="2026-06-19T15:01:00Z" w16du:dateUtc="2026-06-19T13:01:00Z">
        <w:r>
          <w:t>RO (Product Rollover): 0.5</w:t>
        </w:r>
      </w:ins>
    </w:p>
    <w:p w14:paraId="65D7B2EA" w14:textId="77777777" w:rsidR="00741122" w:rsidRDefault="00741122" w:rsidP="00741122">
      <w:pPr>
        <w:pStyle w:val="CorpoA"/>
        <w:rPr>
          <w:ins w:id="20" w:author="Sueda Gul" w:date="2026-06-19T15:01:00Z" w16du:dateUtc="2026-06-19T13:01:00Z"/>
        </w:rPr>
      </w:pPr>
      <w:ins w:id="21" w:author="Sueda Gul" w:date="2026-06-19T15:01:00Z" w16du:dateUtc="2026-06-19T13:01:00Z">
        <w:r>
          <w:t>DPP (Donation Past Periods): 30</w:t>
        </w:r>
      </w:ins>
    </w:p>
    <w:p w14:paraId="1EF7A9E7" w14:textId="77777777" w:rsidR="00741122" w:rsidRDefault="00741122" w:rsidP="00741122">
      <w:pPr>
        <w:pStyle w:val="CorpoA"/>
        <w:rPr>
          <w:ins w:id="22" w:author="Sueda Gul" w:date="2026-06-19T15:01:00Z" w16du:dateUtc="2026-06-19T13:01:00Z"/>
        </w:rPr>
      </w:pPr>
      <w:ins w:id="23" w:author="Sueda Gul" w:date="2026-06-19T15:01:00Z" w16du:dateUtc="2026-06-19T13:01:00Z">
        <w:r>
          <w:t>DDR (Default Donation Rate): 0.1</w:t>
        </w:r>
      </w:ins>
    </w:p>
    <w:p w14:paraId="710358C1" w14:textId="1E3DD62A" w:rsidR="00395C53" w:rsidDel="00741122" w:rsidRDefault="00741122" w:rsidP="00771DE4">
      <w:pPr>
        <w:pStyle w:val="CorpoA"/>
        <w:rPr>
          <w:del w:id="24" w:author="Sueda Gul" w:date="2026-06-19T15:01:00Z" w16du:dateUtc="2026-06-19T13:01:00Z"/>
        </w:rPr>
      </w:pPr>
      <w:ins w:id="25" w:author="Sueda Gul" w:date="2026-06-19T15:01:00Z" w16du:dateUtc="2026-06-19T13:01:00Z">
        <w:r>
          <w:t>CLR (Consumption Limit Ratio): 2.0</w:t>
        </w:r>
      </w:ins>
      <w:del w:id="26" w:author="Sueda Gul" w:date="2026-06-19T15:01:00Z" w16du:dateUtc="2026-06-19T13:01:00Z">
        <w:r w:rsidR="00395C53" w:rsidDel="00741122">
          <w:delText>BP (Bidding Percentage): 0.5</w:delText>
        </w:r>
      </w:del>
    </w:p>
    <w:p w14:paraId="6916E0AC" w14:textId="77777777" w:rsidR="00741122" w:rsidRDefault="00741122" w:rsidP="00741122">
      <w:pPr>
        <w:pStyle w:val="CorpoA"/>
        <w:rPr>
          <w:ins w:id="27" w:author="Sueda Gul" w:date="2026-06-19T15:01:00Z" w16du:dateUtc="2026-06-19T13:01:00Z"/>
        </w:rPr>
      </w:pPr>
    </w:p>
    <w:p w14:paraId="2870D94E" w14:textId="0DE0DF2C" w:rsidR="00395C53" w:rsidDel="00741122" w:rsidRDefault="00395C53" w:rsidP="00395C53">
      <w:pPr>
        <w:pStyle w:val="CorpoA"/>
        <w:rPr>
          <w:del w:id="28" w:author="Sueda Gul" w:date="2026-06-19T15:01:00Z" w16du:dateUtc="2026-06-19T13:01:00Z"/>
        </w:rPr>
      </w:pPr>
      <w:del w:id="29" w:author="Sueda Gul" w:date="2026-06-19T15:01:00Z" w16du:dateUtc="2026-06-19T13:01:00Z">
        <w:r w:rsidDel="00741122">
          <w:delText>M (Platform Markup): 0.1</w:delText>
        </w:r>
      </w:del>
    </w:p>
    <w:p w14:paraId="0C4D3C1D" w14:textId="1ACAE727" w:rsidR="00395C53" w:rsidDel="00741122" w:rsidRDefault="00395C53" w:rsidP="00395C53">
      <w:pPr>
        <w:pStyle w:val="CorpoA"/>
        <w:rPr>
          <w:del w:id="30" w:author="Sueda Gul" w:date="2026-06-19T15:01:00Z" w16du:dateUtc="2026-06-19T13:01:00Z"/>
        </w:rPr>
      </w:pPr>
      <w:del w:id="31" w:author="Sueda Gul" w:date="2026-06-19T15:01:00Z" w16du:dateUtc="2026-06-19T13:01:00Z">
        <w:r w:rsidDel="00741122">
          <w:delText>T (Period Length): 24</w:delText>
        </w:r>
      </w:del>
    </w:p>
    <w:p w14:paraId="0A07CF8C" w14:textId="618C3C08" w:rsidR="00395C53" w:rsidDel="00741122" w:rsidRDefault="00395C53" w:rsidP="00395C53">
      <w:pPr>
        <w:pStyle w:val="CorpoA"/>
        <w:rPr>
          <w:del w:id="32" w:author="Sueda Gul" w:date="2026-06-19T15:01:00Z" w16du:dateUtc="2026-06-19T13:01:00Z"/>
        </w:rPr>
      </w:pPr>
      <w:del w:id="33" w:author="Sueda Gul" w:date="2026-06-19T15:01:00Z" w16du:dateUtc="2026-06-19T13:01:00Z">
        <w:r w:rsidDel="00741122">
          <w:delText>R (Price Range): 0.25</w:delText>
        </w:r>
      </w:del>
    </w:p>
    <w:p w14:paraId="68B1EB60" w14:textId="6C8939FB" w:rsidR="00395C53" w:rsidDel="00741122" w:rsidRDefault="00395C53" w:rsidP="00395C53">
      <w:pPr>
        <w:pStyle w:val="CorpoA"/>
        <w:rPr>
          <w:del w:id="34" w:author="Sueda Gul" w:date="2026-06-19T15:01:00Z" w16du:dateUtc="2026-06-19T13:01:00Z"/>
        </w:rPr>
      </w:pPr>
      <w:del w:id="35" w:author="Sueda Gul" w:date="2026-06-19T15:01:00Z" w16du:dateUtc="2026-06-19T13:01:00Z">
        <w:r w:rsidDel="00741122">
          <w:delText>G (Price Grid): 11</w:delText>
        </w:r>
      </w:del>
    </w:p>
    <w:p w14:paraId="0C9FA096" w14:textId="0CF8B937" w:rsidR="00395C53" w:rsidDel="00741122" w:rsidRDefault="00395C53" w:rsidP="00395C53">
      <w:pPr>
        <w:pStyle w:val="CorpoA"/>
        <w:rPr>
          <w:del w:id="36" w:author="Sueda Gul" w:date="2026-06-19T15:01:00Z" w16du:dateUtc="2026-06-19T13:01:00Z"/>
        </w:rPr>
      </w:pPr>
      <w:del w:id="37" w:author="Sueda Gul" w:date="2026-06-19T15:01:00Z" w16du:dateUtc="2026-06-19T13:01:00Z">
        <w:r w:rsidDel="00741122">
          <w:delText>NFIC (Number of Fixed Income Categories): 10</w:delText>
        </w:r>
      </w:del>
    </w:p>
    <w:p w14:paraId="62E064BF" w14:textId="66AB6DA9" w:rsidR="00395C53" w:rsidDel="00741122" w:rsidRDefault="00395C53" w:rsidP="00395C53">
      <w:pPr>
        <w:pStyle w:val="CorpoA"/>
        <w:rPr>
          <w:del w:id="38" w:author="Sueda Gul" w:date="2026-06-19T15:01:00Z" w16du:dateUtc="2026-06-19T13:01:00Z"/>
        </w:rPr>
      </w:pPr>
      <w:del w:id="39" w:author="Sueda Gul" w:date="2026-06-19T15:01:00Z" w16du:dateUtc="2026-06-19T13:01:00Z">
        <w:r w:rsidDel="00741122">
          <w:delText>NDIC (Number of Discount Income Categories): 10</w:delText>
        </w:r>
      </w:del>
    </w:p>
    <w:p w14:paraId="5585CD73" w14:textId="27429D74" w:rsidR="00395C53" w:rsidDel="00741122" w:rsidRDefault="00395C53" w:rsidP="00395C53">
      <w:pPr>
        <w:pStyle w:val="CorpoA"/>
        <w:rPr>
          <w:del w:id="40" w:author="Sueda Gul" w:date="2026-06-19T15:01:00Z" w16du:dateUtc="2026-06-19T13:01:00Z"/>
        </w:rPr>
      </w:pPr>
      <w:del w:id="41" w:author="Sueda Gul" w:date="2026-06-19T15:01:00Z" w16du:dateUtc="2026-06-19T13:01:00Z">
        <w:r w:rsidDel="00741122">
          <w:delText>RT (Response Time): 10</w:delText>
        </w:r>
      </w:del>
    </w:p>
    <w:p w14:paraId="09279B5C" w14:textId="15150F25" w:rsidR="00395C53" w:rsidDel="00741122" w:rsidRDefault="00395C53" w:rsidP="00395C53">
      <w:pPr>
        <w:pStyle w:val="CorpoA"/>
        <w:rPr>
          <w:del w:id="42" w:author="Sueda Gul" w:date="2026-06-19T15:01:00Z" w16du:dateUtc="2026-06-19T13:01:00Z"/>
        </w:rPr>
      </w:pPr>
      <w:del w:id="43" w:author="Sueda Gul" w:date="2026-06-19T15:01:00Z" w16du:dateUtc="2026-06-19T13:01:00Z">
        <w:r w:rsidDel="00741122">
          <w:delText>NP (Number of Periods): 20</w:delText>
        </w:r>
      </w:del>
    </w:p>
    <w:p w14:paraId="4F7FBF16" w14:textId="71BCE93D" w:rsidR="00395C53" w:rsidDel="00741122" w:rsidRDefault="00395C53" w:rsidP="00395C53">
      <w:pPr>
        <w:pStyle w:val="CorpoA"/>
        <w:rPr>
          <w:del w:id="44" w:author="Sueda Gul" w:date="2026-06-19T15:01:00Z" w16du:dateUtc="2026-06-19T13:01:00Z"/>
        </w:rPr>
      </w:pPr>
      <w:del w:id="45" w:author="Sueda Gul" w:date="2026-06-19T15:01:00Z" w16du:dateUtc="2026-06-19T13:01:00Z">
        <w:r w:rsidDel="00741122">
          <w:delText>RO (Product Rollover): 0.5</w:delText>
        </w:r>
      </w:del>
    </w:p>
    <w:p w14:paraId="72D27E57" w14:textId="541E5143" w:rsidR="00395C53" w:rsidDel="00741122" w:rsidRDefault="00395C53" w:rsidP="00395C53">
      <w:pPr>
        <w:pStyle w:val="CorpoA"/>
        <w:rPr>
          <w:del w:id="46" w:author="Sueda Gul" w:date="2026-06-19T15:01:00Z" w16du:dateUtc="2026-06-19T13:01:00Z"/>
        </w:rPr>
      </w:pPr>
      <w:del w:id="47" w:author="Sueda Gul" w:date="2026-06-19T15:01:00Z" w16du:dateUtc="2026-06-19T13:01:00Z">
        <w:r w:rsidDel="00741122">
          <w:delText>DPP (Donation Past Periods): 30</w:delText>
        </w:r>
      </w:del>
    </w:p>
    <w:p w14:paraId="1045B729" w14:textId="37FBFF2C" w:rsidR="00395C53" w:rsidDel="00741122" w:rsidRDefault="00395C53" w:rsidP="00395C53">
      <w:pPr>
        <w:pStyle w:val="CorpoA"/>
        <w:rPr>
          <w:del w:id="48" w:author="Sueda Gul" w:date="2026-06-19T15:01:00Z" w16du:dateUtc="2026-06-19T13:01:00Z"/>
        </w:rPr>
      </w:pPr>
      <w:del w:id="49" w:author="Sueda Gul" w:date="2026-06-19T15:01:00Z" w16du:dateUtc="2026-06-19T13:01:00Z">
        <w:r w:rsidDel="00741122">
          <w:delText>DDR (Default Donation Rate): 0.1</w:delText>
        </w:r>
      </w:del>
    </w:p>
    <w:p w14:paraId="2ED327EE" w14:textId="149C7A47" w:rsidR="00420FFA" w:rsidRPr="00F376A2" w:rsidDel="00741122" w:rsidRDefault="00395C53" w:rsidP="50B21079">
      <w:pPr>
        <w:pStyle w:val="CorpoA"/>
        <w:rPr>
          <w:del w:id="50" w:author="Sueda Gul" w:date="2026-06-19T15:01:00Z" w16du:dateUtc="2026-06-19T13:01:00Z"/>
          <w:rFonts w:asciiTheme="minorHAnsi" w:hAnsiTheme="minorHAnsi"/>
        </w:rPr>
      </w:pPr>
      <w:del w:id="51" w:author="Sueda Gul" w:date="2026-06-19T15:01:00Z" w16du:dateUtc="2026-06-19T13:01:00Z">
        <w:r w:rsidDel="00741122">
          <w:delText>CLR (Consumption Limit Ratio): 2.0</w:delText>
        </w:r>
      </w:del>
    </w:p>
    <w:p w14:paraId="13D9C0A1" w14:textId="77777777" w:rsidR="00F376A2" w:rsidRDefault="00F376A2" w:rsidP="00771DE4">
      <w:pPr>
        <w:pStyle w:val="CorpoA"/>
        <w:rPr>
          <w:rFonts w:asciiTheme="minorHAnsi" w:hAnsiTheme="minorHAnsi"/>
        </w:rPr>
      </w:pPr>
    </w:p>
    <w:p w14:paraId="13DBD93F" w14:textId="69FEB9E1" w:rsidR="00F376A2" w:rsidRDefault="00F376A2" w:rsidP="00771DE4">
      <w:pPr>
        <w:pStyle w:val="CorpoA"/>
        <w:rPr>
          <w:rFonts w:asciiTheme="minorHAnsi" w:hAnsiTheme="minorHAnsi"/>
        </w:rPr>
      </w:pPr>
      <w:r>
        <w:rPr>
          <w:rFonts w:asciiTheme="minorHAnsi" w:hAnsiTheme="minorHAnsi"/>
        </w:rPr>
        <w:t>OPTIMIZATION PARAMETERS:</w:t>
      </w:r>
    </w:p>
    <w:p w14:paraId="34606628" w14:textId="258253E8" w:rsidR="00771DE4" w:rsidRPr="00F376A2" w:rsidRDefault="00771DE4" w:rsidP="00771DE4">
      <w:pPr>
        <w:pStyle w:val="CorpoA"/>
        <w:rPr>
          <w:rFonts w:asciiTheme="minorHAnsi" w:hAnsiTheme="minorHAnsi"/>
        </w:rPr>
      </w:pPr>
      <w:r w:rsidRPr="00F376A2">
        <w:rPr>
          <w:rFonts w:asciiTheme="minorHAnsi" w:hAnsiTheme="minorHAnsi"/>
        </w:rPr>
        <w:t>R1: 0.45,</w:t>
      </w:r>
    </w:p>
    <w:p w14:paraId="713BDC7A" w14:textId="5D55F3CF" w:rsidR="00771DE4" w:rsidRPr="00F376A2" w:rsidRDefault="00771DE4" w:rsidP="00771DE4">
      <w:pPr>
        <w:pStyle w:val="CorpoA"/>
        <w:rPr>
          <w:rFonts w:asciiTheme="minorHAnsi" w:hAnsiTheme="minorHAnsi"/>
        </w:rPr>
      </w:pPr>
      <w:r w:rsidRPr="00F376A2">
        <w:rPr>
          <w:rFonts w:asciiTheme="minorHAnsi" w:hAnsiTheme="minorHAnsi"/>
        </w:rPr>
        <w:t>R2: 0.25,</w:t>
      </w:r>
    </w:p>
    <w:p w14:paraId="20862D42" w14:textId="19357163" w:rsidR="00771DE4" w:rsidRPr="00F376A2" w:rsidRDefault="00771DE4" w:rsidP="00771DE4">
      <w:pPr>
        <w:pStyle w:val="CorpoA"/>
        <w:rPr>
          <w:rFonts w:asciiTheme="minorHAnsi" w:hAnsiTheme="minorHAnsi"/>
        </w:rPr>
      </w:pPr>
      <w:r w:rsidRPr="00F376A2">
        <w:rPr>
          <w:rFonts w:asciiTheme="minorHAnsi" w:hAnsiTheme="minorHAnsi"/>
        </w:rPr>
        <w:t>R3: 0.10,</w:t>
      </w:r>
    </w:p>
    <w:p w14:paraId="5682F6E5" w14:textId="216F61E9" w:rsidR="00771DE4" w:rsidRPr="00F376A2" w:rsidRDefault="00771DE4" w:rsidP="00771DE4">
      <w:pPr>
        <w:pStyle w:val="CorpoA"/>
        <w:rPr>
          <w:rFonts w:asciiTheme="minorHAnsi" w:hAnsiTheme="minorHAnsi"/>
        </w:rPr>
      </w:pPr>
      <w:r w:rsidRPr="00F376A2">
        <w:rPr>
          <w:rFonts w:asciiTheme="minorHAnsi" w:hAnsiTheme="minorHAnsi"/>
        </w:rPr>
        <w:t>R4: 0.20,</w:t>
      </w:r>
    </w:p>
    <w:p w14:paraId="794698B0" w14:textId="365C39A4" w:rsidR="00771DE4" w:rsidRPr="00F376A2" w:rsidRDefault="00771DE4" w:rsidP="00771DE4">
      <w:pPr>
        <w:pStyle w:val="CorpoA"/>
        <w:rPr>
          <w:rFonts w:asciiTheme="minorHAnsi" w:hAnsiTheme="minorHAnsi"/>
        </w:rPr>
      </w:pPr>
      <w:proofErr w:type="spellStart"/>
      <w:r w:rsidRPr="00F376A2">
        <w:rPr>
          <w:rFonts w:asciiTheme="minorHAnsi" w:hAnsiTheme="minorHAnsi"/>
        </w:rPr>
        <w:t>target_balance</w:t>
      </w:r>
      <w:proofErr w:type="spellEnd"/>
      <w:r w:rsidRPr="00F376A2">
        <w:rPr>
          <w:rFonts w:asciiTheme="minorHAnsi" w:hAnsiTheme="minorHAnsi"/>
        </w:rPr>
        <w:t xml:space="preserve">: </w:t>
      </w:r>
      <w:r w:rsidR="00A6745B" w:rsidRPr="00F376A2">
        <w:rPr>
          <w:rFonts w:asciiTheme="minorHAnsi" w:hAnsiTheme="minorHAnsi"/>
        </w:rPr>
        <w:t>20</w:t>
      </w:r>
      <w:r w:rsidRPr="00F376A2">
        <w:rPr>
          <w:rFonts w:asciiTheme="minorHAnsi" w:hAnsiTheme="minorHAnsi"/>
        </w:rPr>
        <w:t>.0,</w:t>
      </w:r>
    </w:p>
    <w:p w14:paraId="245C8E8D" w14:textId="4D8B6C6D" w:rsidR="00771DE4" w:rsidRPr="00F376A2" w:rsidRDefault="00771DE4" w:rsidP="00771DE4">
      <w:pPr>
        <w:pStyle w:val="CorpoA"/>
        <w:rPr>
          <w:rFonts w:asciiTheme="minorHAnsi" w:hAnsiTheme="minorHAnsi"/>
        </w:rPr>
      </w:pPr>
      <w:proofErr w:type="spellStart"/>
      <w:r w:rsidRPr="00F376A2">
        <w:rPr>
          <w:rFonts w:asciiTheme="minorHAnsi" w:hAnsiTheme="minorHAnsi"/>
        </w:rPr>
        <w:t>epsilon_log</w:t>
      </w:r>
      <w:proofErr w:type="spellEnd"/>
      <w:r w:rsidRPr="00F376A2">
        <w:rPr>
          <w:rFonts w:asciiTheme="minorHAnsi" w:hAnsiTheme="minorHAnsi"/>
        </w:rPr>
        <w:t>: 0.01,</w:t>
      </w:r>
    </w:p>
    <w:p w14:paraId="0DD57F62" w14:textId="7248C81C" w:rsidR="00771DE4" w:rsidRPr="00F376A2" w:rsidRDefault="00771DE4" w:rsidP="00771DE4">
      <w:pPr>
        <w:pStyle w:val="CorpoA"/>
        <w:rPr>
          <w:rFonts w:asciiTheme="minorHAnsi" w:hAnsiTheme="minorHAnsi"/>
        </w:rPr>
      </w:pPr>
      <w:proofErr w:type="spellStart"/>
      <w:r w:rsidRPr="00F376A2">
        <w:rPr>
          <w:rFonts w:asciiTheme="minorHAnsi" w:hAnsiTheme="minorHAnsi"/>
        </w:rPr>
        <w:t>vendor_score_threshold</w:t>
      </w:r>
      <w:proofErr w:type="spellEnd"/>
      <w:r w:rsidRPr="00F376A2">
        <w:rPr>
          <w:rFonts w:asciiTheme="minorHAnsi" w:hAnsiTheme="minorHAnsi"/>
        </w:rPr>
        <w:t>: 0.8,</w:t>
      </w:r>
    </w:p>
    <w:p w14:paraId="52848301" w14:textId="523EB90F" w:rsidR="00771DE4" w:rsidRPr="00F376A2" w:rsidRDefault="00771DE4" w:rsidP="00771DE4">
      <w:pPr>
        <w:pStyle w:val="CorpoA"/>
        <w:rPr>
          <w:rFonts w:asciiTheme="minorHAnsi" w:hAnsiTheme="minorHAnsi"/>
        </w:rPr>
      </w:pPr>
      <w:proofErr w:type="spellStart"/>
      <w:r w:rsidRPr="00F376A2">
        <w:rPr>
          <w:rFonts w:asciiTheme="minorHAnsi" w:hAnsiTheme="minorHAnsi"/>
        </w:rPr>
        <w:t>max_adj_rate</w:t>
      </w:r>
      <w:proofErr w:type="spellEnd"/>
      <w:r w:rsidRPr="00F376A2">
        <w:rPr>
          <w:rFonts w:asciiTheme="minorHAnsi" w:hAnsiTheme="minorHAnsi"/>
        </w:rPr>
        <w:t>: 0.1,</w:t>
      </w:r>
    </w:p>
    <w:p w14:paraId="40A2A43D" w14:textId="4BB0DED1" w:rsidR="00771DE4" w:rsidRPr="005F17BD" w:rsidRDefault="00771DE4" w:rsidP="00771DE4">
      <w:pPr>
        <w:pStyle w:val="CorpoA"/>
        <w:rPr>
          <w:rFonts w:asciiTheme="minorHAnsi" w:hAnsiTheme="minorHAnsi"/>
          <w:lang w:val="it-IT"/>
        </w:rPr>
      </w:pPr>
      <w:r w:rsidRPr="005F17BD">
        <w:rPr>
          <w:rFonts w:asciiTheme="minorHAnsi" w:hAnsiTheme="minorHAnsi"/>
          <w:lang w:val="it-IT"/>
        </w:rPr>
        <w:t>eta: 0.01,</w:t>
      </w:r>
    </w:p>
    <w:p w14:paraId="3A83A10F" w14:textId="5930023E" w:rsidR="00771DE4" w:rsidRPr="005F17BD" w:rsidRDefault="00771DE4" w:rsidP="00771DE4">
      <w:pPr>
        <w:pStyle w:val="CorpoA"/>
        <w:rPr>
          <w:rFonts w:asciiTheme="minorHAnsi" w:hAnsiTheme="minorHAnsi"/>
          <w:lang w:val="it-IT"/>
        </w:rPr>
      </w:pPr>
      <w:r w:rsidRPr="005F17BD">
        <w:rPr>
          <w:rFonts w:asciiTheme="minorHAnsi" w:hAnsiTheme="minorHAnsi"/>
          <w:lang w:val="it-IT"/>
        </w:rPr>
        <w:t>delta_adagrad: 1e-08,</w:t>
      </w:r>
    </w:p>
    <w:p w14:paraId="66C6A1AD" w14:textId="49758665" w:rsidR="00771DE4" w:rsidRPr="005F17BD" w:rsidRDefault="00771DE4" w:rsidP="00771DE4">
      <w:pPr>
        <w:pStyle w:val="CorpoA"/>
        <w:rPr>
          <w:rFonts w:asciiTheme="minorHAnsi" w:hAnsiTheme="minorHAnsi"/>
          <w:lang w:val="it-IT"/>
        </w:rPr>
      </w:pPr>
      <w:r w:rsidRPr="005F17BD">
        <w:rPr>
          <w:rFonts w:asciiTheme="minorHAnsi" w:hAnsiTheme="minorHAnsi"/>
          <w:lang w:val="it-IT"/>
        </w:rPr>
        <w:t>C_perturb: 0.1,</w:t>
      </w:r>
    </w:p>
    <w:p w14:paraId="6D3552E5" w14:textId="6CDDD5E5" w:rsidR="00771DE4" w:rsidRPr="00F376A2" w:rsidRDefault="00771DE4" w:rsidP="00771DE4">
      <w:pPr>
        <w:pStyle w:val="CorpoA"/>
        <w:rPr>
          <w:rFonts w:asciiTheme="minorHAnsi" w:hAnsiTheme="minorHAnsi"/>
        </w:rPr>
      </w:pPr>
      <w:proofErr w:type="spellStart"/>
      <w:r w:rsidRPr="00F376A2">
        <w:rPr>
          <w:rFonts w:asciiTheme="minorHAnsi" w:hAnsiTheme="minorHAnsi"/>
        </w:rPr>
        <w:t>grad_clip_norm</w:t>
      </w:r>
      <w:proofErr w:type="spellEnd"/>
      <w:r w:rsidRPr="00F376A2">
        <w:rPr>
          <w:rFonts w:asciiTheme="minorHAnsi" w:hAnsiTheme="minorHAnsi"/>
        </w:rPr>
        <w:t>: 5.0,</w:t>
      </w:r>
    </w:p>
    <w:p w14:paraId="49C599F1" w14:textId="7F3661A0" w:rsidR="00771DE4" w:rsidRPr="00F376A2" w:rsidRDefault="00771DE4" w:rsidP="00771DE4">
      <w:pPr>
        <w:pStyle w:val="CorpoA"/>
        <w:rPr>
          <w:rFonts w:asciiTheme="minorHAnsi" w:hAnsiTheme="minorHAnsi"/>
        </w:rPr>
      </w:pPr>
      <w:r w:rsidRPr="00F376A2">
        <w:rPr>
          <w:rFonts w:asciiTheme="minorHAnsi" w:hAnsiTheme="minorHAnsi"/>
        </w:rPr>
        <w:t>T1_g_max: 45.64,</w:t>
      </w:r>
    </w:p>
    <w:p w14:paraId="3CAF8712" w14:textId="2D47D002" w:rsidR="00771DE4" w:rsidRPr="00F376A2" w:rsidRDefault="00771DE4" w:rsidP="00771DE4">
      <w:pPr>
        <w:pStyle w:val="CorpoA"/>
        <w:rPr>
          <w:rFonts w:asciiTheme="minorHAnsi" w:hAnsiTheme="minorHAnsi"/>
        </w:rPr>
      </w:pPr>
      <w:r w:rsidRPr="00F376A2">
        <w:rPr>
          <w:rFonts w:asciiTheme="minorHAnsi" w:hAnsiTheme="minorHAnsi"/>
        </w:rPr>
        <w:t>T4_S_max: 170.0,</w:t>
      </w:r>
    </w:p>
    <w:p w14:paraId="34DD932F" w14:textId="5487AF95" w:rsidR="00771DE4" w:rsidRPr="00F376A2" w:rsidRDefault="00771DE4" w:rsidP="00771DE4">
      <w:pPr>
        <w:pStyle w:val="CorpoA"/>
        <w:rPr>
          <w:rFonts w:asciiTheme="minorHAnsi" w:hAnsiTheme="minorHAnsi"/>
        </w:rPr>
      </w:pPr>
      <w:proofErr w:type="spellStart"/>
      <w:r w:rsidRPr="00F376A2">
        <w:rPr>
          <w:rFonts w:asciiTheme="minorHAnsi" w:hAnsiTheme="minorHAnsi"/>
        </w:rPr>
        <w:t>default_pb_w</w:t>
      </w:r>
      <w:proofErr w:type="spellEnd"/>
      <w:r w:rsidRPr="00F376A2">
        <w:rPr>
          <w:rFonts w:asciiTheme="minorHAnsi" w:hAnsiTheme="minorHAnsi"/>
        </w:rPr>
        <w:t>: 1.0,</w:t>
      </w:r>
    </w:p>
    <w:p w14:paraId="33643D27" w14:textId="013C478E" w:rsidR="00771DE4" w:rsidRPr="00F376A2" w:rsidRDefault="00771DE4" w:rsidP="00771DE4">
      <w:pPr>
        <w:pStyle w:val="CorpoA"/>
        <w:rPr>
          <w:rFonts w:asciiTheme="minorHAnsi" w:hAnsiTheme="minorHAnsi"/>
        </w:rPr>
      </w:pPr>
      <w:proofErr w:type="spellStart"/>
      <w:r w:rsidRPr="00F376A2">
        <w:rPr>
          <w:rFonts w:asciiTheme="minorHAnsi" w:hAnsiTheme="minorHAnsi"/>
        </w:rPr>
        <w:t>default_pnc_rw</w:t>
      </w:r>
      <w:proofErr w:type="spellEnd"/>
      <w:r w:rsidRPr="00F376A2">
        <w:rPr>
          <w:rFonts w:asciiTheme="minorHAnsi" w:hAnsiTheme="minorHAnsi"/>
        </w:rPr>
        <w:t>: 1.0,</w:t>
      </w:r>
    </w:p>
    <w:p w14:paraId="278ADB29" w14:textId="3FBB9AE2" w:rsidR="00771DE4" w:rsidRPr="00F376A2" w:rsidRDefault="00771DE4" w:rsidP="00771DE4">
      <w:pPr>
        <w:pStyle w:val="CorpoA"/>
        <w:rPr>
          <w:rFonts w:asciiTheme="minorHAnsi" w:hAnsiTheme="minorHAnsi"/>
        </w:rPr>
      </w:pPr>
      <w:proofErr w:type="spellStart"/>
      <w:r w:rsidRPr="00F376A2">
        <w:rPr>
          <w:rFonts w:asciiTheme="minorHAnsi" w:hAnsiTheme="minorHAnsi"/>
        </w:rPr>
        <w:t>default_fpc_rw</w:t>
      </w:r>
      <w:proofErr w:type="spellEnd"/>
      <w:r w:rsidRPr="00F376A2">
        <w:rPr>
          <w:rFonts w:asciiTheme="minorHAnsi" w:hAnsiTheme="minorHAnsi"/>
        </w:rPr>
        <w:t>: 1.0,</w:t>
      </w:r>
    </w:p>
    <w:p w14:paraId="15066D25" w14:textId="74A3AA29" w:rsidR="00771DE4" w:rsidRPr="00F376A2" w:rsidRDefault="00771DE4" w:rsidP="00771DE4">
      <w:pPr>
        <w:pStyle w:val="CorpoA"/>
        <w:rPr>
          <w:rFonts w:asciiTheme="minorHAnsi" w:hAnsiTheme="minorHAnsi"/>
        </w:rPr>
      </w:pPr>
      <w:proofErr w:type="spellStart"/>
      <w:r w:rsidRPr="00F376A2">
        <w:rPr>
          <w:rFonts w:asciiTheme="minorHAnsi" w:hAnsiTheme="minorHAnsi"/>
        </w:rPr>
        <w:t>default_dc_rw</w:t>
      </w:r>
      <w:proofErr w:type="spellEnd"/>
      <w:r w:rsidRPr="00F376A2">
        <w:rPr>
          <w:rFonts w:asciiTheme="minorHAnsi" w:hAnsiTheme="minorHAnsi"/>
        </w:rPr>
        <w:t>: 1.0,</w:t>
      </w:r>
    </w:p>
    <w:p w14:paraId="3295CF3A" w14:textId="7C94BFCD" w:rsidR="00771DE4" w:rsidRPr="00F376A2" w:rsidRDefault="00771DE4" w:rsidP="00771DE4">
      <w:pPr>
        <w:pStyle w:val="CorpoA"/>
        <w:rPr>
          <w:rFonts w:asciiTheme="minorHAnsi" w:hAnsiTheme="minorHAnsi"/>
        </w:rPr>
      </w:pPr>
      <w:proofErr w:type="spellStart"/>
      <w:r w:rsidRPr="00F376A2">
        <w:rPr>
          <w:rFonts w:asciiTheme="minorHAnsi" w:hAnsiTheme="minorHAnsi"/>
        </w:rPr>
        <w:t>default_vs_rw</w:t>
      </w:r>
      <w:proofErr w:type="spellEnd"/>
      <w:r w:rsidRPr="00F376A2">
        <w:rPr>
          <w:rFonts w:asciiTheme="minorHAnsi" w:hAnsiTheme="minorHAnsi"/>
        </w:rPr>
        <w:t>: 1.0,</w:t>
      </w:r>
    </w:p>
    <w:p w14:paraId="383BB30C" w14:textId="305A0CB5" w:rsidR="00771DE4" w:rsidRPr="00F376A2" w:rsidRDefault="00771DE4" w:rsidP="00771DE4">
      <w:pPr>
        <w:pStyle w:val="CorpoA"/>
        <w:rPr>
          <w:rFonts w:asciiTheme="minorHAnsi" w:hAnsiTheme="minorHAnsi"/>
        </w:rPr>
      </w:pPr>
      <w:proofErr w:type="spellStart"/>
      <w:r w:rsidRPr="00F376A2">
        <w:rPr>
          <w:rFonts w:asciiTheme="minorHAnsi" w:hAnsiTheme="minorHAnsi"/>
        </w:rPr>
        <w:t>default_fs_rw</w:t>
      </w:r>
      <w:proofErr w:type="spellEnd"/>
      <w:r w:rsidRPr="00F376A2">
        <w:rPr>
          <w:rFonts w:asciiTheme="minorHAnsi" w:hAnsiTheme="minorHAnsi"/>
        </w:rPr>
        <w:t>: 1.0</w:t>
      </w:r>
      <w:r w:rsidR="00BA43BA">
        <w:rPr>
          <w:rFonts w:asciiTheme="minorHAnsi" w:hAnsiTheme="minorHAnsi"/>
        </w:rPr>
        <w:br/>
        <w:t>“</w:t>
      </w:r>
      <w:proofErr w:type="spellStart"/>
      <w:r w:rsidR="00276BBD">
        <w:rPr>
          <w:rFonts w:asciiTheme="minorHAnsi" w:hAnsiTheme="minorHAnsi"/>
        </w:rPr>
        <w:t>IP_categories_update</w:t>
      </w:r>
      <w:proofErr w:type="spellEnd"/>
      <w:r w:rsidR="00BA43BA">
        <w:rPr>
          <w:rFonts w:asciiTheme="minorHAnsi" w:hAnsiTheme="minorHAnsi"/>
        </w:rPr>
        <w:t>”: 20</w:t>
      </w:r>
    </w:p>
    <w:p w14:paraId="12806C88" w14:textId="77777777" w:rsidR="00AF44A4" w:rsidRPr="00F376A2" w:rsidRDefault="00AF44A4" w:rsidP="00AF44A4">
      <w:pPr>
        <w:pStyle w:val="CorpoA"/>
        <w:rPr>
          <w:rFonts w:asciiTheme="minorHAnsi" w:hAnsiTheme="minorHAnsi" w:cs="Menlo"/>
          <w:color w:val="000000" w:themeColor="text1"/>
        </w:rPr>
      </w:pPr>
      <w:r w:rsidRPr="00F376A2">
        <w:rPr>
          <w:rFonts w:asciiTheme="minorHAnsi" w:hAnsiTheme="minorHAnsi" w:cs="Menlo"/>
          <w:color w:val="000000" w:themeColor="text1"/>
        </w:rPr>
        <w:t>"</w:t>
      </w:r>
      <w:proofErr w:type="spellStart"/>
      <w:proofErr w:type="gramStart"/>
      <w:r w:rsidRPr="00F376A2">
        <w:rPr>
          <w:rFonts w:asciiTheme="minorHAnsi" w:hAnsiTheme="minorHAnsi" w:cs="Menlo"/>
          <w:color w:val="000000" w:themeColor="text1"/>
        </w:rPr>
        <w:t>grid</w:t>
      </w:r>
      <w:proofErr w:type="gramEnd"/>
      <w:r w:rsidRPr="00F376A2">
        <w:rPr>
          <w:rFonts w:asciiTheme="minorHAnsi" w:hAnsiTheme="minorHAnsi" w:cs="Menlo"/>
          <w:color w:val="000000" w:themeColor="text1"/>
        </w:rPr>
        <w:t>_escape</w:t>
      </w:r>
      <w:proofErr w:type="spellEnd"/>
      <w:r w:rsidRPr="00F376A2">
        <w:rPr>
          <w:rFonts w:asciiTheme="minorHAnsi" w:hAnsiTheme="minorHAnsi" w:cs="Menlo"/>
          <w:color w:val="000000" w:themeColor="text1"/>
        </w:rPr>
        <w:t>": {</w:t>
      </w:r>
    </w:p>
    <w:p w14:paraId="63D06749" w14:textId="77777777" w:rsidR="00AF44A4" w:rsidRPr="00F376A2" w:rsidRDefault="00AF44A4" w:rsidP="00AF44A4">
      <w:pPr>
        <w:pStyle w:val="CorpoA"/>
        <w:rPr>
          <w:rFonts w:asciiTheme="minorHAnsi" w:hAnsiTheme="minorHAnsi" w:cs="Menlo"/>
          <w:color w:val="000000" w:themeColor="text1"/>
        </w:rPr>
      </w:pPr>
      <w:r w:rsidRPr="00F376A2">
        <w:rPr>
          <w:rFonts w:asciiTheme="minorHAnsi" w:hAnsiTheme="minorHAnsi" w:cs="Menlo"/>
          <w:color w:val="000000" w:themeColor="text1"/>
        </w:rPr>
        <w:t>        "enabled": true,</w:t>
      </w:r>
    </w:p>
    <w:p w14:paraId="4D17391B" w14:textId="77777777" w:rsidR="00AF44A4" w:rsidRPr="00F376A2" w:rsidRDefault="00AF44A4" w:rsidP="00AF44A4">
      <w:pPr>
        <w:pStyle w:val="CorpoA"/>
        <w:rPr>
          <w:rFonts w:asciiTheme="minorHAnsi" w:hAnsiTheme="minorHAnsi" w:cs="Menlo"/>
          <w:color w:val="000000" w:themeColor="text1"/>
        </w:rPr>
      </w:pPr>
      <w:r w:rsidRPr="00F376A2">
        <w:rPr>
          <w:rFonts w:asciiTheme="minorHAnsi" w:hAnsiTheme="minorHAnsi" w:cs="Menlo"/>
          <w:color w:val="000000" w:themeColor="text1"/>
        </w:rPr>
        <w:t>        "window": 3,</w:t>
      </w:r>
    </w:p>
    <w:p w14:paraId="0EF695A1" w14:textId="77777777" w:rsidR="00AF44A4" w:rsidRPr="00F376A2" w:rsidRDefault="00AF44A4" w:rsidP="00AF44A4">
      <w:pPr>
        <w:pStyle w:val="CorpoA"/>
        <w:rPr>
          <w:rFonts w:asciiTheme="minorHAnsi" w:hAnsiTheme="minorHAnsi" w:cs="Menlo"/>
          <w:color w:val="000000" w:themeColor="text1"/>
        </w:rPr>
      </w:pPr>
      <w:r w:rsidRPr="00F376A2">
        <w:rPr>
          <w:rFonts w:asciiTheme="minorHAnsi" w:hAnsiTheme="minorHAnsi" w:cs="Menlo"/>
          <w:color w:val="000000" w:themeColor="text1"/>
        </w:rPr>
        <w:t>        "</w:t>
      </w:r>
      <w:proofErr w:type="spellStart"/>
      <w:proofErr w:type="gramStart"/>
      <w:r w:rsidRPr="00F376A2">
        <w:rPr>
          <w:rFonts w:asciiTheme="minorHAnsi" w:hAnsiTheme="minorHAnsi" w:cs="Menlo"/>
          <w:color w:val="000000" w:themeColor="text1"/>
        </w:rPr>
        <w:t>stagnation</w:t>
      </w:r>
      <w:proofErr w:type="gramEnd"/>
      <w:r w:rsidRPr="00F376A2">
        <w:rPr>
          <w:rFonts w:asciiTheme="minorHAnsi" w:hAnsiTheme="minorHAnsi" w:cs="Menlo"/>
          <w:color w:val="000000" w:themeColor="text1"/>
        </w:rPr>
        <w:t>_threshold</w:t>
      </w:r>
      <w:proofErr w:type="spellEnd"/>
      <w:r w:rsidRPr="00F376A2">
        <w:rPr>
          <w:rFonts w:asciiTheme="minorHAnsi" w:hAnsiTheme="minorHAnsi" w:cs="Menlo"/>
          <w:color w:val="000000" w:themeColor="text1"/>
        </w:rPr>
        <w:t>": 0.01,</w:t>
      </w:r>
    </w:p>
    <w:p w14:paraId="24D70CA5" w14:textId="77777777" w:rsidR="00AF44A4" w:rsidRPr="00F376A2" w:rsidRDefault="00AF44A4" w:rsidP="00AF44A4">
      <w:pPr>
        <w:pStyle w:val="CorpoA"/>
        <w:rPr>
          <w:rFonts w:asciiTheme="minorHAnsi" w:hAnsiTheme="minorHAnsi" w:cs="Menlo"/>
          <w:color w:val="000000" w:themeColor="text1"/>
        </w:rPr>
      </w:pPr>
      <w:r w:rsidRPr="00F376A2">
        <w:rPr>
          <w:rFonts w:asciiTheme="minorHAnsi" w:hAnsiTheme="minorHAnsi" w:cs="Menlo"/>
          <w:color w:val="000000" w:themeColor="text1"/>
        </w:rPr>
        <w:t>        "</w:t>
      </w:r>
      <w:proofErr w:type="spellStart"/>
      <w:proofErr w:type="gramStart"/>
      <w:r w:rsidRPr="00F376A2">
        <w:rPr>
          <w:rFonts w:asciiTheme="minorHAnsi" w:hAnsiTheme="minorHAnsi" w:cs="Menlo"/>
          <w:color w:val="000000" w:themeColor="text1"/>
        </w:rPr>
        <w:t>grid</w:t>
      </w:r>
      <w:proofErr w:type="gramEnd"/>
      <w:r w:rsidRPr="00F376A2">
        <w:rPr>
          <w:rFonts w:asciiTheme="minorHAnsi" w:hAnsiTheme="minorHAnsi" w:cs="Menlo"/>
          <w:color w:val="000000" w:themeColor="text1"/>
        </w:rPr>
        <w:t>_spread</w:t>
      </w:r>
      <w:proofErr w:type="spellEnd"/>
      <w:r w:rsidRPr="00F376A2">
        <w:rPr>
          <w:rFonts w:asciiTheme="minorHAnsi" w:hAnsiTheme="minorHAnsi" w:cs="Menlo"/>
          <w:color w:val="000000" w:themeColor="text1"/>
        </w:rPr>
        <w:t>": 0.1,</w:t>
      </w:r>
    </w:p>
    <w:p w14:paraId="690CD088" w14:textId="77777777" w:rsidR="00AF44A4" w:rsidRPr="00F376A2" w:rsidRDefault="00AF44A4" w:rsidP="00AF44A4">
      <w:pPr>
        <w:pStyle w:val="CorpoA"/>
        <w:rPr>
          <w:rFonts w:asciiTheme="minorHAnsi" w:hAnsiTheme="minorHAnsi" w:cs="Menlo"/>
          <w:color w:val="000000" w:themeColor="text1"/>
        </w:rPr>
      </w:pPr>
      <w:r w:rsidRPr="00F376A2">
        <w:rPr>
          <w:rFonts w:asciiTheme="minorHAnsi" w:hAnsiTheme="minorHAnsi" w:cs="Menlo"/>
          <w:color w:val="000000" w:themeColor="text1"/>
        </w:rPr>
        <w:t>        "</w:t>
      </w:r>
      <w:proofErr w:type="spellStart"/>
      <w:proofErr w:type="gramStart"/>
      <w:r w:rsidRPr="00F376A2">
        <w:rPr>
          <w:rFonts w:asciiTheme="minorHAnsi" w:hAnsiTheme="minorHAnsi" w:cs="Menlo"/>
          <w:color w:val="000000" w:themeColor="text1"/>
        </w:rPr>
        <w:t>grid</w:t>
      </w:r>
      <w:proofErr w:type="gramEnd"/>
      <w:r w:rsidRPr="00F376A2">
        <w:rPr>
          <w:rFonts w:asciiTheme="minorHAnsi" w:hAnsiTheme="minorHAnsi" w:cs="Menlo"/>
          <w:color w:val="000000" w:themeColor="text1"/>
        </w:rPr>
        <w:t>_points</w:t>
      </w:r>
      <w:proofErr w:type="spellEnd"/>
      <w:r w:rsidRPr="00F376A2">
        <w:rPr>
          <w:rFonts w:asciiTheme="minorHAnsi" w:hAnsiTheme="minorHAnsi" w:cs="Menlo"/>
          <w:color w:val="000000" w:themeColor="text1"/>
        </w:rPr>
        <w:t>": 3,</w:t>
      </w:r>
    </w:p>
    <w:p w14:paraId="2BA8F342" w14:textId="77777777" w:rsidR="00AF44A4" w:rsidRPr="00F376A2" w:rsidRDefault="00AF44A4" w:rsidP="00AF44A4">
      <w:pPr>
        <w:pStyle w:val="CorpoA"/>
        <w:rPr>
          <w:rFonts w:asciiTheme="minorHAnsi" w:hAnsiTheme="minorHAnsi" w:cs="Menlo"/>
          <w:color w:val="000000" w:themeColor="text1"/>
        </w:rPr>
      </w:pPr>
      <w:r w:rsidRPr="00F376A2">
        <w:rPr>
          <w:rFonts w:asciiTheme="minorHAnsi" w:hAnsiTheme="minorHAnsi" w:cs="Menlo"/>
          <w:color w:val="000000" w:themeColor="text1"/>
        </w:rPr>
        <w:t>        "</w:t>
      </w:r>
      <w:proofErr w:type="spellStart"/>
      <w:proofErr w:type="gramStart"/>
      <w:r w:rsidRPr="00F376A2">
        <w:rPr>
          <w:rFonts w:asciiTheme="minorHAnsi" w:hAnsiTheme="minorHAnsi" w:cs="Menlo"/>
          <w:color w:val="000000" w:themeColor="text1"/>
        </w:rPr>
        <w:t>max</w:t>
      </w:r>
      <w:proofErr w:type="gramEnd"/>
      <w:r w:rsidRPr="00F376A2">
        <w:rPr>
          <w:rFonts w:asciiTheme="minorHAnsi" w:hAnsiTheme="minorHAnsi" w:cs="Menlo"/>
          <w:color w:val="000000" w:themeColor="text1"/>
        </w:rPr>
        <w:t>_escapes</w:t>
      </w:r>
      <w:proofErr w:type="spellEnd"/>
      <w:r w:rsidRPr="00F376A2">
        <w:rPr>
          <w:rFonts w:asciiTheme="minorHAnsi" w:hAnsiTheme="minorHAnsi" w:cs="Menlo"/>
          <w:color w:val="000000" w:themeColor="text1"/>
        </w:rPr>
        <w:t>": 3,</w:t>
      </w:r>
    </w:p>
    <w:p w14:paraId="0B88FC81" w14:textId="77777777" w:rsidR="00AF44A4" w:rsidRPr="00F376A2" w:rsidRDefault="00AF44A4" w:rsidP="00AF44A4">
      <w:pPr>
        <w:pStyle w:val="CorpoA"/>
        <w:rPr>
          <w:rFonts w:asciiTheme="minorHAnsi" w:hAnsiTheme="minorHAnsi" w:cs="Menlo"/>
          <w:color w:val="000000" w:themeColor="text1"/>
        </w:rPr>
      </w:pPr>
      <w:r w:rsidRPr="00F376A2">
        <w:rPr>
          <w:rFonts w:asciiTheme="minorHAnsi" w:hAnsiTheme="minorHAnsi" w:cs="Menlo"/>
          <w:color w:val="000000" w:themeColor="text1"/>
        </w:rPr>
        <w:t>        "</w:t>
      </w:r>
      <w:proofErr w:type="spellStart"/>
      <w:proofErr w:type="gramStart"/>
      <w:r w:rsidRPr="00F376A2">
        <w:rPr>
          <w:rFonts w:asciiTheme="minorHAnsi" w:hAnsiTheme="minorHAnsi" w:cs="Menlo"/>
          <w:color w:val="000000" w:themeColor="text1"/>
        </w:rPr>
        <w:t>min</w:t>
      </w:r>
      <w:proofErr w:type="gramEnd"/>
      <w:r w:rsidRPr="00F376A2">
        <w:rPr>
          <w:rFonts w:asciiTheme="minorHAnsi" w:hAnsiTheme="minorHAnsi" w:cs="Menlo"/>
          <w:color w:val="000000" w:themeColor="text1"/>
        </w:rPr>
        <w:t>_period_gap</w:t>
      </w:r>
      <w:proofErr w:type="spellEnd"/>
      <w:r w:rsidRPr="00F376A2">
        <w:rPr>
          <w:rFonts w:asciiTheme="minorHAnsi" w:hAnsiTheme="minorHAnsi" w:cs="Menlo"/>
          <w:color w:val="000000" w:themeColor="text1"/>
        </w:rPr>
        <w:t>": 20,</w:t>
      </w:r>
    </w:p>
    <w:p w14:paraId="214B85F4" w14:textId="77777777" w:rsidR="00AF44A4" w:rsidRPr="00F376A2" w:rsidRDefault="00AF44A4" w:rsidP="00AF44A4">
      <w:pPr>
        <w:pStyle w:val="CorpoA"/>
        <w:rPr>
          <w:rFonts w:asciiTheme="minorHAnsi" w:hAnsiTheme="minorHAnsi" w:cs="Menlo"/>
          <w:color w:val="000000" w:themeColor="text1"/>
        </w:rPr>
      </w:pPr>
      <w:r w:rsidRPr="00F376A2">
        <w:rPr>
          <w:rFonts w:asciiTheme="minorHAnsi" w:hAnsiTheme="minorHAnsi" w:cs="Menlo"/>
          <w:color w:val="000000" w:themeColor="text1"/>
        </w:rPr>
        <w:t>        "</w:t>
      </w:r>
      <w:proofErr w:type="spellStart"/>
      <w:proofErr w:type="gramStart"/>
      <w:r w:rsidRPr="00F376A2">
        <w:rPr>
          <w:rFonts w:asciiTheme="minorHAnsi" w:hAnsiTheme="minorHAnsi" w:cs="Menlo"/>
          <w:color w:val="000000" w:themeColor="text1"/>
        </w:rPr>
        <w:t>improvement</w:t>
      </w:r>
      <w:proofErr w:type="gramEnd"/>
      <w:r w:rsidRPr="00F376A2">
        <w:rPr>
          <w:rFonts w:asciiTheme="minorHAnsi" w:hAnsiTheme="minorHAnsi" w:cs="Menlo"/>
          <w:color w:val="000000" w:themeColor="text1"/>
        </w:rPr>
        <w:t>_margin</w:t>
      </w:r>
      <w:proofErr w:type="spellEnd"/>
      <w:r w:rsidRPr="00F376A2">
        <w:rPr>
          <w:rFonts w:asciiTheme="minorHAnsi" w:hAnsiTheme="minorHAnsi" w:cs="Menlo"/>
          <w:color w:val="000000" w:themeColor="text1"/>
        </w:rPr>
        <w:t>": 0.01,</w:t>
      </w:r>
    </w:p>
    <w:p w14:paraId="695EB81B" w14:textId="77777777" w:rsidR="00AF44A4" w:rsidRPr="00F376A2" w:rsidRDefault="00AF44A4" w:rsidP="00AF44A4">
      <w:pPr>
        <w:pStyle w:val="CorpoA"/>
        <w:rPr>
          <w:rFonts w:asciiTheme="minorHAnsi" w:hAnsiTheme="minorHAnsi" w:cs="Menlo"/>
          <w:color w:val="000000" w:themeColor="text1"/>
        </w:rPr>
      </w:pPr>
      <w:r w:rsidRPr="00F376A2">
        <w:rPr>
          <w:rFonts w:asciiTheme="minorHAnsi" w:hAnsiTheme="minorHAnsi" w:cs="Menlo"/>
          <w:color w:val="000000" w:themeColor="text1"/>
        </w:rPr>
        <w:t>        "</w:t>
      </w:r>
      <w:proofErr w:type="spellStart"/>
      <w:proofErr w:type="gramStart"/>
      <w:r w:rsidRPr="00F376A2">
        <w:rPr>
          <w:rFonts w:asciiTheme="minorHAnsi" w:hAnsiTheme="minorHAnsi" w:cs="Menlo"/>
          <w:color w:val="000000" w:themeColor="text1"/>
        </w:rPr>
        <w:t>eval</w:t>
      </w:r>
      <w:proofErr w:type="gramEnd"/>
      <w:r w:rsidRPr="00F376A2">
        <w:rPr>
          <w:rFonts w:asciiTheme="minorHAnsi" w:hAnsiTheme="minorHAnsi" w:cs="Menlo"/>
          <w:color w:val="000000" w:themeColor="text1"/>
        </w:rPr>
        <w:t>_periods</w:t>
      </w:r>
      <w:proofErr w:type="spellEnd"/>
      <w:r w:rsidRPr="00F376A2">
        <w:rPr>
          <w:rFonts w:asciiTheme="minorHAnsi" w:hAnsiTheme="minorHAnsi" w:cs="Menlo"/>
          <w:color w:val="000000" w:themeColor="text1"/>
        </w:rPr>
        <w:t>": 20</w:t>
      </w:r>
    </w:p>
    <w:p w14:paraId="71C9D52C" w14:textId="77777777" w:rsidR="00AF44A4" w:rsidRPr="005F17BD" w:rsidRDefault="00AF44A4" w:rsidP="00AF44A4">
      <w:pPr>
        <w:pStyle w:val="CorpoA"/>
        <w:rPr>
          <w:rFonts w:asciiTheme="minorHAnsi" w:hAnsiTheme="minorHAnsi" w:cs="Menlo"/>
          <w:color w:val="000000" w:themeColor="text1"/>
        </w:rPr>
      </w:pPr>
      <w:r w:rsidRPr="005F17BD">
        <w:rPr>
          <w:rFonts w:asciiTheme="minorHAnsi" w:hAnsiTheme="minorHAnsi" w:cs="Menlo"/>
          <w:color w:val="000000" w:themeColor="text1"/>
        </w:rPr>
        <w:t>    }</w:t>
      </w:r>
    </w:p>
    <w:p w14:paraId="6703F25E" w14:textId="77777777" w:rsidR="00AF44A4" w:rsidRPr="00AF44A4" w:rsidRDefault="00AF44A4" w:rsidP="00AF44A4">
      <w:pPr>
        <w:pStyle w:val="CorpoA"/>
        <w:rPr>
          <w:rFonts w:ascii="Menlo" w:hAnsi="Menlo" w:cs="Menlo"/>
          <w:color w:val="82D2CE"/>
          <w:sz w:val="18"/>
          <w:szCs w:val="18"/>
        </w:rPr>
      </w:pPr>
    </w:p>
    <w:p w14:paraId="1D75E3E1" w14:textId="77777777" w:rsidR="00AF44A4" w:rsidRPr="00AF44A4" w:rsidRDefault="00AF44A4" w:rsidP="00AF44A4">
      <w:pPr>
        <w:pStyle w:val="CorpoA"/>
        <w:rPr>
          <w:rFonts w:ascii="Menlo" w:hAnsi="Menlo" w:cs="Menlo"/>
          <w:color w:val="82D2CE"/>
          <w:sz w:val="18"/>
          <w:szCs w:val="18"/>
        </w:rPr>
      </w:pPr>
    </w:p>
    <w:p w14:paraId="7A77C8C3" w14:textId="77777777" w:rsidR="00A02059" w:rsidRDefault="00432C33" w:rsidP="004B2F95">
      <w:pPr>
        <w:pStyle w:val="CorpoA"/>
        <w:rPr>
          <w:rFonts w:ascii="Arial" w:eastAsia="Arial" w:hAnsi="Arial" w:cs="Arial"/>
          <w:sz w:val="24"/>
          <w:szCs w:val="24"/>
        </w:rPr>
      </w:pPr>
      <w:r>
        <w:t>Where: </w:t>
      </w:r>
    </w:p>
    <w:p w14:paraId="0B2DA494" w14:textId="4E03DBF7" w:rsidR="00A02059" w:rsidRPr="00270248" w:rsidRDefault="14448F2E">
      <w:pPr>
        <w:pStyle w:val="CorpoA"/>
        <w:numPr>
          <w:ilvl w:val="0"/>
          <w:numId w:val="4"/>
        </w:numPr>
      </w:pPr>
      <w:r w:rsidRPr="00270248">
        <w:lastRenderedPageBreak/>
        <w:t>BP</w:t>
      </w:r>
      <w:r w:rsidR="00432C33" w:rsidRPr="00270248">
        <w:t>:</w:t>
      </w:r>
      <w:r w:rsidR="00432C33">
        <w:t>  the proportion of the vendor</w:t>
      </w:r>
      <w:r w:rsidR="00432C33" w:rsidRPr="00270248">
        <w:t>’</w:t>
      </w:r>
      <w:r w:rsidR="00432C33">
        <w:t xml:space="preserve">s number of products available for sell below </w:t>
      </w:r>
      <w:r w:rsidR="00432C33" w:rsidRPr="00270248">
        <w:t>“</w:t>
      </w:r>
      <w:r w:rsidR="00432C33">
        <w:t>Purchase Now” price is set as N</w:t>
      </w:r>
      <w:r w:rsidR="00432C33" w:rsidRPr="00270248">
        <w:t>A</w:t>
      </w:r>
      <w:r w:rsidR="00432C33">
        <w:t xml:space="preserve">= </w:t>
      </w:r>
      <w:proofErr w:type="spellStart"/>
      <w:r w:rsidR="00432C33">
        <w:t>bp</w:t>
      </w:r>
      <w:r w:rsidR="00432C33" w:rsidRPr="00270248">
        <w:t>×</w:t>
      </w:r>
      <w:r w:rsidR="00432C33">
        <w:t>N</w:t>
      </w:r>
      <w:r w:rsidR="00432C33" w:rsidRPr="00270248">
        <w:t>V</w:t>
      </w:r>
      <w:proofErr w:type="spellEnd"/>
      <w:r w:rsidR="00432C33">
        <w:t>, with a minimum proportion and default of bp = 0.5 </w:t>
      </w:r>
    </w:p>
    <w:p w14:paraId="710F7CF5" w14:textId="2E852BF3" w:rsidR="00A02059" w:rsidRDefault="1DD4A7E1">
      <w:pPr>
        <w:pStyle w:val="CorpoA"/>
        <w:numPr>
          <w:ilvl w:val="0"/>
          <w:numId w:val="4"/>
        </w:numPr>
      </w:pPr>
      <w:r>
        <w:t>M</w:t>
      </w:r>
      <w:r w:rsidR="00432C33">
        <w:t>: after receiving vendor</w:t>
      </w:r>
      <w:r w:rsidR="00432C33" w:rsidRPr="00270248">
        <w:t>’</w:t>
      </w:r>
      <w:r w:rsidR="00432C33">
        <w:t xml:space="preserve">s product price </w:t>
      </w:r>
      <w:proofErr w:type="spellStart"/>
      <w:r w:rsidR="00432C33">
        <w:t>Pv</w:t>
      </w:r>
      <w:proofErr w:type="spellEnd"/>
      <w:r w:rsidR="00432C33">
        <w:t>, the baseline customer price P</w:t>
      </w:r>
      <w:r w:rsidR="00432C33" w:rsidRPr="00270248">
        <w:t>c</w:t>
      </w:r>
      <w:r w:rsidR="00432C33">
        <w:t xml:space="preserve"> is set as (1+</w:t>
      </w:r>
      <w:proofErr w:type="gramStart"/>
      <w:r w:rsidR="00432C33">
        <w:t>m)</w:t>
      </w:r>
      <w:r w:rsidR="00432C33" w:rsidRPr="00270248">
        <w:t>×</w:t>
      </w:r>
      <w:proofErr w:type="gramEnd"/>
      <w:r w:rsidR="00432C33">
        <w:t>P</w:t>
      </w:r>
      <w:r w:rsidR="00432C33" w:rsidRPr="00270248">
        <w:t>V</w:t>
      </w:r>
      <w:r w:rsidR="00432C33">
        <w:t>, with m being the platform markup. m = 0.1 by default </w:t>
      </w:r>
    </w:p>
    <w:p w14:paraId="7B3FB2D5" w14:textId="52D245BD" w:rsidR="00292E18" w:rsidRDefault="00292E18">
      <w:pPr>
        <w:pStyle w:val="CorpoA"/>
        <w:numPr>
          <w:ilvl w:val="0"/>
          <w:numId w:val="4"/>
        </w:numPr>
      </w:pPr>
      <w:r>
        <w:t>NP: the number of periods for which the program would run. NP = 10 by default</w:t>
      </w:r>
    </w:p>
    <w:p w14:paraId="7A39AFDF" w14:textId="0B1D39D1" w:rsidR="00A02059" w:rsidRDefault="5E8C3BCF">
      <w:pPr>
        <w:pStyle w:val="CorpoA"/>
        <w:numPr>
          <w:ilvl w:val="0"/>
          <w:numId w:val="4"/>
        </w:numPr>
      </w:pPr>
      <w:r>
        <w:t>T</w:t>
      </w:r>
      <w:r w:rsidR="00432C33">
        <w:t>: the duration of the period.  t=24 hours by default </w:t>
      </w:r>
    </w:p>
    <w:p w14:paraId="121CFB5F" w14:textId="13C1B305" w:rsidR="00A02059" w:rsidRDefault="63F4696C">
      <w:pPr>
        <w:pStyle w:val="CorpoA"/>
        <w:numPr>
          <w:ilvl w:val="0"/>
          <w:numId w:val="4"/>
        </w:numPr>
      </w:pPr>
      <w:r>
        <w:t>R</w:t>
      </w:r>
      <w:r w:rsidR="00432C33">
        <w:t xml:space="preserve">:  the </w:t>
      </w:r>
      <w:r w:rsidR="00432C33" w:rsidRPr="00270248">
        <w:t>“</w:t>
      </w:r>
      <w:r w:rsidR="00432C33">
        <w:t xml:space="preserve">Purchase Now” price </w:t>
      </w:r>
      <w:proofErr w:type="spellStart"/>
      <w:r w:rsidR="00432C33">
        <w:t>Ppn</w:t>
      </w:r>
      <w:proofErr w:type="spellEnd"/>
      <w:r w:rsidR="00432C33">
        <w:t xml:space="preserve"> is set as (1+</w:t>
      </w:r>
      <w:proofErr w:type="gramStart"/>
      <w:r w:rsidR="00432C33">
        <w:t>r)</w:t>
      </w:r>
      <w:r w:rsidR="00432C33" w:rsidRPr="00270248">
        <w:t>×</w:t>
      </w:r>
      <w:proofErr w:type="gramEnd"/>
      <w:r w:rsidR="00432C33">
        <w:t>P</w:t>
      </w:r>
      <w:r w:rsidR="00432C33" w:rsidRPr="00270248">
        <w:t>C</w:t>
      </w:r>
      <w:r w:rsidR="00432C33">
        <w:t xml:space="preserve"> and the </w:t>
      </w:r>
      <w:r w:rsidR="00432C33" w:rsidRPr="00270248">
        <w:t>“Minimum Bid</w:t>
      </w:r>
      <w:r w:rsidR="00432C33">
        <w:t>” price is set as (1-</w:t>
      </w:r>
      <w:proofErr w:type="gramStart"/>
      <w:r w:rsidR="00432C33">
        <w:t>r)</w:t>
      </w:r>
      <w:r w:rsidR="00432C33" w:rsidRPr="00270248">
        <w:t>×</w:t>
      </w:r>
      <w:proofErr w:type="gramEnd"/>
      <w:r w:rsidR="00432C33">
        <w:t>P</w:t>
      </w:r>
      <w:r w:rsidR="00432C33" w:rsidRPr="00270248">
        <w:t>C</w:t>
      </w:r>
      <w:r w:rsidR="00432C33">
        <w:t>, where r is the range parameter. We set a default range of r=0.25 </w:t>
      </w:r>
    </w:p>
    <w:p w14:paraId="7CE41AA3" w14:textId="1211254B" w:rsidR="00A02059" w:rsidRDefault="10FAACAD">
      <w:pPr>
        <w:pStyle w:val="CorpoA"/>
        <w:numPr>
          <w:ilvl w:val="0"/>
          <w:numId w:val="4"/>
        </w:numPr>
      </w:pPr>
      <w:r>
        <w:t>G</w:t>
      </w:r>
      <w:r w:rsidR="00432C33">
        <w:t>: the price grid, i.e., the number of price categories present within range. g must be an uneven number. A default price grid of g=11 is set (the actual number of categories to which the items are allocated is g-1, with the extra category allocated to the PN price) </w:t>
      </w:r>
    </w:p>
    <w:p w14:paraId="55DEE915" w14:textId="6DF12FF7" w:rsidR="00A02059" w:rsidRDefault="00432C33">
      <w:pPr>
        <w:pStyle w:val="CorpoA"/>
        <w:numPr>
          <w:ilvl w:val="0"/>
          <w:numId w:val="4"/>
        </w:numPr>
      </w:pPr>
      <w:r>
        <w:t>N</w:t>
      </w:r>
      <w:r w:rsidR="47FCCB2C">
        <w:t>DIC</w:t>
      </w:r>
      <w:r>
        <w:t>: the number of customers</w:t>
      </w:r>
      <w:r w:rsidRPr="00270248">
        <w:t xml:space="preserve">’ </w:t>
      </w:r>
      <w:r>
        <w:t>discount income categories </w:t>
      </w:r>
    </w:p>
    <w:p w14:paraId="63A0ACDC" w14:textId="4ED25FBB" w:rsidR="00A02059" w:rsidRDefault="00432C33">
      <w:pPr>
        <w:pStyle w:val="CorpoA"/>
        <w:numPr>
          <w:ilvl w:val="0"/>
          <w:numId w:val="4"/>
        </w:numPr>
      </w:pPr>
      <w:r>
        <w:t>N</w:t>
      </w:r>
      <w:r w:rsidR="5989D566">
        <w:t>FIC</w:t>
      </w:r>
      <w:r>
        <w:t>: the number of customers</w:t>
      </w:r>
      <w:r w:rsidRPr="00270248">
        <w:t xml:space="preserve">’ </w:t>
      </w:r>
      <w:r>
        <w:t>fixed income categories </w:t>
      </w:r>
    </w:p>
    <w:p w14:paraId="5580749E" w14:textId="38BDAB05" w:rsidR="002D2B4C" w:rsidRDefault="002D2B4C">
      <w:pPr>
        <w:pStyle w:val="CorpoA"/>
        <w:numPr>
          <w:ilvl w:val="0"/>
          <w:numId w:val="4"/>
        </w:numPr>
      </w:pPr>
      <w:r>
        <w:t>CLR: the ratio of consumption limit applied to customers at the highest income category relative to those at the lowest income category among fixed-price customers, with a default of 2.</w:t>
      </w:r>
    </w:p>
    <w:p w14:paraId="48C903A4" w14:textId="2C0EF958" w:rsidR="00292E18" w:rsidRPr="00292E18" w:rsidRDefault="00292E18">
      <w:pPr>
        <w:pStyle w:val="CorpoA"/>
        <w:numPr>
          <w:ilvl w:val="0"/>
          <w:numId w:val="4"/>
        </w:numPr>
      </w:pPr>
      <w:r>
        <w:t>RO: Product rollover from one period to the next</w:t>
      </w:r>
      <w:r w:rsidR="003D4E43">
        <w:t>: “</w:t>
      </w:r>
      <w:r>
        <w:t>N</w:t>
      </w:r>
      <w:r w:rsidR="003D4E43">
        <w:t xml:space="preserve">” - </w:t>
      </w:r>
      <w:r>
        <w:t xml:space="preserve">no rollover, so </w:t>
      </w:r>
      <w:r w:rsidR="002D14D1">
        <w:t xml:space="preserve">Nv </w:t>
      </w:r>
      <w:r>
        <w:t xml:space="preserve">products </w:t>
      </w:r>
      <w:r w:rsidR="002D14D1">
        <w:t xml:space="preserve">are </w:t>
      </w:r>
      <w:r>
        <w:t xml:space="preserve">offered by </w:t>
      </w:r>
      <w:r w:rsidR="002D14D1">
        <w:t>the</w:t>
      </w:r>
      <w:r>
        <w:t xml:space="preserve"> vendor in a period; </w:t>
      </w:r>
      <w:r w:rsidR="003D4E43">
        <w:t>:”</w:t>
      </w:r>
      <w:r>
        <w:t>Y</w:t>
      </w:r>
      <w:r w:rsidR="003D4E43">
        <w:t xml:space="preserve">” – full rollover, so </w:t>
      </w:r>
      <w:r>
        <w:t xml:space="preserve">remaining unsold products from the previous period are added to </w:t>
      </w:r>
      <w:r w:rsidR="002D14D1">
        <w:t>Nv</w:t>
      </w:r>
      <w:r>
        <w:t xml:space="preserve">; [0.0-1.0 ratio] </w:t>
      </w:r>
      <w:r w:rsidR="003D4E43">
        <w:t xml:space="preserve">- </w:t>
      </w:r>
      <w:r w:rsidR="002D14D1">
        <w:t xml:space="preserve">a proportion of the remaining unsold products from the previous period is added to Nv </w:t>
      </w:r>
    </w:p>
    <w:p w14:paraId="2F9DA584" w14:textId="6D8D1BCB" w:rsidR="00C950E5" w:rsidRPr="003D4E43" w:rsidRDefault="00C950E5">
      <w:pPr>
        <w:pStyle w:val="CorpoA"/>
        <w:numPr>
          <w:ilvl w:val="0"/>
          <w:numId w:val="4"/>
        </w:numPr>
      </w:pPr>
      <w:r w:rsidRPr="00C950E5">
        <w:t xml:space="preserve">RT: response time </w:t>
      </w:r>
      <w:r>
        <w:t xml:space="preserve">limit </w:t>
      </w:r>
      <w:r w:rsidR="00747C8C">
        <w:t>for customers’ data entry in seconds</w:t>
      </w:r>
      <w:r w:rsidRPr="00C950E5">
        <w:t xml:space="preserve">. If set to N, </w:t>
      </w:r>
      <w:r w:rsidR="00747C8C">
        <w:t>there is no applicable limit on the wait time for customers’ data entry in response to prompts</w:t>
      </w:r>
      <w:r>
        <w:t>.</w:t>
      </w:r>
    </w:p>
    <w:p w14:paraId="4B4540F1" w14:textId="11B844E3" w:rsidR="002D14D1" w:rsidRDefault="002D14D1">
      <w:pPr>
        <w:pStyle w:val="CorpoA"/>
        <w:numPr>
          <w:ilvl w:val="0"/>
          <w:numId w:val="4"/>
        </w:numPr>
      </w:pPr>
      <w:r w:rsidRPr="003D4E43">
        <w:t>DPP</w:t>
      </w:r>
      <w:r>
        <w:t>: specifi</w:t>
      </w:r>
      <w:r w:rsidR="003D4E43">
        <w:t>es</w:t>
      </w:r>
      <w:r>
        <w:t xml:space="preserve"> the number of periods besides the current period over which the average community donation rate is calculated, with a default = 30.</w:t>
      </w:r>
    </w:p>
    <w:p w14:paraId="7C46051D" w14:textId="0E641D7E" w:rsidR="00420FFA" w:rsidRDefault="00420FFA" w:rsidP="00771DE4">
      <w:pPr>
        <w:pStyle w:val="CorpoA"/>
        <w:numPr>
          <w:ilvl w:val="0"/>
          <w:numId w:val="4"/>
        </w:numPr>
      </w:pPr>
      <w:r>
        <w:t xml:space="preserve">DDR: specifies the default donation rate set by the platform, </w:t>
      </w:r>
      <w:r w:rsidR="001251B9">
        <w:t>which</w:t>
      </w:r>
      <w:r>
        <w:t xml:space="preserve"> applies for customers who did not specify </w:t>
      </w:r>
      <w:r w:rsidR="001251B9">
        <w:t xml:space="preserve">their </w:t>
      </w:r>
      <w:r>
        <w:t xml:space="preserve">custom donation rate. </w:t>
      </w:r>
    </w:p>
    <w:p w14:paraId="0694182C" w14:textId="72052811" w:rsidR="00C16367" w:rsidRPr="00C16367" w:rsidRDefault="00C16367" w:rsidP="005F17BD">
      <w:pPr>
        <w:pStyle w:val="CorpoA"/>
        <w:numPr>
          <w:ilvl w:val="0"/>
          <w:numId w:val="4"/>
        </w:numPr>
      </w:pPr>
      <w:r w:rsidRPr="005F17BD">
        <w:t>R1</w:t>
      </w:r>
      <w:r w:rsidRPr="00C16367">
        <w:t xml:space="preserve">, </w:t>
      </w:r>
      <w:r w:rsidRPr="005F17BD">
        <w:t>R2</w:t>
      </w:r>
      <w:r w:rsidRPr="00C16367">
        <w:t xml:space="preserve">, </w:t>
      </w:r>
      <w:r w:rsidRPr="005F17BD">
        <w:t>R3</w:t>
      </w:r>
      <w:r w:rsidRPr="00C16367">
        <w:t xml:space="preserve">, </w:t>
      </w:r>
      <w:r w:rsidRPr="005F17BD">
        <w:t>R4</w:t>
      </w:r>
      <w:r w:rsidRPr="00C16367">
        <w:t>: the weights assigned to each of the four loss terms</w:t>
      </w:r>
      <w:r w:rsidR="001251B9">
        <w:t xml:space="preserve"> of the optimization function</w:t>
      </w:r>
      <w:r>
        <w:t xml:space="preserve">. </w:t>
      </w:r>
      <w:r w:rsidRPr="00C16367">
        <w:t>R1 for Term 1</w:t>
      </w:r>
      <w:r w:rsidR="001251B9">
        <w:t xml:space="preserve"> (platform balance)</w:t>
      </w:r>
      <w:r w:rsidRPr="00C16367">
        <w:t>, R2 for Term 2</w:t>
      </w:r>
      <w:r w:rsidR="001251B9">
        <w:t xml:space="preserve"> (purchase request completion)</w:t>
      </w:r>
      <w:r w:rsidRPr="00C16367">
        <w:t>, R3 for Term 3</w:t>
      </w:r>
      <w:r w:rsidR="001251B9">
        <w:t xml:space="preserve"> (vendor sales)</w:t>
      </w:r>
      <w:r w:rsidRPr="00C16367">
        <w:t>, R4 for Term 4</w:t>
      </w:r>
      <w:r w:rsidR="001251B9">
        <w:t xml:space="preserve"> (fixed subsidy transfer)</w:t>
      </w:r>
      <w:r w:rsidRPr="00C16367">
        <w:t xml:space="preserve">. </w:t>
      </w:r>
      <w:r w:rsidR="006E59F2">
        <w:t xml:space="preserve">In total the weights </w:t>
      </w:r>
      <w:r w:rsidRPr="00C16367">
        <w:t xml:space="preserve">sum </w:t>
      </w:r>
      <w:r w:rsidR="001251B9">
        <w:t xml:space="preserve">up </w:t>
      </w:r>
      <w:r w:rsidRPr="00C16367">
        <w:t>to 1</w:t>
      </w:r>
      <w:r w:rsidR="006E59F2">
        <w:t>0.</w:t>
      </w:r>
    </w:p>
    <w:p w14:paraId="7A70112B" w14:textId="15FE2224" w:rsidR="00C16367" w:rsidRPr="00C16367" w:rsidRDefault="00C16367" w:rsidP="005F17BD">
      <w:pPr>
        <w:pStyle w:val="CorpoA"/>
        <w:numPr>
          <w:ilvl w:val="0"/>
          <w:numId w:val="4"/>
        </w:numPr>
      </w:pPr>
      <w:proofErr w:type="spellStart"/>
      <w:r w:rsidRPr="005F17BD">
        <w:t>target_balance</w:t>
      </w:r>
      <w:proofErr w:type="spellEnd"/>
      <w:r w:rsidRPr="00C16367">
        <w:t xml:space="preserve">: the per-product platform </w:t>
      </w:r>
      <w:proofErr w:type="gramStart"/>
      <w:r w:rsidRPr="00C16367">
        <w:t>balance</w:t>
      </w:r>
      <w:proofErr w:type="gramEnd"/>
      <w:r w:rsidRPr="00C16367">
        <w:t xml:space="preserve"> the optimizer aims for at the end of each period. Term 1 (the balance term) penalizes balances that drift away from this target</w:t>
      </w:r>
      <w:r>
        <w:t>.</w:t>
      </w:r>
    </w:p>
    <w:p w14:paraId="384F9FE0" w14:textId="54D0181B" w:rsidR="00C16367" w:rsidRPr="00C16367" w:rsidRDefault="00C16367" w:rsidP="005F17BD">
      <w:pPr>
        <w:pStyle w:val="CorpoA"/>
        <w:numPr>
          <w:ilvl w:val="0"/>
          <w:numId w:val="4"/>
        </w:numPr>
      </w:pPr>
      <w:proofErr w:type="spellStart"/>
      <w:r w:rsidRPr="005F17BD">
        <w:t>epsilon_log</w:t>
      </w:r>
      <w:proofErr w:type="spellEnd"/>
      <w:r w:rsidRPr="00C16367">
        <w:t xml:space="preserve">: a tiny constant added </w:t>
      </w:r>
      <w:r w:rsidR="00E36605">
        <w:t>to</w:t>
      </w:r>
      <w:r w:rsidR="00E36605" w:rsidRPr="00C16367">
        <w:t xml:space="preserve"> </w:t>
      </w:r>
      <w:r w:rsidRPr="00C16367">
        <w:t xml:space="preserve">the log-barrier so </w:t>
      </w:r>
      <w:r w:rsidR="00E36605">
        <w:t xml:space="preserve">that </w:t>
      </w:r>
      <w:r w:rsidRPr="00C16367">
        <w:t xml:space="preserve">the function never </w:t>
      </w:r>
      <w:r w:rsidR="00E36605">
        <w:t>reaches</w:t>
      </w:r>
      <w:r w:rsidRPr="00C16367">
        <w:t xml:space="preserve"> </w:t>
      </w:r>
      <w:proofErr w:type="gramStart"/>
      <w:r w:rsidRPr="00C16367">
        <w:t>log(</w:t>
      </w:r>
      <w:proofErr w:type="gramEnd"/>
      <w:r w:rsidRPr="00C16367">
        <w:t xml:space="preserve">0). </w:t>
      </w:r>
    </w:p>
    <w:p w14:paraId="61B51496" w14:textId="34ADEA8A" w:rsidR="00C16367" w:rsidRPr="00C16367" w:rsidRDefault="00C16367" w:rsidP="005F17BD">
      <w:pPr>
        <w:pStyle w:val="CorpoA"/>
        <w:numPr>
          <w:ilvl w:val="0"/>
          <w:numId w:val="4"/>
        </w:numPr>
      </w:pPr>
      <w:proofErr w:type="spellStart"/>
      <w:r w:rsidRPr="005F17BD">
        <w:t>vendor_score_threshold</w:t>
      </w:r>
      <w:proofErr w:type="spellEnd"/>
      <w:r w:rsidRPr="00C16367">
        <w:t xml:space="preserve">: Term 3 (vendor sales) only </w:t>
      </w:r>
      <w:r w:rsidR="00E36605">
        <w:t>considers</w:t>
      </w:r>
      <w:r w:rsidR="00E36605" w:rsidRPr="00C16367">
        <w:t xml:space="preserve"> </w:t>
      </w:r>
      <w:r w:rsidRPr="00C16367">
        <w:t>the top fraction of vendors by integrated score</w:t>
      </w:r>
      <w:r w:rsidR="00E36605">
        <w:t>. B</w:t>
      </w:r>
      <w:r>
        <w:t xml:space="preserve">y </w:t>
      </w:r>
      <w:proofErr w:type="gramStart"/>
      <w:r>
        <w:t>default</w:t>
      </w:r>
      <w:proofErr w:type="gramEnd"/>
      <w:r>
        <w:t xml:space="preserve"> </w:t>
      </w:r>
      <w:r w:rsidRPr="00C16367">
        <w:t xml:space="preserve">the top 80% are included, </w:t>
      </w:r>
      <w:r w:rsidR="00E36605">
        <w:t xml:space="preserve">while </w:t>
      </w:r>
      <w:r w:rsidRPr="00C16367">
        <w:t>the bottom 20% are excluded from the Term 3 average.</w:t>
      </w:r>
    </w:p>
    <w:p w14:paraId="7AE3B1E1" w14:textId="37FB76DC" w:rsidR="00C16367" w:rsidRPr="00C16367" w:rsidRDefault="00C16367" w:rsidP="005F17BD">
      <w:pPr>
        <w:pStyle w:val="CorpoA"/>
        <w:numPr>
          <w:ilvl w:val="0"/>
          <w:numId w:val="4"/>
        </w:numPr>
      </w:pPr>
      <w:proofErr w:type="spellStart"/>
      <w:r w:rsidRPr="005F17BD">
        <w:t>max_adj_rate</w:t>
      </w:r>
      <w:proofErr w:type="spellEnd"/>
      <w:r w:rsidRPr="00C16367">
        <w:t xml:space="preserve">: the cap on how much any single optimization step can move a parameter, expressed as a fraction of its current value. </w:t>
      </w:r>
    </w:p>
    <w:p w14:paraId="0C2BFA74" w14:textId="6A12FE12" w:rsidR="00C16367" w:rsidRPr="00C16367" w:rsidRDefault="00C16367" w:rsidP="005F17BD">
      <w:pPr>
        <w:pStyle w:val="CorpoA"/>
        <w:numPr>
          <w:ilvl w:val="0"/>
          <w:numId w:val="4"/>
        </w:numPr>
      </w:pPr>
      <w:r w:rsidRPr="005F17BD">
        <w:t>eta</w:t>
      </w:r>
      <w:r w:rsidRPr="00C16367">
        <w:t xml:space="preserve">: the optimizer's base learning rate. Sets the overall size of each </w:t>
      </w:r>
      <w:proofErr w:type="spellStart"/>
      <w:r w:rsidRPr="00C16367">
        <w:t>AdaGrad</w:t>
      </w:r>
      <w:proofErr w:type="spellEnd"/>
      <w:r w:rsidRPr="00C16367">
        <w:t xml:space="preserve"> update before </w:t>
      </w:r>
      <w:proofErr w:type="spellStart"/>
      <w:r w:rsidRPr="00C16367">
        <w:t>AdaGrad</w:t>
      </w:r>
      <w:r w:rsidR="00BE6BC3">
        <w:t>’</w:t>
      </w:r>
      <w:r w:rsidRPr="00C16367">
        <w:t>s</w:t>
      </w:r>
      <w:proofErr w:type="spellEnd"/>
      <w:r w:rsidRPr="00C16367">
        <w:t xml:space="preserve"> per-axis scaling is applied. </w:t>
      </w:r>
    </w:p>
    <w:p w14:paraId="0E33F568" w14:textId="54C95322" w:rsidR="00C16367" w:rsidRPr="00C16367" w:rsidRDefault="00C16367" w:rsidP="005F17BD">
      <w:pPr>
        <w:pStyle w:val="CorpoA"/>
        <w:numPr>
          <w:ilvl w:val="0"/>
          <w:numId w:val="4"/>
        </w:numPr>
      </w:pPr>
      <w:proofErr w:type="spellStart"/>
      <w:r w:rsidRPr="005F17BD">
        <w:t>delta_adagrad</w:t>
      </w:r>
      <w:proofErr w:type="spellEnd"/>
      <w:r w:rsidRPr="00C16367">
        <w:t xml:space="preserve">: a tiny constant added to </w:t>
      </w:r>
      <w:proofErr w:type="spellStart"/>
      <w:r w:rsidRPr="00C16367">
        <w:t>AdaGrad's</w:t>
      </w:r>
      <w:proofErr w:type="spellEnd"/>
      <w:r w:rsidRPr="00C16367">
        <w:t xml:space="preserve"> </w:t>
      </w:r>
      <w:proofErr w:type="gramStart"/>
      <w:r w:rsidRPr="00C16367">
        <w:t>denominator</w:t>
      </w:r>
      <w:proofErr w:type="gramEnd"/>
      <w:r w:rsidRPr="00C16367">
        <w:t xml:space="preserve"> so the update does not divide by zero on the very first step. </w:t>
      </w:r>
    </w:p>
    <w:p w14:paraId="7A5A5245" w14:textId="38B4828C" w:rsidR="00C16367" w:rsidRPr="00C16367" w:rsidRDefault="00C16367" w:rsidP="005F17BD">
      <w:pPr>
        <w:pStyle w:val="CorpoA"/>
        <w:numPr>
          <w:ilvl w:val="0"/>
          <w:numId w:val="4"/>
        </w:numPr>
      </w:pPr>
      <w:proofErr w:type="spellStart"/>
      <w:r w:rsidRPr="005F17BD">
        <w:t>C_perturb</w:t>
      </w:r>
      <w:proofErr w:type="spellEnd"/>
      <w:r w:rsidRPr="00C16367">
        <w:t>: the perturbation size used by the optimizer when probing the loss.</w:t>
      </w:r>
      <w:r w:rsidR="00A6745B">
        <w:t xml:space="preserve"> (</w:t>
      </w:r>
      <w:r w:rsidRPr="00C16367">
        <w:t>To estimate the gradient each period, the optimizer evaluates the loss at two nearby points</w:t>
      </w:r>
      <w:r>
        <w:t xml:space="preserve">, </w:t>
      </w:r>
      <w:r w:rsidRPr="00C16367">
        <w:t xml:space="preserve">one with parameters perturbed up by </w:t>
      </w:r>
      <w:proofErr w:type="spellStart"/>
      <w:r w:rsidRPr="00C16367">
        <w:t>C_perturb</w:t>
      </w:r>
      <w:proofErr w:type="spellEnd"/>
      <w:r w:rsidRPr="00C16367">
        <w:t>, one perturbed down</w:t>
      </w:r>
      <w:r w:rsidR="00BE6BC3">
        <w:t xml:space="preserve"> </w:t>
      </w:r>
      <w:r w:rsidR="00BE6BC3" w:rsidRPr="00C16367">
        <w:t xml:space="preserve">by </w:t>
      </w:r>
      <w:proofErr w:type="spellStart"/>
      <w:r w:rsidR="00BE6BC3" w:rsidRPr="00C16367">
        <w:t>C_perturb</w:t>
      </w:r>
      <w:proofErr w:type="spellEnd"/>
      <w:r>
        <w:t>,</w:t>
      </w:r>
      <w:r w:rsidRPr="00C16367">
        <w:t xml:space="preserve"> and compares the two.</w:t>
      </w:r>
      <w:r w:rsidR="00A6745B">
        <w:t>)</w:t>
      </w:r>
    </w:p>
    <w:p w14:paraId="761329CF" w14:textId="40A60ED5" w:rsidR="00C16367" w:rsidRPr="00C16367" w:rsidRDefault="00C16367" w:rsidP="005F17BD">
      <w:pPr>
        <w:pStyle w:val="CorpoA"/>
        <w:numPr>
          <w:ilvl w:val="0"/>
          <w:numId w:val="4"/>
        </w:numPr>
      </w:pPr>
      <w:proofErr w:type="spellStart"/>
      <w:r w:rsidRPr="005F17BD">
        <w:t>grad_clip_norm</w:t>
      </w:r>
      <w:proofErr w:type="spellEnd"/>
      <w:r w:rsidRPr="00C16367">
        <w:t>: the maximum gradient norm the optimizer use</w:t>
      </w:r>
      <w:r w:rsidR="00BE6BC3">
        <w:t>s</w:t>
      </w:r>
      <w:r w:rsidRPr="00C16367">
        <w:t xml:space="preserve"> in an update. If the gradient </w:t>
      </w:r>
      <w:r w:rsidR="009E3FE2">
        <w:t>exceeds</w:t>
      </w:r>
      <w:r w:rsidRPr="00C16367">
        <w:t xml:space="preserve"> this, the gradient is rescaled down to this </w:t>
      </w:r>
      <w:r w:rsidR="009E3FE2">
        <w:t>value</w:t>
      </w:r>
      <w:r w:rsidR="009E3FE2" w:rsidRPr="00C16367">
        <w:t xml:space="preserve"> </w:t>
      </w:r>
      <w:r w:rsidRPr="00C16367">
        <w:t xml:space="preserve">(direction preserved, magnitude cut). </w:t>
      </w:r>
      <w:r w:rsidR="009E3FE2">
        <w:t>This p</w:t>
      </w:r>
      <w:r w:rsidRPr="00C16367">
        <w:t xml:space="preserve">revents a single noisy gradient from causing a wild step. </w:t>
      </w:r>
    </w:p>
    <w:p w14:paraId="7142A487" w14:textId="4A2A3F08" w:rsidR="00C16367" w:rsidRPr="00C16367" w:rsidRDefault="00C16367" w:rsidP="005F17BD">
      <w:pPr>
        <w:pStyle w:val="CorpoA"/>
        <w:numPr>
          <w:ilvl w:val="0"/>
          <w:numId w:val="4"/>
        </w:numPr>
      </w:pPr>
      <w:r w:rsidRPr="005F17BD">
        <w:t>T1_g_max</w:t>
      </w:r>
      <w:r w:rsidRPr="00C16367">
        <w:t>: the upper bound used when normalizing Term 1. Term 1</w:t>
      </w:r>
      <w:r w:rsidR="009E3FE2">
        <w:t>’</w:t>
      </w:r>
      <w:r w:rsidRPr="00C16367">
        <w:t>s raw log-barrier values are clipped to the range [g(</w:t>
      </w:r>
      <w:proofErr w:type="spellStart"/>
      <w:r w:rsidRPr="00C16367">
        <w:t>target_balance</w:t>
      </w:r>
      <w:proofErr w:type="spellEnd"/>
      <w:r w:rsidRPr="00C16367">
        <w:t>), T1_g_max] before being rescaled to [0, 1]. Default 45.64 (calibrated as the 95th percentile of observed values on a typical dataset).</w:t>
      </w:r>
    </w:p>
    <w:p w14:paraId="24AECAD4" w14:textId="02B54F4A" w:rsidR="00C16367" w:rsidRPr="00C16367" w:rsidRDefault="00C16367" w:rsidP="005F17BD">
      <w:pPr>
        <w:pStyle w:val="CorpoA"/>
        <w:numPr>
          <w:ilvl w:val="0"/>
          <w:numId w:val="4"/>
        </w:numPr>
      </w:pPr>
      <w:r w:rsidRPr="005F17BD">
        <w:t>T4_S_max</w:t>
      </w:r>
      <w:r w:rsidRPr="00C16367">
        <w:t>: the upper bound used when normalizing Term 4. Term 4</w:t>
      </w:r>
      <w:r w:rsidR="00666C37">
        <w:t>’</w:t>
      </w:r>
      <w:r w:rsidRPr="00C16367">
        <w:t>s per-product subsidy amount is clipped to [0, T4_S_max] before being rescaled to [−1, 0]. Default 170.</w:t>
      </w:r>
    </w:p>
    <w:p w14:paraId="60A7DD30" w14:textId="663B8D9C" w:rsidR="00C16367" w:rsidRPr="00C16367" w:rsidRDefault="00C16367" w:rsidP="005F17BD">
      <w:pPr>
        <w:pStyle w:val="CorpoA"/>
        <w:numPr>
          <w:ilvl w:val="0"/>
          <w:numId w:val="4"/>
        </w:numPr>
      </w:pPr>
      <w:proofErr w:type="spellStart"/>
      <w:r w:rsidRPr="005F17BD">
        <w:lastRenderedPageBreak/>
        <w:t>default_pb_w</w:t>
      </w:r>
      <w:proofErr w:type="spellEnd"/>
      <w:r w:rsidRPr="00C16367">
        <w:t xml:space="preserve">, </w:t>
      </w:r>
      <w:proofErr w:type="spellStart"/>
      <w:r w:rsidRPr="005F17BD">
        <w:t>default_pnc_rw</w:t>
      </w:r>
      <w:proofErr w:type="spellEnd"/>
      <w:r w:rsidRPr="00C16367">
        <w:t xml:space="preserve">, </w:t>
      </w:r>
      <w:proofErr w:type="spellStart"/>
      <w:r w:rsidRPr="005F17BD">
        <w:t>default_fpc_rw</w:t>
      </w:r>
      <w:proofErr w:type="spellEnd"/>
      <w:r w:rsidRPr="00C16367">
        <w:t xml:space="preserve">, </w:t>
      </w:r>
      <w:proofErr w:type="spellStart"/>
      <w:r w:rsidRPr="005F17BD">
        <w:t>default_dc_rw</w:t>
      </w:r>
      <w:proofErr w:type="spellEnd"/>
      <w:r w:rsidRPr="00C16367">
        <w:t xml:space="preserve">, </w:t>
      </w:r>
      <w:proofErr w:type="spellStart"/>
      <w:r w:rsidRPr="005F17BD">
        <w:t>default_vs_rw</w:t>
      </w:r>
      <w:proofErr w:type="spellEnd"/>
      <w:r w:rsidRPr="00C16367">
        <w:t xml:space="preserve">, </w:t>
      </w:r>
      <w:proofErr w:type="spellStart"/>
      <w:r w:rsidRPr="005F17BD">
        <w:t>default_fs_rw</w:t>
      </w:r>
      <w:proofErr w:type="spellEnd"/>
      <w:r w:rsidRPr="00C16367">
        <w:t>: the default values used to populate the per-vendor-product weight</w:t>
      </w:r>
      <w:r w:rsidR="00C76744">
        <w:t xml:space="preserve">s </w:t>
      </w:r>
      <w:r w:rsidRPr="00C16367">
        <w:t xml:space="preserve">in </w:t>
      </w:r>
      <w:proofErr w:type="spellStart"/>
      <w:r w:rsidRPr="005F17BD">
        <w:t>optimization_</w:t>
      </w:r>
      <w:proofErr w:type="gramStart"/>
      <w:r w:rsidRPr="005F17BD">
        <w:t>weights.json</w:t>
      </w:r>
      <w:proofErr w:type="spellEnd"/>
      <w:proofErr w:type="gramEnd"/>
      <w:r w:rsidRPr="00C16367">
        <w:t xml:space="preserve"> when no specific value is </w:t>
      </w:r>
      <w:r w:rsidR="00666C37">
        <w:t>provided</w:t>
      </w:r>
      <w:r w:rsidRPr="00C16367">
        <w:t xml:space="preserve">. All default to 1.0, meaning </w:t>
      </w:r>
      <w:r w:rsidR="00666C37">
        <w:t xml:space="preserve">that </w:t>
      </w:r>
      <w:r w:rsidRPr="00C16367">
        <w:t xml:space="preserve">every vendor-product pair contributes equally to its respective loss term. (See the </w:t>
      </w:r>
      <w:proofErr w:type="spellStart"/>
      <w:r w:rsidRPr="005F17BD">
        <w:t>internal_weights_</w:t>
      </w:r>
      <w:proofErr w:type="gramStart"/>
      <w:r w:rsidRPr="005F17BD">
        <w:t>used.json</w:t>
      </w:r>
      <w:proofErr w:type="spellEnd"/>
      <w:proofErr w:type="gramEnd"/>
      <w:r w:rsidRPr="00C16367">
        <w:t xml:space="preserve"> section for what each weight type controls.)</w:t>
      </w:r>
    </w:p>
    <w:p w14:paraId="19CBD5FC" w14:textId="453E2332" w:rsidR="00F71331" w:rsidRPr="00E05DB7" w:rsidRDefault="00F71331" w:rsidP="00F71331">
      <w:pPr>
        <w:pStyle w:val="NormalWeb"/>
        <w:spacing w:before="240" w:beforeAutospacing="0" w:after="240" w:afterAutospacing="0"/>
        <w:rPr>
          <w:sz w:val="22"/>
          <w:szCs w:val="22"/>
        </w:rPr>
      </w:pPr>
      <w:r w:rsidRPr="00E05DB7">
        <w:rPr>
          <w:color w:val="000000"/>
          <w:sz w:val="22"/>
          <w:szCs w:val="22"/>
        </w:rPr>
        <w:t xml:space="preserve">The following </w:t>
      </w:r>
      <w:r w:rsidR="00666C37" w:rsidRPr="00E05DB7">
        <w:rPr>
          <w:color w:val="000000"/>
          <w:sz w:val="22"/>
          <w:szCs w:val="22"/>
        </w:rPr>
        <w:t xml:space="preserve">parameters relate to the </w:t>
      </w:r>
      <w:r w:rsidRPr="00E05DB7">
        <w:rPr>
          <w:color w:val="188038"/>
          <w:sz w:val="22"/>
          <w:szCs w:val="22"/>
        </w:rPr>
        <w:t>"</w:t>
      </w:r>
      <w:proofErr w:type="spellStart"/>
      <w:r w:rsidRPr="00E05DB7">
        <w:rPr>
          <w:color w:val="188038"/>
          <w:sz w:val="22"/>
          <w:szCs w:val="22"/>
        </w:rPr>
        <w:t>grid_escape</w:t>
      </w:r>
      <w:proofErr w:type="spellEnd"/>
      <w:r w:rsidRPr="00E05DB7">
        <w:rPr>
          <w:color w:val="188038"/>
          <w:sz w:val="22"/>
          <w:szCs w:val="22"/>
        </w:rPr>
        <w:t>"</w:t>
      </w:r>
      <w:r w:rsidRPr="00E05DB7">
        <w:rPr>
          <w:color w:val="000000"/>
          <w:sz w:val="22"/>
          <w:szCs w:val="22"/>
        </w:rPr>
        <w:t xml:space="preserve"> </w:t>
      </w:r>
      <w:r w:rsidR="00706A9F" w:rsidRPr="00E05DB7">
        <w:rPr>
          <w:color w:val="000000"/>
          <w:sz w:val="22"/>
          <w:szCs w:val="22"/>
        </w:rPr>
        <w:t xml:space="preserve">mechanism </w:t>
      </w:r>
      <w:r w:rsidRPr="00E05DB7">
        <w:rPr>
          <w:color w:val="000000"/>
          <w:sz w:val="22"/>
          <w:szCs w:val="22"/>
        </w:rPr>
        <w:t xml:space="preserve">in </w:t>
      </w:r>
      <w:proofErr w:type="spellStart"/>
      <w:proofErr w:type="gramStart"/>
      <w:r w:rsidRPr="00E05DB7">
        <w:rPr>
          <w:color w:val="188038"/>
          <w:sz w:val="22"/>
          <w:szCs w:val="22"/>
        </w:rPr>
        <w:t>parameters.json</w:t>
      </w:r>
      <w:proofErr w:type="spellEnd"/>
      <w:proofErr w:type="gramEnd"/>
      <w:r w:rsidRPr="00E05DB7">
        <w:rPr>
          <w:color w:val="000000"/>
          <w:sz w:val="22"/>
          <w:szCs w:val="22"/>
        </w:rPr>
        <w:t>:</w:t>
      </w:r>
    </w:p>
    <w:p w14:paraId="3BDCF3D2" w14:textId="57842E50" w:rsidR="00F71331" w:rsidRPr="00E05DB7" w:rsidRDefault="00F71331" w:rsidP="00F71331">
      <w:pPr>
        <w:pStyle w:val="NormalWeb"/>
        <w:numPr>
          <w:ilvl w:val="0"/>
          <w:numId w:val="4"/>
        </w:numPr>
        <w:spacing w:before="240" w:beforeAutospacing="0" w:after="0" w:afterAutospacing="0"/>
        <w:textAlignment w:val="baseline"/>
        <w:rPr>
          <w:color w:val="000000"/>
          <w:sz w:val="22"/>
          <w:szCs w:val="22"/>
        </w:rPr>
      </w:pPr>
      <w:r w:rsidRPr="00E05DB7">
        <w:rPr>
          <w:color w:val="188038"/>
          <w:sz w:val="22"/>
          <w:szCs w:val="22"/>
        </w:rPr>
        <w:t>enabled</w:t>
      </w:r>
      <w:r w:rsidRPr="00E05DB7">
        <w:rPr>
          <w:color w:val="000000"/>
          <w:sz w:val="22"/>
          <w:szCs w:val="22"/>
        </w:rPr>
        <w:t>: turns the grid-escape mechanism on or off for the run</w:t>
      </w:r>
      <w:r w:rsidR="00706A9F" w:rsidRPr="00E05DB7">
        <w:rPr>
          <w:color w:val="000000"/>
          <w:sz w:val="22"/>
          <w:szCs w:val="22"/>
        </w:rPr>
        <w:t>;</w:t>
      </w:r>
      <w:r w:rsidRPr="00E05DB7">
        <w:rPr>
          <w:color w:val="000000"/>
          <w:sz w:val="22"/>
          <w:szCs w:val="22"/>
        </w:rPr>
        <w:t xml:space="preserve"> by </w:t>
      </w:r>
      <w:proofErr w:type="gramStart"/>
      <w:r w:rsidRPr="00E05DB7">
        <w:rPr>
          <w:color w:val="000000"/>
          <w:sz w:val="22"/>
          <w:szCs w:val="22"/>
        </w:rPr>
        <w:t>default</w:t>
      </w:r>
      <w:proofErr w:type="gramEnd"/>
      <w:r w:rsidRPr="00E05DB7">
        <w:rPr>
          <w:color w:val="000000"/>
          <w:sz w:val="22"/>
          <w:szCs w:val="22"/>
        </w:rPr>
        <w:t xml:space="preserve"> it is on.</w:t>
      </w:r>
    </w:p>
    <w:p w14:paraId="26829FE0" w14:textId="77777777" w:rsidR="00F71331" w:rsidRPr="00E05DB7" w:rsidRDefault="00F71331" w:rsidP="00F71331">
      <w:pPr>
        <w:pStyle w:val="NormalWeb"/>
        <w:numPr>
          <w:ilvl w:val="0"/>
          <w:numId w:val="4"/>
        </w:numPr>
        <w:spacing w:before="0" w:beforeAutospacing="0" w:after="0" w:afterAutospacing="0"/>
        <w:textAlignment w:val="baseline"/>
        <w:rPr>
          <w:color w:val="000000"/>
          <w:sz w:val="22"/>
          <w:szCs w:val="22"/>
        </w:rPr>
      </w:pPr>
      <w:r w:rsidRPr="00E05DB7">
        <w:rPr>
          <w:color w:val="188038"/>
          <w:sz w:val="22"/>
          <w:szCs w:val="22"/>
        </w:rPr>
        <w:t>window</w:t>
      </w:r>
      <w:r w:rsidRPr="00E05DB7">
        <w:rPr>
          <w:color w:val="000000"/>
          <w:sz w:val="22"/>
          <w:szCs w:val="22"/>
        </w:rPr>
        <w:t>: number of consecutive periods of near-zero parameter change required to declare stagnation. The optimizer waits this many flat steps before considering an escape. </w:t>
      </w:r>
    </w:p>
    <w:p w14:paraId="7C3C0D04" w14:textId="450998B7" w:rsidR="00F71331" w:rsidRPr="00E05DB7" w:rsidRDefault="00F71331" w:rsidP="00F71331">
      <w:pPr>
        <w:pStyle w:val="NormalWeb"/>
        <w:numPr>
          <w:ilvl w:val="0"/>
          <w:numId w:val="4"/>
        </w:numPr>
        <w:spacing w:before="0" w:beforeAutospacing="0" w:after="0" w:afterAutospacing="0"/>
        <w:textAlignment w:val="baseline"/>
        <w:rPr>
          <w:color w:val="000000"/>
          <w:sz w:val="22"/>
          <w:szCs w:val="22"/>
        </w:rPr>
      </w:pPr>
      <w:proofErr w:type="spellStart"/>
      <w:r w:rsidRPr="00E05DB7">
        <w:rPr>
          <w:color w:val="188038"/>
          <w:sz w:val="22"/>
          <w:szCs w:val="22"/>
        </w:rPr>
        <w:t>stagnation_threshold</w:t>
      </w:r>
      <w:proofErr w:type="spellEnd"/>
      <w:r w:rsidRPr="00E05DB7">
        <w:rPr>
          <w:color w:val="000000"/>
          <w:sz w:val="22"/>
          <w:szCs w:val="22"/>
        </w:rPr>
        <w:t xml:space="preserve">: the maximum relative parameter </w:t>
      </w:r>
      <w:proofErr w:type="gramStart"/>
      <w:r w:rsidRPr="00E05DB7">
        <w:rPr>
          <w:color w:val="000000"/>
          <w:sz w:val="22"/>
          <w:szCs w:val="22"/>
        </w:rPr>
        <w:t>change</w:t>
      </w:r>
      <w:proofErr w:type="gramEnd"/>
      <w:r w:rsidRPr="00E05DB7">
        <w:rPr>
          <w:color w:val="000000"/>
          <w:sz w:val="22"/>
          <w:szCs w:val="22"/>
        </w:rPr>
        <w:t xml:space="preserve"> per step that still counts as </w:t>
      </w:r>
      <w:r w:rsidR="00706A9F" w:rsidRPr="00E05DB7">
        <w:rPr>
          <w:color w:val="000000"/>
          <w:sz w:val="22"/>
          <w:szCs w:val="22"/>
        </w:rPr>
        <w:t>“</w:t>
      </w:r>
      <w:r w:rsidRPr="00E05DB7">
        <w:rPr>
          <w:color w:val="000000"/>
          <w:sz w:val="22"/>
          <w:szCs w:val="22"/>
        </w:rPr>
        <w:t>stalled.</w:t>
      </w:r>
      <w:r w:rsidR="00706A9F" w:rsidRPr="00E05DB7">
        <w:rPr>
          <w:color w:val="000000"/>
          <w:sz w:val="22"/>
          <w:szCs w:val="22"/>
        </w:rPr>
        <w:t>”</w:t>
      </w:r>
      <w:r w:rsidRPr="00E05DB7">
        <w:rPr>
          <w:color w:val="000000"/>
          <w:sz w:val="22"/>
          <w:szCs w:val="22"/>
        </w:rPr>
        <w:t xml:space="preserve"> If every step in the window falls below this value, stagnation is declared. Default 0.01 mean</w:t>
      </w:r>
      <w:r w:rsidR="00706A9F" w:rsidRPr="00E05DB7">
        <w:rPr>
          <w:color w:val="000000"/>
          <w:sz w:val="22"/>
          <w:szCs w:val="22"/>
        </w:rPr>
        <w:t>s that values</w:t>
      </w:r>
      <w:r w:rsidRPr="00E05DB7">
        <w:rPr>
          <w:color w:val="000000"/>
          <w:sz w:val="22"/>
          <w:szCs w:val="22"/>
        </w:rPr>
        <w:t xml:space="preserve"> below 1% relative change counts as </w:t>
      </w:r>
      <w:r w:rsidR="00706A9F" w:rsidRPr="00E05DB7">
        <w:rPr>
          <w:color w:val="000000"/>
          <w:sz w:val="22"/>
          <w:szCs w:val="22"/>
        </w:rPr>
        <w:t>near-zero parameter change</w:t>
      </w:r>
      <w:r w:rsidRPr="00E05DB7">
        <w:rPr>
          <w:color w:val="000000"/>
          <w:sz w:val="22"/>
          <w:szCs w:val="22"/>
        </w:rPr>
        <w:t>.</w:t>
      </w:r>
    </w:p>
    <w:p w14:paraId="26CC5EF2" w14:textId="3EC60460" w:rsidR="00F71331" w:rsidRPr="00E05DB7" w:rsidRDefault="00F71331" w:rsidP="00F71331">
      <w:pPr>
        <w:pStyle w:val="NormalWeb"/>
        <w:numPr>
          <w:ilvl w:val="0"/>
          <w:numId w:val="4"/>
        </w:numPr>
        <w:spacing w:before="0" w:beforeAutospacing="0" w:after="0" w:afterAutospacing="0"/>
        <w:textAlignment w:val="baseline"/>
        <w:rPr>
          <w:color w:val="000000"/>
          <w:sz w:val="22"/>
          <w:szCs w:val="22"/>
        </w:rPr>
      </w:pPr>
      <w:proofErr w:type="spellStart"/>
      <w:r w:rsidRPr="00E05DB7">
        <w:rPr>
          <w:color w:val="188038"/>
          <w:sz w:val="22"/>
          <w:szCs w:val="22"/>
        </w:rPr>
        <w:t>grid_spread</w:t>
      </w:r>
      <w:proofErr w:type="spellEnd"/>
      <w:r w:rsidRPr="00E05DB7">
        <w:rPr>
          <w:color w:val="000000"/>
          <w:sz w:val="22"/>
          <w:szCs w:val="22"/>
        </w:rPr>
        <w:t xml:space="preserve">: the half-width of the grid </w:t>
      </w:r>
      <w:r w:rsidR="00BC1882" w:rsidRPr="00E05DB7">
        <w:rPr>
          <w:color w:val="000000"/>
          <w:sz w:val="22"/>
          <w:szCs w:val="22"/>
        </w:rPr>
        <w:t xml:space="preserve">spread </w:t>
      </w:r>
      <w:r w:rsidRPr="00E05DB7">
        <w:rPr>
          <w:color w:val="000000"/>
          <w:sz w:val="22"/>
          <w:szCs w:val="22"/>
        </w:rPr>
        <w:t>built around the current parameter point, applied independently to each parameter axis. A spread of 0.1 means the grid spans ±</w:t>
      </w:r>
      <w:r w:rsidR="00BE5C93" w:rsidRPr="00E05DB7">
        <w:rPr>
          <w:color w:val="000000"/>
          <w:sz w:val="22"/>
          <w:szCs w:val="22"/>
        </w:rPr>
        <w:t>10% of each parameter</w:t>
      </w:r>
      <w:r w:rsidR="003A16C5" w:rsidRPr="00E05DB7">
        <w:rPr>
          <w:color w:val="000000"/>
          <w:sz w:val="22"/>
          <w:szCs w:val="22"/>
        </w:rPr>
        <w:t xml:space="preserve">’s value </w:t>
      </w:r>
      <w:r w:rsidR="00BE5C93" w:rsidRPr="00E05DB7">
        <w:rPr>
          <w:color w:val="000000"/>
          <w:sz w:val="22"/>
          <w:szCs w:val="22"/>
        </w:rPr>
        <w:t>so the exploration window scales with each parameter’s magnitude</w:t>
      </w:r>
      <w:r w:rsidRPr="00E05DB7">
        <w:rPr>
          <w:color w:val="000000"/>
          <w:sz w:val="22"/>
          <w:szCs w:val="22"/>
        </w:rPr>
        <w:t>. </w:t>
      </w:r>
    </w:p>
    <w:p w14:paraId="09633392" w14:textId="77777777" w:rsidR="00F71331" w:rsidRPr="00E05DB7" w:rsidRDefault="00F71331" w:rsidP="00F71331">
      <w:pPr>
        <w:pStyle w:val="NormalWeb"/>
        <w:numPr>
          <w:ilvl w:val="0"/>
          <w:numId w:val="4"/>
        </w:numPr>
        <w:spacing w:before="0" w:beforeAutospacing="0" w:after="0" w:afterAutospacing="0"/>
        <w:textAlignment w:val="baseline"/>
        <w:rPr>
          <w:color w:val="000000"/>
          <w:sz w:val="22"/>
          <w:szCs w:val="22"/>
        </w:rPr>
      </w:pPr>
      <w:proofErr w:type="spellStart"/>
      <w:r w:rsidRPr="00E05DB7">
        <w:rPr>
          <w:color w:val="188038"/>
          <w:sz w:val="22"/>
          <w:szCs w:val="22"/>
        </w:rPr>
        <w:t>grid_points</w:t>
      </w:r>
      <w:proofErr w:type="spellEnd"/>
      <w:r w:rsidRPr="00E05DB7">
        <w:rPr>
          <w:color w:val="000000"/>
          <w:sz w:val="22"/>
          <w:szCs w:val="22"/>
        </w:rPr>
        <w:t>: number of evenly spaced points evaluated along each parameter axis. With 3 points per axis, the total grid has 3³ = 27 candidate parameter combinations.</w:t>
      </w:r>
    </w:p>
    <w:p w14:paraId="3DBE30B8" w14:textId="7CE6D3D8" w:rsidR="00F71331" w:rsidRPr="00E05DB7" w:rsidRDefault="00F71331" w:rsidP="00F71331">
      <w:pPr>
        <w:pStyle w:val="NormalWeb"/>
        <w:numPr>
          <w:ilvl w:val="0"/>
          <w:numId w:val="4"/>
        </w:numPr>
        <w:spacing w:before="0" w:beforeAutospacing="0" w:after="0" w:afterAutospacing="0"/>
        <w:textAlignment w:val="baseline"/>
        <w:rPr>
          <w:color w:val="000000"/>
          <w:sz w:val="22"/>
          <w:szCs w:val="22"/>
        </w:rPr>
      </w:pPr>
      <w:proofErr w:type="spellStart"/>
      <w:r w:rsidRPr="00E05DB7">
        <w:rPr>
          <w:color w:val="188038"/>
          <w:sz w:val="22"/>
          <w:szCs w:val="22"/>
        </w:rPr>
        <w:t>max_escapes</w:t>
      </w:r>
      <w:proofErr w:type="spellEnd"/>
      <w:r w:rsidRPr="00E05DB7">
        <w:rPr>
          <w:color w:val="000000"/>
          <w:sz w:val="22"/>
          <w:szCs w:val="22"/>
        </w:rPr>
        <w:t xml:space="preserve">: the cap on how many escape events are allowed </w:t>
      </w:r>
      <w:r w:rsidR="00BC1882" w:rsidRPr="00E05DB7">
        <w:rPr>
          <w:color w:val="000000"/>
          <w:sz w:val="22"/>
          <w:szCs w:val="22"/>
        </w:rPr>
        <w:t>per</w:t>
      </w:r>
      <w:r w:rsidRPr="00E05DB7">
        <w:rPr>
          <w:color w:val="000000"/>
          <w:sz w:val="22"/>
          <w:szCs w:val="22"/>
        </w:rPr>
        <w:t xml:space="preserve"> optimization run. Once this number is </w:t>
      </w:r>
      <w:r w:rsidR="00BC1882" w:rsidRPr="00E05DB7">
        <w:rPr>
          <w:color w:val="000000"/>
          <w:sz w:val="22"/>
          <w:szCs w:val="22"/>
        </w:rPr>
        <w:t>reached</w:t>
      </w:r>
      <w:r w:rsidRPr="00E05DB7">
        <w:rPr>
          <w:color w:val="000000"/>
          <w:sz w:val="22"/>
          <w:szCs w:val="22"/>
        </w:rPr>
        <w:t xml:space="preserve">, grid-escape stops </w:t>
      </w:r>
      <w:r w:rsidR="00BC1882" w:rsidRPr="00E05DB7">
        <w:rPr>
          <w:color w:val="000000"/>
          <w:sz w:val="22"/>
          <w:szCs w:val="22"/>
        </w:rPr>
        <w:t>irrespective</w:t>
      </w:r>
      <w:r w:rsidRPr="00E05DB7">
        <w:rPr>
          <w:color w:val="000000"/>
          <w:sz w:val="22"/>
          <w:szCs w:val="22"/>
        </w:rPr>
        <w:t xml:space="preserve"> of stagnation. </w:t>
      </w:r>
    </w:p>
    <w:p w14:paraId="445FE407" w14:textId="0C8CC798" w:rsidR="00F71331" w:rsidRPr="00E05DB7" w:rsidRDefault="00F71331" w:rsidP="00F71331">
      <w:pPr>
        <w:pStyle w:val="NormalWeb"/>
        <w:numPr>
          <w:ilvl w:val="0"/>
          <w:numId w:val="4"/>
        </w:numPr>
        <w:spacing w:before="0" w:beforeAutospacing="0" w:after="0" w:afterAutospacing="0"/>
        <w:textAlignment w:val="baseline"/>
        <w:rPr>
          <w:color w:val="000000"/>
          <w:sz w:val="22"/>
          <w:szCs w:val="22"/>
        </w:rPr>
      </w:pPr>
      <w:proofErr w:type="spellStart"/>
      <w:r w:rsidRPr="00E05DB7">
        <w:rPr>
          <w:color w:val="188038"/>
          <w:sz w:val="22"/>
          <w:szCs w:val="22"/>
        </w:rPr>
        <w:t>min_period_gap</w:t>
      </w:r>
      <w:proofErr w:type="spellEnd"/>
      <w:r w:rsidRPr="00E05DB7">
        <w:rPr>
          <w:color w:val="000000"/>
          <w:sz w:val="22"/>
          <w:szCs w:val="22"/>
        </w:rPr>
        <w:t xml:space="preserve">: the minimum number of periods that must pass between two consecutive escape events. With a gap of 20, at most one escape can </w:t>
      </w:r>
      <w:r w:rsidR="00BC1882" w:rsidRPr="00E05DB7">
        <w:rPr>
          <w:color w:val="000000"/>
          <w:sz w:val="22"/>
          <w:szCs w:val="22"/>
        </w:rPr>
        <w:t xml:space="preserve">occur </w:t>
      </w:r>
      <w:r w:rsidRPr="00E05DB7">
        <w:rPr>
          <w:color w:val="000000"/>
          <w:sz w:val="22"/>
          <w:szCs w:val="22"/>
        </w:rPr>
        <w:t xml:space="preserve">in any 20-period </w:t>
      </w:r>
      <w:r w:rsidR="00BC1882" w:rsidRPr="00E05DB7">
        <w:rPr>
          <w:color w:val="000000"/>
          <w:sz w:val="22"/>
          <w:szCs w:val="22"/>
        </w:rPr>
        <w:t>after the</w:t>
      </w:r>
      <w:r w:rsidRPr="00E05DB7">
        <w:rPr>
          <w:color w:val="000000"/>
          <w:sz w:val="22"/>
          <w:szCs w:val="22"/>
        </w:rPr>
        <w:t xml:space="preserve"> </w:t>
      </w:r>
      <w:r w:rsidR="00BC1882" w:rsidRPr="00E05DB7">
        <w:rPr>
          <w:color w:val="000000"/>
          <w:sz w:val="22"/>
          <w:szCs w:val="22"/>
        </w:rPr>
        <w:t xml:space="preserve">previous </w:t>
      </w:r>
      <w:r w:rsidRPr="00E05DB7">
        <w:rPr>
          <w:color w:val="000000"/>
          <w:sz w:val="22"/>
          <w:szCs w:val="22"/>
        </w:rPr>
        <w:t>escape</w:t>
      </w:r>
      <w:r w:rsidR="00BC1882" w:rsidRPr="00E05DB7">
        <w:rPr>
          <w:color w:val="000000"/>
          <w:sz w:val="22"/>
          <w:szCs w:val="22"/>
        </w:rPr>
        <w:t xml:space="preserve"> (no such constraint on the first escape)</w:t>
      </w:r>
      <w:r w:rsidRPr="00E05DB7">
        <w:rPr>
          <w:color w:val="000000"/>
          <w:sz w:val="22"/>
          <w:szCs w:val="22"/>
        </w:rPr>
        <w:t>. </w:t>
      </w:r>
    </w:p>
    <w:p w14:paraId="7F5796DB" w14:textId="1C1D7D83" w:rsidR="000C69E9" w:rsidRPr="00E05DB7" w:rsidRDefault="00F71331" w:rsidP="007C57B2">
      <w:pPr>
        <w:pStyle w:val="NormalWeb"/>
        <w:numPr>
          <w:ilvl w:val="0"/>
          <w:numId w:val="4"/>
        </w:numPr>
        <w:textAlignment w:val="baseline"/>
        <w:rPr>
          <w:color w:val="000000"/>
          <w:sz w:val="22"/>
          <w:szCs w:val="22"/>
        </w:rPr>
      </w:pPr>
      <w:proofErr w:type="spellStart"/>
      <w:r w:rsidRPr="00E05DB7">
        <w:rPr>
          <w:color w:val="188038"/>
          <w:sz w:val="22"/>
          <w:szCs w:val="22"/>
        </w:rPr>
        <w:t>improvement_margin</w:t>
      </w:r>
      <w:proofErr w:type="spellEnd"/>
      <w:r w:rsidRPr="00E05DB7">
        <w:rPr>
          <w:color w:val="000000"/>
          <w:sz w:val="22"/>
          <w:szCs w:val="22"/>
        </w:rPr>
        <w:t xml:space="preserve">: </w:t>
      </w:r>
      <w:r w:rsidR="00BE5C93" w:rsidRPr="00E05DB7">
        <w:rPr>
          <w:color w:val="000000"/>
          <w:sz w:val="22"/>
          <w:szCs w:val="22"/>
        </w:rPr>
        <w:t xml:space="preserve">the minimum amount by which the best grid </w:t>
      </w:r>
      <w:r w:rsidR="007C57B2" w:rsidRPr="00E05DB7">
        <w:rPr>
          <w:color w:val="000000"/>
          <w:sz w:val="22"/>
          <w:szCs w:val="22"/>
        </w:rPr>
        <w:t xml:space="preserve">candidate’s </w:t>
      </w:r>
      <w:r w:rsidR="00BE5C93" w:rsidRPr="00E05DB7">
        <w:rPr>
          <w:color w:val="000000"/>
          <w:sz w:val="22"/>
          <w:szCs w:val="22"/>
        </w:rPr>
        <w:t xml:space="preserve">K-period replay total must beat the current trajectory's accumulated loss over the same window for the escape to </w:t>
      </w:r>
      <w:r w:rsidR="007C57B2" w:rsidRPr="00E05DB7">
        <w:rPr>
          <w:color w:val="000000"/>
          <w:sz w:val="22"/>
          <w:szCs w:val="22"/>
        </w:rPr>
        <w:t>occur</w:t>
      </w:r>
      <w:r w:rsidR="00BE5C93" w:rsidRPr="00E05DB7">
        <w:rPr>
          <w:color w:val="000000"/>
          <w:sz w:val="22"/>
          <w:szCs w:val="22"/>
        </w:rPr>
        <w:t xml:space="preserve">. If no candidate performs better than the current values no </w:t>
      </w:r>
      <w:r w:rsidR="007C57B2" w:rsidRPr="00E05DB7">
        <w:rPr>
          <w:color w:val="000000"/>
          <w:sz w:val="22"/>
          <w:szCs w:val="22"/>
        </w:rPr>
        <w:t xml:space="preserve">escape </w:t>
      </w:r>
      <w:r w:rsidR="00BE5C93" w:rsidRPr="00E05DB7">
        <w:rPr>
          <w:color w:val="000000"/>
          <w:sz w:val="22"/>
          <w:szCs w:val="22"/>
        </w:rPr>
        <w:t xml:space="preserve">is </w:t>
      </w:r>
      <w:r w:rsidR="007C57B2" w:rsidRPr="00E05DB7">
        <w:rPr>
          <w:color w:val="000000"/>
          <w:sz w:val="22"/>
          <w:szCs w:val="22"/>
        </w:rPr>
        <w:t>taking place</w:t>
      </w:r>
    </w:p>
    <w:p w14:paraId="59800A58" w14:textId="57C73545" w:rsidR="00C16367" w:rsidRPr="00E05DB7" w:rsidRDefault="00F71331" w:rsidP="00706A9F">
      <w:pPr>
        <w:pStyle w:val="NormalWeb"/>
        <w:numPr>
          <w:ilvl w:val="0"/>
          <w:numId w:val="4"/>
        </w:numPr>
        <w:spacing w:before="0" w:beforeAutospacing="0" w:after="240" w:afterAutospacing="0"/>
        <w:textAlignment w:val="baseline"/>
        <w:rPr>
          <w:sz w:val="22"/>
          <w:szCs w:val="22"/>
        </w:rPr>
      </w:pPr>
      <w:proofErr w:type="spellStart"/>
      <w:r w:rsidRPr="00E05DB7">
        <w:rPr>
          <w:color w:val="188038"/>
          <w:sz w:val="22"/>
          <w:szCs w:val="22"/>
        </w:rPr>
        <w:t>eval_periods</w:t>
      </w:r>
      <w:proofErr w:type="spellEnd"/>
      <w:r w:rsidRPr="00E05DB7">
        <w:rPr>
          <w:sz w:val="22"/>
          <w:szCs w:val="22"/>
        </w:rPr>
        <w:t xml:space="preserve">: the number of past committed periods used </w:t>
      </w:r>
      <w:r w:rsidR="009661CC" w:rsidRPr="00E05DB7">
        <w:rPr>
          <w:sz w:val="22"/>
          <w:szCs w:val="22"/>
        </w:rPr>
        <w:t xml:space="preserve">for </w:t>
      </w:r>
      <w:r w:rsidRPr="00E05DB7">
        <w:rPr>
          <w:sz w:val="22"/>
          <w:szCs w:val="22"/>
        </w:rPr>
        <w:t xml:space="preserve">the retrospective evaluation window for the grid-escape decision. Each candidate grid point is </w:t>
      </w:r>
      <w:r w:rsidR="009661CC" w:rsidRPr="00E05DB7">
        <w:rPr>
          <w:sz w:val="22"/>
          <w:szCs w:val="22"/>
        </w:rPr>
        <w:t>“</w:t>
      </w:r>
      <w:r w:rsidRPr="00E05DB7">
        <w:rPr>
          <w:sz w:val="22"/>
          <w:szCs w:val="22"/>
        </w:rPr>
        <w:t>replayed</w:t>
      </w:r>
      <w:r w:rsidR="009661CC" w:rsidRPr="00E05DB7">
        <w:rPr>
          <w:sz w:val="22"/>
          <w:szCs w:val="22"/>
        </w:rPr>
        <w:t xml:space="preserve">” </w:t>
      </w:r>
      <w:r w:rsidRPr="00E05DB7">
        <w:rPr>
          <w:sz w:val="22"/>
          <w:szCs w:val="22"/>
        </w:rPr>
        <w:t xml:space="preserve">through </w:t>
      </w:r>
      <w:proofErr w:type="gramStart"/>
      <w:r w:rsidRPr="00E05DB7">
        <w:rPr>
          <w:sz w:val="22"/>
          <w:szCs w:val="22"/>
        </w:rPr>
        <w:t xml:space="preserve">these </w:t>
      </w:r>
      <w:r w:rsidR="009661CC" w:rsidRPr="00E05DB7">
        <w:rPr>
          <w:sz w:val="22"/>
          <w:szCs w:val="22"/>
        </w:rPr>
        <w:t>past number</w:t>
      </w:r>
      <w:proofErr w:type="gramEnd"/>
      <w:r w:rsidR="009661CC" w:rsidRPr="00E05DB7">
        <w:rPr>
          <w:sz w:val="22"/>
          <w:szCs w:val="22"/>
        </w:rPr>
        <w:t xml:space="preserve"> of</w:t>
      </w:r>
      <w:r w:rsidRPr="00E05DB7">
        <w:rPr>
          <w:sz w:val="22"/>
          <w:szCs w:val="22"/>
        </w:rPr>
        <w:t xml:space="preserve"> periods to measure how it would have performed, and the resulting total loss is compared against the actual loss the run already accumulated over the last </w:t>
      </w:r>
      <w:proofErr w:type="spellStart"/>
      <w:r w:rsidR="009661CC" w:rsidRPr="00E05DB7">
        <w:rPr>
          <w:color w:val="188038"/>
          <w:sz w:val="22"/>
          <w:szCs w:val="22"/>
        </w:rPr>
        <w:t>eval_periods</w:t>
      </w:r>
      <w:proofErr w:type="spellEnd"/>
      <w:r w:rsidRPr="00E05DB7">
        <w:rPr>
          <w:sz w:val="22"/>
          <w:szCs w:val="22"/>
        </w:rPr>
        <w:t xml:space="preserve"> periods</w:t>
      </w:r>
      <w:r w:rsidR="009661CC" w:rsidRPr="00E05DB7">
        <w:rPr>
          <w:sz w:val="22"/>
          <w:szCs w:val="22"/>
        </w:rPr>
        <w:t xml:space="preserve"> (whose d</w:t>
      </w:r>
      <w:r w:rsidRPr="00E05DB7">
        <w:rPr>
          <w:sz w:val="22"/>
          <w:szCs w:val="22"/>
        </w:rPr>
        <w:t xml:space="preserve">efault </w:t>
      </w:r>
      <w:r w:rsidR="009661CC" w:rsidRPr="00E05DB7">
        <w:rPr>
          <w:sz w:val="22"/>
          <w:szCs w:val="22"/>
        </w:rPr>
        <w:t xml:space="preserve">is </w:t>
      </w:r>
      <w:r w:rsidRPr="00E05DB7">
        <w:rPr>
          <w:sz w:val="22"/>
          <w:szCs w:val="22"/>
        </w:rPr>
        <w:t>20</w:t>
      </w:r>
      <w:r w:rsidR="009661CC" w:rsidRPr="00E05DB7">
        <w:rPr>
          <w:sz w:val="22"/>
          <w:szCs w:val="22"/>
        </w:rPr>
        <w:t>)</w:t>
      </w:r>
      <w:r w:rsidRPr="00E05DB7">
        <w:rPr>
          <w:sz w:val="22"/>
          <w:szCs w:val="22"/>
        </w:rPr>
        <w:t>.</w:t>
      </w:r>
    </w:p>
    <w:p w14:paraId="261452C8" w14:textId="77777777" w:rsidR="00A02059" w:rsidRPr="002D2B4C" w:rsidRDefault="00432C33">
      <w:pPr>
        <w:pStyle w:val="CorpoA"/>
        <w:rPr>
          <w:rFonts w:ascii="Times New Roman" w:eastAsia="Arial" w:hAnsi="Times New Roman" w:cs="Times New Roman"/>
        </w:rPr>
      </w:pPr>
      <w:r w:rsidRPr="002D2B4C">
        <w:rPr>
          <w:rFonts w:ascii="Times New Roman" w:hAnsi="Times New Roman" w:cs="Times New Roman"/>
        </w:rPr>
        <w:t> </w:t>
      </w:r>
    </w:p>
    <w:p w14:paraId="691948A7" w14:textId="77777777" w:rsidR="00A02059" w:rsidRPr="002D2B4C" w:rsidRDefault="00432C33">
      <w:pPr>
        <w:pStyle w:val="CorpoA"/>
        <w:rPr>
          <w:rFonts w:ascii="Times New Roman" w:eastAsia="Arial" w:hAnsi="Times New Roman" w:cs="Times New Roman"/>
        </w:rPr>
      </w:pPr>
      <w:r w:rsidRPr="002D2B4C">
        <w:rPr>
          <w:rFonts w:ascii="Times New Roman" w:hAnsi="Times New Roman" w:cs="Times New Roman"/>
          <w:lang w:val="es-ES_tradnl"/>
        </w:rPr>
        <w:t>VENDORS:</w:t>
      </w:r>
      <w:r w:rsidRPr="002D2B4C">
        <w:rPr>
          <w:rFonts w:ascii="Times New Roman" w:hAnsi="Times New Roman" w:cs="Times New Roman"/>
        </w:rPr>
        <w:t> </w:t>
      </w:r>
    </w:p>
    <w:p w14:paraId="0A0515FF" w14:textId="77777777" w:rsidR="00A02059" w:rsidRPr="002D2B4C" w:rsidRDefault="00432C33">
      <w:pPr>
        <w:pStyle w:val="CorpoA"/>
        <w:rPr>
          <w:rFonts w:ascii="Times New Roman" w:eastAsia="Arial" w:hAnsi="Times New Roman" w:cs="Times New Roman"/>
        </w:rPr>
      </w:pPr>
      <w:r w:rsidRPr="002D2B4C">
        <w:rPr>
          <w:rFonts w:ascii="Times New Roman" w:hAnsi="Times New Roman" w:cs="Times New Roman"/>
        </w:rPr>
        <w:t>Vendors registered on the platform with the corresponding attributes: </w:t>
      </w:r>
    </w:p>
    <w:p w14:paraId="00299DA0" w14:textId="386BFFB2" w:rsidR="00A02059" w:rsidRPr="002D2B4C" w:rsidRDefault="51B5997C">
      <w:pPr>
        <w:pStyle w:val="CorpoA"/>
        <w:numPr>
          <w:ilvl w:val="0"/>
          <w:numId w:val="4"/>
        </w:numPr>
        <w:rPr>
          <w:rFonts w:ascii="Times New Roman" w:hAnsi="Times New Roman" w:cs="Times New Roman"/>
        </w:rPr>
      </w:pPr>
      <w:proofErr w:type="spellStart"/>
      <w:r w:rsidRPr="002D2B4C">
        <w:rPr>
          <w:rFonts w:ascii="Times New Roman" w:hAnsi="Times New Roman" w:cs="Times New Roman"/>
        </w:rPr>
        <w:t>vendor</w:t>
      </w:r>
      <w:r w:rsidR="00432C33" w:rsidRPr="002D2B4C">
        <w:rPr>
          <w:rFonts w:ascii="Times New Roman" w:hAnsi="Times New Roman" w:cs="Times New Roman"/>
        </w:rPr>
        <w:t>ID</w:t>
      </w:r>
      <w:proofErr w:type="spellEnd"/>
      <w:r w:rsidR="00432C33" w:rsidRPr="002D2B4C">
        <w:rPr>
          <w:rFonts w:ascii="Times New Roman" w:hAnsi="Times New Roman" w:cs="Times New Roman"/>
        </w:rPr>
        <w:t>: vendor's unique ID </w:t>
      </w:r>
    </w:p>
    <w:p w14:paraId="5790A943" w14:textId="1EF343FC" w:rsidR="00A02059" w:rsidRPr="002D2B4C" w:rsidRDefault="00432C33">
      <w:pPr>
        <w:pStyle w:val="CorpoA"/>
        <w:numPr>
          <w:ilvl w:val="0"/>
          <w:numId w:val="4"/>
        </w:numPr>
        <w:rPr>
          <w:rFonts w:ascii="Times New Roman" w:hAnsi="Times New Roman" w:cs="Times New Roman"/>
        </w:rPr>
      </w:pPr>
      <w:proofErr w:type="spellStart"/>
      <w:r w:rsidRPr="002D2B4C">
        <w:rPr>
          <w:rFonts w:ascii="Times New Roman" w:hAnsi="Times New Roman" w:cs="Times New Roman"/>
        </w:rPr>
        <w:t>current_revenue</w:t>
      </w:r>
      <w:proofErr w:type="spellEnd"/>
      <w:r w:rsidRPr="002D2B4C">
        <w:rPr>
          <w:rFonts w:ascii="Times New Roman" w:hAnsi="Times New Roman" w:cs="Times New Roman"/>
        </w:rPr>
        <w:t>: at any given time, it refer</w:t>
      </w:r>
      <w:r w:rsidR="00DF260C" w:rsidRPr="002D2B4C">
        <w:rPr>
          <w:rFonts w:ascii="Times New Roman" w:hAnsi="Times New Roman" w:cs="Times New Roman"/>
        </w:rPr>
        <w:t>s</w:t>
      </w:r>
      <w:r w:rsidRPr="002D2B4C">
        <w:rPr>
          <w:rFonts w:ascii="Times New Roman" w:hAnsi="Times New Roman" w:cs="Times New Roman"/>
        </w:rPr>
        <w:t xml:space="preserve"> to the total amount of money collected by this vendor across products and across periods thus far. It is </w:t>
      </w:r>
      <w:r w:rsidR="00E73B7E" w:rsidRPr="002D2B4C">
        <w:rPr>
          <w:rFonts w:ascii="Times New Roman" w:hAnsi="Times New Roman" w:cs="Times New Roman"/>
        </w:rPr>
        <w:t>i</w:t>
      </w:r>
      <w:r w:rsidRPr="002D2B4C">
        <w:rPr>
          <w:rFonts w:ascii="Times New Roman" w:hAnsi="Times New Roman" w:cs="Times New Roman"/>
        </w:rPr>
        <w:t>nitialized at zero</w:t>
      </w:r>
      <w:r w:rsidR="00270248" w:rsidRPr="002D2B4C">
        <w:rPr>
          <w:rFonts w:ascii="Times New Roman" w:hAnsi="Times New Roman" w:cs="Times New Roman"/>
        </w:rPr>
        <w:t xml:space="preserve"> for the first period</w:t>
      </w:r>
      <w:r w:rsidRPr="002D2B4C">
        <w:rPr>
          <w:rFonts w:ascii="Times New Roman" w:hAnsi="Times New Roman" w:cs="Times New Roman"/>
        </w:rPr>
        <w:t>. </w:t>
      </w:r>
    </w:p>
    <w:p w14:paraId="63BA5AA3" w14:textId="77777777" w:rsidR="00A02059" w:rsidRPr="002D2B4C" w:rsidRDefault="00432C33">
      <w:pPr>
        <w:pStyle w:val="CorpoA"/>
        <w:rPr>
          <w:rFonts w:ascii="Times New Roman" w:eastAsia="Arial" w:hAnsi="Times New Roman" w:cs="Times New Roman"/>
        </w:rPr>
      </w:pPr>
      <w:r w:rsidRPr="002D2B4C">
        <w:rPr>
          <w:rFonts w:ascii="Times New Roman" w:hAnsi="Times New Roman" w:cs="Times New Roman"/>
        </w:rPr>
        <w:t> </w:t>
      </w:r>
    </w:p>
    <w:p w14:paraId="724ADE08" w14:textId="77777777" w:rsidR="00270248" w:rsidRPr="002D2B4C" w:rsidRDefault="00270248">
      <w:pPr>
        <w:pStyle w:val="CorpoA"/>
        <w:rPr>
          <w:rFonts w:ascii="Times New Roman" w:hAnsi="Times New Roman" w:cs="Times New Roman"/>
        </w:rPr>
      </w:pPr>
    </w:p>
    <w:p w14:paraId="7F340BA2" w14:textId="5EBC2100" w:rsidR="00A02059" w:rsidRPr="002D2B4C" w:rsidRDefault="00432C33">
      <w:pPr>
        <w:pStyle w:val="CorpoA"/>
        <w:rPr>
          <w:rFonts w:ascii="Times New Roman" w:eastAsia="Arial" w:hAnsi="Times New Roman" w:cs="Times New Roman"/>
        </w:rPr>
      </w:pPr>
      <w:r w:rsidRPr="002D2B4C">
        <w:rPr>
          <w:rFonts w:ascii="Times New Roman" w:hAnsi="Times New Roman" w:cs="Times New Roman"/>
        </w:rPr>
        <w:t>PRODUCTS </w:t>
      </w:r>
    </w:p>
    <w:p w14:paraId="0AAF3FB0" w14:textId="77777777" w:rsidR="00A02059" w:rsidRPr="002D2B4C" w:rsidRDefault="00432C33">
      <w:pPr>
        <w:pStyle w:val="CorpoA"/>
        <w:rPr>
          <w:rFonts w:ascii="Times New Roman" w:eastAsia="Arial" w:hAnsi="Times New Roman" w:cs="Times New Roman"/>
        </w:rPr>
      </w:pPr>
      <w:r w:rsidRPr="002D2B4C">
        <w:rPr>
          <w:rFonts w:ascii="Times New Roman" w:hAnsi="Times New Roman" w:cs="Times New Roman"/>
        </w:rPr>
        <w:t>Products registered on the platform with the corresponding attributes: </w:t>
      </w:r>
    </w:p>
    <w:p w14:paraId="6824F0D7" w14:textId="1D890CA9" w:rsidR="00DF260C" w:rsidRPr="002D2B4C" w:rsidRDefault="00432C33">
      <w:pPr>
        <w:pStyle w:val="CorpoA"/>
        <w:numPr>
          <w:ilvl w:val="0"/>
          <w:numId w:val="4"/>
        </w:numPr>
        <w:rPr>
          <w:rFonts w:ascii="Times New Roman" w:hAnsi="Times New Roman" w:cs="Times New Roman"/>
        </w:rPr>
      </w:pPr>
      <w:proofErr w:type="spellStart"/>
      <w:r w:rsidRPr="002D2B4C">
        <w:rPr>
          <w:rFonts w:ascii="Times New Roman" w:hAnsi="Times New Roman" w:cs="Times New Roman"/>
        </w:rPr>
        <w:t>platformProductID</w:t>
      </w:r>
      <w:proofErr w:type="spellEnd"/>
      <w:r w:rsidRPr="002D2B4C">
        <w:rPr>
          <w:rFonts w:ascii="Times New Roman" w:hAnsi="Times New Roman" w:cs="Times New Roman"/>
        </w:rPr>
        <w:t xml:space="preserve">: </w:t>
      </w:r>
      <w:r w:rsidR="00270248" w:rsidRPr="002D2B4C">
        <w:rPr>
          <w:rFonts w:ascii="Times New Roman" w:hAnsi="Times New Roman" w:cs="Times New Roman"/>
        </w:rPr>
        <w:t xml:space="preserve">a </w:t>
      </w:r>
      <w:r w:rsidRPr="002D2B4C">
        <w:rPr>
          <w:rFonts w:ascii="Times New Roman" w:hAnsi="Times New Roman" w:cs="Times New Roman"/>
        </w:rPr>
        <w:t>product</w:t>
      </w:r>
      <w:r w:rsidR="00270248" w:rsidRPr="002D2B4C">
        <w:rPr>
          <w:rFonts w:ascii="Times New Roman" w:hAnsi="Times New Roman" w:cs="Times New Roman"/>
        </w:rPr>
        <w:t>’</w:t>
      </w:r>
      <w:r w:rsidRPr="002D2B4C">
        <w:rPr>
          <w:rFonts w:ascii="Times New Roman" w:hAnsi="Times New Roman" w:cs="Times New Roman"/>
        </w:rPr>
        <w:t>s unique ID on the platf</w:t>
      </w:r>
      <w:r w:rsidR="00C675FD" w:rsidRPr="002D2B4C">
        <w:rPr>
          <w:rFonts w:ascii="Times New Roman" w:hAnsi="Times New Roman" w:cs="Times New Roman"/>
        </w:rPr>
        <w:t>orm</w:t>
      </w:r>
    </w:p>
    <w:p w14:paraId="002B03E8" w14:textId="60F668F2" w:rsidR="00A02059" w:rsidRPr="002D2B4C" w:rsidRDefault="00432C33">
      <w:pPr>
        <w:pStyle w:val="CorpoA"/>
        <w:numPr>
          <w:ilvl w:val="0"/>
          <w:numId w:val="4"/>
        </w:numPr>
        <w:rPr>
          <w:rFonts w:ascii="Times New Roman" w:hAnsi="Times New Roman" w:cs="Times New Roman"/>
        </w:rPr>
      </w:pPr>
      <w:proofErr w:type="spellStart"/>
      <w:r w:rsidRPr="002D2B4C">
        <w:rPr>
          <w:rFonts w:ascii="Times New Roman" w:hAnsi="Times New Roman" w:cs="Times New Roman"/>
        </w:rPr>
        <w:t>orm</w:t>
      </w:r>
      <w:proofErr w:type="spellEnd"/>
      <w:r w:rsidRPr="002D2B4C">
        <w:rPr>
          <w:rFonts w:ascii="Times New Roman" w:hAnsi="Times New Roman" w:cs="Times New Roman"/>
        </w:rPr>
        <w:t xml:space="preserve"> (same for various vendors) </w:t>
      </w:r>
    </w:p>
    <w:p w14:paraId="0D417AE8" w14:textId="2DB774DB" w:rsidR="00A02059" w:rsidRPr="002D2B4C" w:rsidRDefault="13586CF5" w:rsidP="50B21079">
      <w:pPr>
        <w:pStyle w:val="CorpoA"/>
        <w:numPr>
          <w:ilvl w:val="0"/>
          <w:numId w:val="4"/>
        </w:numPr>
        <w:rPr>
          <w:rFonts w:ascii="Times New Roman" w:hAnsi="Times New Roman" w:cs="Times New Roman"/>
        </w:rPr>
      </w:pPr>
      <w:proofErr w:type="spellStart"/>
      <w:r w:rsidRPr="002D2B4C">
        <w:rPr>
          <w:rFonts w:ascii="Times New Roman" w:hAnsi="Times New Roman" w:cs="Times New Roman"/>
        </w:rPr>
        <w:t>vendor_product_id</w:t>
      </w:r>
      <w:proofErr w:type="spellEnd"/>
      <w:r w:rsidR="00432C33" w:rsidRPr="002D2B4C">
        <w:rPr>
          <w:rFonts w:ascii="Times New Roman" w:hAnsi="Times New Roman" w:cs="Times New Roman"/>
        </w:rPr>
        <w:t xml:space="preserve">: </w:t>
      </w:r>
      <w:r w:rsidR="00270248" w:rsidRPr="002D2B4C">
        <w:rPr>
          <w:rFonts w:ascii="Times New Roman" w:hAnsi="Times New Roman" w:cs="Times New Roman"/>
        </w:rPr>
        <w:t xml:space="preserve">a </w:t>
      </w:r>
      <w:r w:rsidR="00432C33" w:rsidRPr="002D2B4C">
        <w:rPr>
          <w:rFonts w:ascii="Times New Roman" w:hAnsi="Times New Roman" w:cs="Times New Roman"/>
        </w:rPr>
        <w:t>product</w:t>
      </w:r>
      <w:r w:rsidR="00270248" w:rsidRPr="002D2B4C">
        <w:rPr>
          <w:rFonts w:ascii="Times New Roman" w:hAnsi="Times New Roman" w:cs="Times New Roman"/>
        </w:rPr>
        <w:t>’</w:t>
      </w:r>
      <w:r w:rsidR="00432C33" w:rsidRPr="002D2B4C">
        <w:rPr>
          <w:rFonts w:ascii="Times New Roman" w:hAnsi="Times New Roman" w:cs="Times New Roman"/>
        </w:rPr>
        <w:t>s unique ID as assigned by the vendor (unique to each vendor) </w:t>
      </w:r>
    </w:p>
    <w:p w14:paraId="0A67EB51" w14:textId="6A8A8C29" w:rsidR="6E87535A" w:rsidRPr="002D2B4C" w:rsidRDefault="6E87535A" w:rsidP="50B21079">
      <w:pPr>
        <w:pStyle w:val="CorpoA"/>
        <w:numPr>
          <w:ilvl w:val="0"/>
          <w:numId w:val="4"/>
        </w:numPr>
        <w:rPr>
          <w:rFonts w:ascii="Times New Roman" w:hAnsi="Times New Roman" w:cs="Times New Roman"/>
        </w:rPr>
      </w:pPr>
      <w:proofErr w:type="spellStart"/>
      <w:r w:rsidRPr="002D2B4C">
        <w:rPr>
          <w:rFonts w:ascii="Times New Roman" w:hAnsi="Times New Roman" w:cs="Times New Roman"/>
        </w:rPr>
        <w:t>vendorID</w:t>
      </w:r>
      <w:proofErr w:type="spellEnd"/>
      <w:r w:rsidRPr="002D2B4C">
        <w:rPr>
          <w:rFonts w:ascii="Times New Roman" w:hAnsi="Times New Roman" w:cs="Times New Roman"/>
        </w:rPr>
        <w:t>: vendor's unique ID </w:t>
      </w:r>
    </w:p>
    <w:p w14:paraId="2414BC6C" w14:textId="77777777" w:rsidR="00A02059" w:rsidRPr="002D2B4C" w:rsidRDefault="00432C33">
      <w:pPr>
        <w:pStyle w:val="CorpoA"/>
        <w:numPr>
          <w:ilvl w:val="0"/>
          <w:numId w:val="4"/>
        </w:numPr>
        <w:rPr>
          <w:rFonts w:ascii="Times New Roman" w:hAnsi="Times New Roman" w:cs="Times New Roman"/>
        </w:rPr>
      </w:pPr>
      <w:proofErr w:type="spellStart"/>
      <w:r w:rsidRPr="002D2B4C">
        <w:rPr>
          <w:rFonts w:ascii="Times New Roman" w:hAnsi="Times New Roman" w:cs="Times New Roman"/>
        </w:rPr>
        <w:t>price_Pv</w:t>
      </w:r>
      <w:proofErr w:type="spellEnd"/>
      <w:r w:rsidRPr="002D2B4C">
        <w:rPr>
          <w:rFonts w:ascii="Times New Roman" w:hAnsi="Times New Roman" w:cs="Times New Roman"/>
        </w:rPr>
        <w:t>: product's base price set by the vendor </w:t>
      </w:r>
    </w:p>
    <w:p w14:paraId="4A8D4E8C" w14:textId="77777777" w:rsidR="00A02059" w:rsidRPr="002D2B4C" w:rsidRDefault="00432C33">
      <w:pPr>
        <w:pStyle w:val="CorpoA"/>
        <w:numPr>
          <w:ilvl w:val="0"/>
          <w:numId w:val="4"/>
        </w:numPr>
        <w:rPr>
          <w:rFonts w:ascii="Times New Roman" w:hAnsi="Times New Roman" w:cs="Times New Roman"/>
        </w:rPr>
      </w:pPr>
      <w:proofErr w:type="spellStart"/>
      <w:r w:rsidRPr="002D2B4C">
        <w:rPr>
          <w:rFonts w:ascii="Times New Roman" w:hAnsi="Times New Roman" w:cs="Times New Roman"/>
        </w:rPr>
        <w:t>quantity_Nv</w:t>
      </w:r>
      <w:proofErr w:type="spellEnd"/>
      <w:r w:rsidRPr="002D2B4C">
        <w:rPr>
          <w:rFonts w:ascii="Times New Roman" w:hAnsi="Times New Roman" w:cs="Times New Roman"/>
        </w:rPr>
        <w:t>: product quantity offered by the vendor in the period </w:t>
      </w:r>
    </w:p>
    <w:p w14:paraId="2A0B1ADA" w14:textId="77777777" w:rsidR="00A02059" w:rsidRPr="002D2B4C" w:rsidRDefault="00432C33">
      <w:pPr>
        <w:pStyle w:val="CorpoA"/>
        <w:numPr>
          <w:ilvl w:val="0"/>
          <w:numId w:val="4"/>
        </w:numPr>
        <w:rPr>
          <w:rFonts w:ascii="Times New Roman" w:hAnsi="Times New Roman" w:cs="Times New Roman"/>
        </w:rPr>
      </w:pPr>
      <w:r w:rsidRPr="002D2B4C">
        <w:rPr>
          <w:rFonts w:ascii="Times New Roman" w:hAnsi="Times New Roman" w:cs="Times New Roman"/>
        </w:rPr>
        <w:t>Na: product quantity available for PN in the period </w:t>
      </w:r>
    </w:p>
    <w:p w14:paraId="0711F205" w14:textId="77777777" w:rsidR="00A02059" w:rsidRPr="002D2B4C" w:rsidRDefault="00432C33">
      <w:pPr>
        <w:pStyle w:val="CorpoA"/>
        <w:numPr>
          <w:ilvl w:val="0"/>
          <w:numId w:val="4"/>
        </w:numPr>
        <w:rPr>
          <w:rFonts w:ascii="Times New Roman" w:hAnsi="Times New Roman" w:cs="Times New Roman"/>
        </w:rPr>
      </w:pPr>
      <w:proofErr w:type="spellStart"/>
      <w:r w:rsidRPr="002D2B4C">
        <w:rPr>
          <w:rFonts w:ascii="Times New Roman" w:hAnsi="Times New Roman" w:cs="Times New Roman"/>
        </w:rPr>
        <w:t>Npn</w:t>
      </w:r>
      <w:proofErr w:type="spellEnd"/>
      <w:r w:rsidRPr="002D2B4C">
        <w:rPr>
          <w:rFonts w:ascii="Times New Roman" w:hAnsi="Times New Roman" w:cs="Times New Roman"/>
        </w:rPr>
        <w:t>: product quantity available for bidding in the period </w:t>
      </w:r>
    </w:p>
    <w:p w14:paraId="567E4E9B" w14:textId="77777777" w:rsidR="00A02059" w:rsidRPr="002D2B4C" w:rsidRDefault="00432C33">
      <w:pPr>
        <w:pStyle w:val="CorpoA"/>
        <w:numPr>
          <w:ilvl w:val="0"/>
          <w:numId w:val="4"/>
        </w:numPr>
        <w:rPr>
          <w:rFonts w:ascii="Times New Roman" w:hAnsi="Times New Roman" w:cs="Times New Roman"/>
        </w:rPr>
      </w:pPr>
      <w:r w:rsidRPr="002D2B4C">
        <w:rPr>
          <w:rFonts w:ascii="Times New Roman" w:hAnsi="Times New Roman" w:cs="Times New Roman"/>
        </w:rPr>
        <w:t xml:space="preserve">Pc: </w:t>
      </w:r>
      <w:proofErr w:type="spellStart"/>
      <w:r w:rsidRPr="002D2B4C">
        <w:rPr>
          <w:rFonts w:ascii="Times New Roman" w:hAnsi="Times New Roman" w:cs="Times New Roman"/>
        </w:rPr>
        <w:t>price_Pv</w:t>
      </w:r>
      <w:proofErr w:type="spellEnd"/>
      <w:r w:rsidRPr="002D2B4C">
        <w:rPr>
          <w:rFonts w:ascii="Times New Roman" w:hAnsi="Times New Roman" w:cs="Times New Roman"/>
        </w:rPr>
        <w:t xml:space="preserve"> * (1 + m) </w:t>
      </w:r>
    </w:p>
    <w:p w14:paraId="469A7144" w14:textId="720AB7A5" w:rsidR="00A02059" w:rsidRPr="002D2B4C" w:rsidRDefault="00432C33">
      <w:pPr>
        <w:pStyle w:val="CorpoA"/>
        <w:numPr>
          <w:ilvl w:val="0"/>
          <w:numId w:val="4"/>
        </w:numPr>
        <w:rPr>
          <w:rFonts w:ascii="Times New Roman" w:hAnsi="Times New Roman" w:cs="Times New Roman"/>
        </w:rPr>
      </w:pPr>
      <w:proofErr w:type="spellStart"/>
      <w:r w:rsidRPr="002D2B4C">
        <w:rPr>
          <w:rFonts w:ascii="Times New Roman" w:hAnsi="Times New Roman" w:cs="Times New Roman"/>
        </w:rPr>
        <w:t>Ppn</w:t>
      </w:r>
      <w:proofErr w:type="spellEnd"/>
      <w:r w:rsidRPr="002D2B4C">
        <w:rPr>
          <w:rFonts w:ascii="Times New Roman" w:hAnsi="Times New Roman" w:cs="Times New Roman"/>
        </w:rPr>
        <w:t>: product</w:t>
      </w:r>
      <w:r w:rsidR="00270248" w:rsidRPr="002D2B4C">
        <w:rPr>
          <w:rFonts w:ascii="Times New Roman" w:hAnsi="Times New Roman" w:cs="Times New Roman"/>
        </w:rPr>
        <w:t>’</w:t>
      </w:r>
      <w:r w:rsidRPr="002D2B4C">
        <w:rPr>
          <w:rFonts w:ascii="Times New Roman" w:hAnsi="Times New Roman" w:cs="Times New Roman"/>
        </w:rPr>
        <w:t>s PN price </w:t>
      </w:r>
    </w:p>
    <w:p w14:paraId="2DF81931" w14:textId="203416BA" w:rsidR="00A02059" w:rsidRPr="002D2B4C" w:rsidRDefault="00432C33">
      <w:pPr>
        <w:pStyle w:val="CorpoA"/>
        <w:numPr>
          <w:ilvl w:val="0"/>
          <w:numId w:val="4"/>
        </w:numPr>
        <w:rPr>
          <w:rFonts w:ascii="Times New Roman" w:hAnsi="Times New Roman" w:cs="Times New Roman"/>
        </w:rPr>
      </w:pPr>
      <w:proofErr w:type="spellStart"/>
      <w:r w:rsidRPr="002D2B4C">
        <w:rPr>
          <w:rFonts w:ascii="Times New Roman" w:hAnsi="Times New Roman" w:cs="Times New Roman"/>
        </w:rPr>
        <w:t>Pmb</w:t>
      </w:r>
      <w:proofErr w:type="spellEnd"/>
      <w:r w:rsidRPr="002D2B4C">
        <w:rPr>
          <w:rFonts w:ascii="Times New Roman" w:hAnsi="Times New Roman" w:cs="Times New Roman"/>
        </w:rPr>
        <w:t>: product</w:t>
      </w:r>
      <w:r w:rsidR="00270248" w:rsidRPr="002D2B4C">
        <w:rPr>
          <w:rFonts w:ascii="Times New Roman" w:hAnsi="Times New Roman" w:cs="Times New Roman"/>
        </w:rPr>
        <w:t>’</w:t>
      </w:r>
      <w:r w:rsidRPr="002D2B4C">
        <w:rPr>
          <w:rFonts w:ascii="Times New Roman" w:hAnsi="Times New Roman" w:cs="Times New Roman"/>
        </w:rPr>
        <w:t>s minimum bid price </w:t>
      </w:r>
    </w:p>
    <w:p w14:paraId="21EB3E53" w14:textId="77777777" w:rsidR="00A02059" w:rsidRPr="002D2B4C" w:rsidRDefault="00432C33">
      <w:pPr>
        <w:pStyle w:val="CorpoA"/>
        <w:numPr>
          <w:ilvl w:val="0"/>
          <w:numId w:val="4"/>
        </w:numPr>
        <w:rPr>
          <w:rFonts w:ascii="Times New Roman" w:hAnsi="Times New Roman" w:cs="Times New Roman"/>
        </w:rPr>
      </w:pPr>
      <w:proofErr w:type="spellStart"/>
      <w:r w:rsidRPr="002D2B4C">
        <w:rPr>
          <w:rFonts w:ascii="Times New Roman" w:hAnsi="Times New Roman" w:cs="Times New Roman"/>
        </w:rPr>
        <w:t>price_categories</w:t>
      </w:r>
      <w:proofErr w:type="spellEnd"/>
      <w:r w:rsidRPr="002D2B4C">
        <w:rPr>
          <w:rFonts w:ascii="Times New Roman" w:hAnsi="Times New Roman" w:cs="Times New Roman"/>
        </w:rPr>
        <w:t xml:space="preserve">: product's price categories within </w:t>
      </w:r>
      <w:proofErr w:type="spellStart"/>
      <w:r w:rsidRPr="002D2B4C">
        <w:rPr>
          <w:rFonts w:ascii="Times New Roman" w:hAnsi="Times New Roman" w:cs="Times New Roman"/>
        </w:rPr>
        <w:t>Pmb-Ppn</w:t>
      </w:r>
      <w:proofErr w:type="spellEnd"/>
      <w:r w:rsidRPr="002D2B4C">
        <w:rPr>
          <w:rFonts w:ascii="Times New Roman" w:hAnsi="Times New Roman" w:cs="Times New Roman"/>
        </w:rPr>
        <w:t xml:space="preserve"> range </w:t>
      </w:r>
    </w:p>
    <w:p w14:paraId="4A0AF64C" w14:textId="7F431958" w:rsidR="00A02059" w:rsidRPr="002D2B4C" w:rsidRDefault="00432C33" w:rsidP="50B21079">
      <w:pPr>
        <w:pStyle w:val="CorpoA"/>
        <w:numPr>
          <w:ilvl w:val="0"/>
          <w:numId w:val="4"/>
        </w:numPr>
        <w:rPr>
          <w:rFonts w:ascii="Times New Roman" w:hAnsi="Times New Roman" w:cs="Times New Roman"/>
        </w:rPr>
      </w:pPr>
      <w:proofErr w:type="spellStart"/>
      <w:r w:rsidRPr="002D2B4C">
        <w:rPr>
          <w:rFonts w:ascii="Times New Roman" w:hAnsi="Times New Roman" w:cs="Times New Roman"/>
        </w:rPr>
        <w:t>item_allocations</w:t>
      </w:r>
      <w:proofErr w:type="spellEnd"/>
      <w:r w:rsidRPr="002D2B4C">
        <w:rPr>
          <w:rFonts w:ascii="Times New Roman" w:hAnsi="Times New Roman" w:cs="Times New Roman"/>
        </w:rPr>
        <w:t>: number of product items allocated to each price category  </w:t>
      </w:r>
    </w:p>
    <w:p w14:paraId="7816FCCA" w14:textId="77777777" w:rsidR="003B6B46" w:rsidRPr="002D2B4C" w:rsidRDefault="003B6B46">
      <w:pPr>
        <w:pStyle w:val="CorpoA"/>
        <w:rPr>
          <w:rFonts w:ascii="Times New Roman" w:hAnsi="Times New Roman" w:cs="Times New Roman"/>
          <w:lang w:val="de-DE"/>
        </w:rPr>
      </w:pPr>
    </w:p>
    <w:p w14:paraId="219794A2" w14:textId="2A898097" w:rsidR="00A02059" w:rsidRPr="002D2B4C" w:rsidRDefault="00432C33">
      <w:pPr>
        <w:pStyle w:val="CorpoA"/>
        <w:rPr>
          <w:rFonts w:ascii="Times New Roman" w:eastAsia="Arial" w:hAnsi="Times New Roman" w:cs="Times New Roman"/>
        </w:rPr>
      </w:pPr>
      <w:r w:rsidRPr="002D2B4C">
        <w:rPr>
          <w:rFonts w:ascii="Times New Roman" w:hAnsi="Times New Roman" w:cs="Times New Roman"/>
          <w:lang w:val="de-DE"/>
        </w:rPr>
        <w:lastRenderedPageBreak/>
        <w:t>CUSTOMERS:</w:t>
      </w:r>
      <w:r w:rsidRPr="002D2B4C">
        <w:rPr>
          <w:rFonts w:ascii="Times New Roman" w:hAnsi="Times New Roman" w:cs="Times New Roman"/>
        </w:rPr>
        <w:t> </w:t>
      </w:r>
    </w:p>
    <w:p w14:paraId="4F2DC838" w14:textId="77777777" w:rsidR="00A02059" w:rsidRPr="002D2B4C" w:rsidRDefault="00432C33">
      <w:pPr>
        <w:pStyle w:val="CorpoA"/>
        <w:rPr>
          <w:rFonts w:ascii="Times New Roman" w:eastAsia="Arial" w:hAnsi="Times New Roman" w:cs="Times New Roman"/>
        </w:rPr>
      </w:pPr>
      <w:r w:rsidRPr="002D2B4C">
        <w:rPr>
          <w:rFonts w:ascii="Times New Roman" w:hAnsi="Times New Roman" w:cs="Times New Roman"/>
        </w:rPr>
        <w:t>Customers registered on the platform with the corresponding attributes: </w:t>
      </w:r>
    </w:p>
    <w:p w14:paraId="2A66DD1E" w14:textId="095892B3" w:rsidR="00A02059" w:rsidRPr="002D2B4C" w:rsidRDefault="692533F4">
      <w:pPr>
        <w:pStyle w:val="CorpoA"/>
        <w:numPr>
          <w:ilvl w:val="0"/>
          <w:numId w:val="4"/>
        </w:numPr>
        <w:rPr>
          <w:rFonts w:ascii="Times New Roman" w:hAnsi="Times New Roman" w:cs="Times New Roman"/>
        </w:rPr>
      </w:pPr>
      <w:proofErr w:type="spellStart"/>
      <w:r w:rsidRPr="002D2B4C">
        <w:rPr>
          <w:rFonts w:ascii="Times New Roman" w:hAnsi="Times New Roman" w:cs="Times New Roman"/>
        </w:rPr>
        <w:t>customer</w:t>
      </w:r>
      <w:r w:rsidR="00432C33" w:rsidRPr="002D2B4C">
        <w:rPr>
          <w:rFonts w:ascii="Times New Roman" w:hAnsi="Times New Roman" w:cs="Times New Roman"/>
        </w:rPr>
        <w:t>ID</w:t>
      </w:r>
      <w:proofErr w:type="spellEnd"/>
      <w:r w:rsidR="00432C33" w:rsidRPr="002D2B4C">
        <w:rPr>
          <w:rFonts w:ascii="Times New Roman" w:hAnsi="Times New Roman" w:cs="Times New Roman"/>
        </w:rPr>
        <w:t>: customer</w:t>
      </w:r>
      <w:r w:rsidR="00270248" w:rsidRPr="002D2B4C">
        <w:rPr>
          <w:rFonts w:ascii="Times New Roman" w:hAnsi="Times New Roman" w:cs="Times New Roman"/>
        </w:rPr>
        <w:t>’</w:t>
      </w:r>
      <w:r w:rsidR="00432C33" w:rsidRPr="002D2B4C">
        <w:rPr>
          <w:rFonts w:ascii="Times New Roman" w:hAnsi="Times New Roman" w:cs="Times New Roman"/>
        </w:rPr>
        <w:t>s unique ID </w:t>
      </w:r>
    </w:p>
    <w:p w14:paraId="473D9A65" w14:textId="2D36784E" w:rsidR="00A02059" w:rsidRPr="002D2B4C" w:rsidRDefault="00432C33">
      <w:pPr>
        <w:pStyle w:val="CorpoA"/>
        <w:numPr>
          <w:ilvl w:val="0"/>
          <w:numId w:val="4"/>
        </w:numPr>
        <w:rPr>
          <w:rFonts w:ascii="Times New Roman" w:hAnsi="Times New Roman" w:cs="Times New Roman"/>
        </w:rPr>
      </w:pPr>
      <w:r w:rsidRPr="002D2B4C">
        <w:rPr>
          <w:rFonts w:ascii="Times New Roman" w:hAnsi="Times New Roman" w:cs="Times New Roman"/>
        </w:rPr>
        <w:t xml:space="preserve">status: customer status can be FIXED or DISCOUNT if they disclosed their income, </w:t>
      </w:r>
      <w:r w:rsidR="21FBC673" w:rsidRPr="002D2B4C">
        <w:rPr>
          <w:rFonts w:ascii="Times New Roman" w:hAnsi="Times New Roman" w:cs="Times New Roman"/>
        </w:rPr>
        <w:t>REGULAR</w:t>
      </w:r>
      <w:r w:rsidR="00DF260C" w:rsidRPr="002D2B4C">
        <w:rPr>
          <w:rFonts w:ascii="Times New Roman" w:hAnsi="Times New Roman" w:cs="Times New Roman"/>
        </w:rPr>
        <w:t xml:space="preserve"> </w:t>
      </w:r>
      <w:r w:rsidRPr="002D2B4C">
        <w:rPr>
          <w:rFonts w:ascii="Times New Roman" w:hAnsi="Times New Roman" w:cs="Times New Roman"/>
        </w:rPr>
        <w:t>otherwise </w:t>
      </w:r>
    </w:p>
    <w:p w14:paraId="2158EE02" w14:textId="26008830" w:rsidR="00A02059" w:rsidRPr="002D2B4C" w:rsidRDefault="00432C33">
      <w:pPr>
        <w:pStyle w:val="CorpoA"/>
        <w:numPr>
          <w:ilvl w:val="0"/>
          <w:numId w:val="4"/>
        </w:numPr>
        <w:rPr>
          <w:rFonts w:ascii="Times New Roman" w:hAnsi="Times New Roman" w:cs="Times New Roman"/>
        </w:rPr>
      </w:pPr>
      <w:proofErr w:type="spellStart"/>
      <w:r w:rsidRPr="002D2B4C">
        <w:rPr>
          <w:rFonts w:ascii="Times New Roman" w:hAnsi="Times New Roman" w:cs="Times New Roman"/>
        </w:rPr>
        <w:t>donation_rate</w:t>
      </w:r>
      <w:proofErr w:type="spellEnd"/>
      <w:r w:rsidRPr="002D2B4C">
        <w:rPr>
          <w:rFonts w:ascii="Times New Roman" w:hAnsi="Times New Roman" w:cs="Times New Roman"/>
        </w:rPr>
        <w:t>: customer</w:t>
      </w:r>
      <w:r w:rsidR="00270248" w:rsidRPr="002D2B4C">
        <w:rPr>
          <w:rFonts w:ascii="Times New Roman" w:hAnsi="Times New Roman" w:cs="Times New Roman"/>
        </w:rPr>
        <w:t>’</w:t>
      </w:r>
      <w:r w:rsidRPr="002D2B4C">
        <w:rPr>
          <w:rFonts w:ascii="Times New Roman" w:hAnsi="Times New Roman" w:cs="Times New Roman"/>
        </w:rPr>
        <w:t xml:space="preserve">s default donation rate which </w:t>
      </w:r>
      <w:r w:rsidR="00E73B7E" w:rsidRPr="002D2B4C">
        <w:rPr>
          <w:rFonts w:ascii="Times New Roman" w:hAnsi="Times New Roman" w:cs="Times New Roman"/>
        </w:rPr>
        <w:t>determines</w:t>
      </w:r>
      <w:r w:rsidRPr="002D2B4C">
        <w:rPr>
          <w:rFonts w:ascii="Times New Roman" w:hAnsi="Times New Roman" w:cs="Times New Roman"/>
        </w:rPr>
        <w:t xml:space="preserve"> what donation is added to purchases </w:t>
      </w:r>
    </w:p>
    <w:p w14:paraId="6BAF89FB" w14:textId="7D7564E3" w:rsidR="00A02059" w:rsidRPr="002D2B4C" w:rsidRDefault="00432C33">
      <w:pPr>
        <w:pStyle w:val="CorpoA"/>
        <w:numPr>
          <w:ilvl w:val="0"/>
          <w:numId w:val="4"/>
        </w:numPr>
        <w:rPr>
          <w:rFonts w:ascii="Times New Roman" w:hAnsi="Times New Roman" w:cs="Times New Roman"/>
        </w:rPr>
      </w:pPr>
      <w:proofErr w:type="spellStart"/>
      <w:r w:rsidRPr="002D2B4C">
        <w:rPr>
          <w:rFonts w:ascii="Times New Roman" w:hAnsi="Times New Roman" w:cs="Times New Roman"/>
        </w:rPr>
        <w:t>option_preference</w:t>
      </w:r>
      <w:proofErr w:type="spellEnd"/>
      <w:r w:rsidRPr="002D2B4C">
        <w:rPr>
          <w:rFonts w:ascii="Times New Roman" w:hAnsi="Times New Roman" w:cs="Times New Roman"/>
        </w:rPr>
        <w:t>: customer</w:t>
      </w:r>
      <w:r w:rsidR="00270248" w:rsidRPr="002D2B4C">
        <w:rPr>
          <w:rFonts w:ascii="Times New Roman" w:hAnsi="Times New Roman" w:cs="Times New Roman"/>
        </w:rPr>
        <w:t>’</w:t>
      </w:r>
      <w:r w:rsidRPr="002D2B4C">
        <w:rPr>
          <w:rFonts w:ascii="Times New Roman" w:hAnsi="Times New Roman" w:cs="Times New Roman"/>
        </w:rPr>
        <w:t>s default preference for handling rejected transactions. </w:t>
      </w:r>
    </w:p>
    <w:p w14:paraId="484D586C" w14:textId="77777777" w:rsidR="00A02059" w:rsidRPr="002D2B4C" w:rsidRDefault="00432C33">
      <w:pPr>
        <w:pStyle w:val="CorpoA"/>
        <w:numPr>
          <w:ilvl w:val="0"/>
          <w:numId w:val="4"/>
        </w:numPr>
        <w:rPr>
          <w:rFonts w:ascii="Times New Roman" w:hAnsi="Times New Roman" w:cs="Times New Roman"/>
        </w:rPr>
      </w:pPr>
      <w:r w:rsidRPr="002D2B4C">
        <w:rPr>
          <w:rFonts w:ascii="Times New Roman" w:hAnsi="Times New Roman" w:cs="Times New Roman"/>
        </w:rPr>
        <w:t>If none of the indicated options is available when the transaction is rejected, option 5 applies by default. </w:t>
      </w:r>
    </w:p>
    <w:p w14:paraId="5A45F2FC" w14:textId="77777777" w:rsidR="00A02059" w:rsidRPr="002D2B4C" w:rsidRDefault="00432C33" w:rsidP="50B21079">
      <w:pPr>
        <w:pStyle w:val="CorpoA"/>
        <w:numPr>
          <w:ilvl w:val="1"/>
          <w:numId w:val="5"/>
        </w:numPr>
        <w:rPr>
          <w:rFonts w:ascii="Times New Roman" w:hAnsi="Times New Roman" w:cs="Times New Roman"/>
        </w:rPr>
      </w:pPr>
      <w:r w:rsidRPr="002D2B4C">
        <w:rPr>
          <w:rFonts w:ascii="Times New Roman" w:hAnsi="Times New Roman" w:cs="Times New Roman"/>
        </w:rPr>
        <w:t>Option 1: purchase from the same vendor at a higher price category </w:t>
      </w:r>
    </w:p>
    <w:p w14:paraId="48879FE3" w14:textId="1A4AAFC7" w:rsidR="00A02059" w:rsidRPr="002D2B4C" w:rsidRDefault="00432C33" w:rsidP="50B21079">
      <w:pPr>
        <w:pStyle w:val="CorpoA"/>
        <w:numPr>
          <w:ilvl w:val="1"/>
          <w:numId w:val="5"/>
        </w:numPr>
        <w:rPr>
          <w:rFonts w:ascii="Times New Roman" w:hAnsi="Times New Roman" w:cs="Times New Roman"/>
        </w:rPr>
      </w:pPr>
      <w:r w:rsidRPr="002D2B4C">
        <w:rPr>
          <w:rFonts w:ascii="Times New Roman" w:hAnsi="Times New Roman" w:cs="Times New Roman"/>
        </w:rPr>
        <w:t>Option 2: purchase from another vendor at PN price if PN is lower than the PN of the current vendor </w:t>
      </w:r>
    </w:p>
    <w:p w14:paraId="160DA85A" w14:textId="77777777" w:rsidR="00A02059" w:rsidRPr="002D2B4C" w:rsidRDefault="00432C33" w:rsidP="50B21079">
      <w:pPr>
        <w:pStyle w:val="CorpoA"/>
        <w:numPr>
          <w:ilvl w:val="1"/>
          <w:numId w:val="5"/>
        </w:numPr>
        <w:rPr>
          <w:rFonts w:ascii="Times New Roman" w:hAnsi="Times New Roman" w:cs="Times New Roman"/>
        </w:rPr>
      </w:pPr>
      <w:r w:rsidRPr="002D2B4C">
        <w:rPr>
          <w:rFonts w:ascii="Times New Roman" w:hAnsi="Times New Roman" w:cs="Times New Roman"/>
        </w:rPr>
        <w:t>Option 3: purchase at PN price </w:t>
      </w:r>
    </w:p>
    <w:p w14:paraId="250032DA" w14:textId="77777777" w:rsidR="00A02059" w:rsidRPr="002D2B4C" w:rsidRDefault="00432C33" w:rsidP="50B21079">
      <w:pPr>
        <w:pStyle w:val="CorpoA"/>
        <w:numPr>
          <w:ilvl w:val="1"/>
          <w:numId w:val="5"/>
        </w:numPr>
        <w:rPr>
          <w:rFonts w:ascii="Times New Roman" w:hAnsi="Times New Roman" w:cs="Times New Roman"/>
        </w:rPr>
      </w:pPr>
      <w:r w:rsidRPr="002D2B4C">
        <w:rPr>
          <w:rFonts w:ascii="Times New Roman" w:hAnsi="Times New Roman" w:cs="Times New Roman"/>
        </w:rPr>
        <w:t xml:space="preserve">Option 4: place a bid for the product from the same vendor in the current period (for a FIXED </w:t>
      </w:r>
      <w:proofErr w:type="gramStart"/>
      <w:r w:rsidRPr="002D2B4C">
        <w:rPr>
          <w:rFonts w:ascii="Times New Roman" w:hAnsi="Times New Roman" w:cs="Times New Roman"/>
        </w:rPr>
        <w:t>type</w:t>
      </w:r>
      <w:proofErr w:type="gramEnd"/>
      <w:r w:rsidRPr="002D2B4C">
        <w:rPr>
          <w:rFonts w:ascii="Times New Roman" w:hAnsi="Times New Roman" w:cs="Times New Roman"/>
        </w:rPr>
        <w:t xml:space="preserve"> purchase) or the next period otherwise </w:t>
      </w:r>
    </w:p>
    <w:p w14:paraId="13ABAAD7" w14:textId="0D971C98" w:rsidR="00A02059" w:rsidRPr="002D2B4C" w:rsidRDefault="00432C33" w:rsidP="50B21079">
      <w:pPr>
        <w:pStyle w:val="CorpoA"/>
        <w:numPr>
          <w:ilvl w:val="1"/>
          <w:numId w:val="5"/>
        </w:numPr>
        <w:rPr>
          <w:rFonts w:ascii="Times New Roman" w:hAnsi="Times New Roman" w:cs="Times New Roman"/>
        </w:rPr>
      </w:pPr>
      <w:r w:rsidRPr="002D2B4C">
        <w:rPr>
          <w:rFonts w:ascii="Times New Roman" w:hAnsi="Times New Roman" w:cs="Times New Roman"/>
        </w:rPr>
        <w:t xml:space="preserve">Option 5: </w:t>
      </w:r>
      <w:r w:rsidR="00DF260C" w:rsidRPr="002D2B4C">
        <w:rPr>
          <w:rFonts w:ascii="Times New Roman" w:hAnsi="Times New Roman" w:cs="Times New Roman"/>
        </w:rPr>
        <w:t>forgo the purchase</w:t>
      </w:r>
      <w:r w:rsidRPr="002D2B4C">
        <w:rPr>
          <w:rFonts w:ascii="Times New Roman" w:hAnsi="Times New Roman" w:cs="Times New Roman"/>
        </w:rPr>
        <w:t> </w:t>
      </w:r>
    </w:p>
    <w:p w14:paraId="3BC5C52F" w14:textId="77777777" w:rsidR="00A02059" w:rsidRPr="002D2B4C" w:rsidRDefault="00432C33">
      <w:pPr>
        <w:pStyle w:val="CorpoA"/>
        <w:numPr>
          <w:ilvl w:val="0"/>
          <w:numId w:val="4"/>
        </w:numPr>
        <w:rPr>
          <w:rFonts w:ascii="Times New Roman" w:hAnsi="Times New Roman" w:cs="Times New Roman"/>
        </w:rPr>
      </w:pPr>
      <w:r w:rsidRPr="002D2B4C">
        <w:rPr>
          <w:rFonts w:ascii="Times New Roman" w:hAnsi="Times New Roman" w:cs="Times New Roman"/>
        </w:rPr>
        <w:t>income: customer's income if disclosed, otherwise N/A </w:t>
      </w:r>
    </w:p>
    <w:p w14:paraId="2D2A7611" w14:textId="77777777" w:rsidR="00A02059" w:rsidRPr="002D2B4C" w:rsidRDefault="00432C33">
      <w:pPr>
        <w:pStyle w:val="CorpoA"/>
        <w:numPr>
          <w:ilvl w:val="0"/>
          <w:numId w:val="4"/>
        </w:numPr>
        <w:rPr>
          <w:rFonts w:ascii="Times New Roman" w:hAnsi="Times New Roman" w:cs="Times New Roman"/>
        </w:rPr>
      </w:pPr>
      <w:proofErr w:type="spellStart"/>
      <w:r w:rsidRPr="002D2B4C">
        <w:rPr>
          <w:rFonts w:ascii="Times New Roman" w:hAnsi="Times New Roman" w:cs="Times New Roman"/>
        </w:rPr>
        <w:t>discount_rate</w:t>
      </w:r>
      <w:proofErr w:type="spellEnd"/>
      <w:r w:rsidRPr="002D2B4C">
        <w:rPr>
          <w:rFonts w:ascii="Times New Roman" w:hAnsi="Times New Roman" w:cs="Times New Roman"/>
        </w:rPr>
        <w:t>: customer's discount rate if in DISCOUNT status, otherwise N/A </w:t>
      </w:r>
    </w:p>
    <w:p w14:paraId="5100236C" w14:textId="77777777" w:rsidR="00A02059" w:rsidRPr="002D2B4C" w:rsidRDefault="00432C33">
      <w:pPr>
        <w:pStyle w:val="CorpoA"/>
        <w:numPr>
          <w:ilvl w:val="0"/>
          <w:numId w:val="4"/>
        </w:numPr>
        <w:rPr>
          <w:rFonts w:ascii="Times New Roman" w:hAnsi="Times New Roman" w:cs="Times New Roman"/>
        </w:rPr>
      </w:pPr>
      <w:proofErr w:type="spellStart"/>
      <w:r w:rsidRPr="002D2B4C">
        <w:rPr>
          <w:rFonts w:ascii="Times New Roman" w:hAnsi="Times New Roman" w:cs="Times New Roman"/>
        </w:rPr>
        <w:t>income_category</w:t>
      </w:r>
      <w:proofErr w:type="spellEnd"/>
      <w:r w:rsidRPr="002D2B4C">
        <w:rPr>
          <w:rFonts w:ascii="Times New Roman" w:hAnsi="Times New Roman" w:cs="Times New Roman"/>
        </w:rPr>
        <w:t>: customer's income category if FIXED/DISCOUNT status, otherwise N/A </w:t>
      </w:r>
    </w:p>
    <w:p w14:paraId="0D5BB763" w14:textId="77777777" w:rsidR="00A02059" w:rsidRPr="002D2B4C" w:rsidRDefault="00432C33">
      <w:pPr>
        <w:pStyle w:val="CorpoA"/>
        <w:rPr>
          <w:rFonts w:ascii="Times New Roman" w:eastAsia="Arial" w:hAnsi="Times New Roman" w:cs="Times New Roman"/>
        </w:rPr>
      </w:pPr>
      <w:r w:rsidRPr="002D2B4C">
        <w:rPr>
          <w:rFonts w:ascii="Times New Roman" w:hAnsi="Times New Roman" w:cs="Times New Roman"/>
        </w:rPr>
        <w:t> </w:t>
      </w:r>
    </w:p>
    <w:p w14:paraId="1FD76D7F" w14:textId="77777777" w:rsidR="00DC1967" w:rsidRPr="002D2B4C" w:rsidRDefault="00432C33" w:rsidP="00DC1967">
      <w:pPr>
        <w:pStyle w:val="CorpoA"/>
        <w:rPr>
          <w:rFonts w:ascii="Times New Roman" w:hAnsi="Times New Roman" w:cs="Times New Roman"/>
        </w:rPr>
      </w:pPr>
      <w:r w:rsidRPr="002D2B4C">
        <w:rPr>
          <w:rFonts w:ascii="Times New Roman" w:hAnsi="Times New Roman" w:cs="Times New Roman"/>
        </w:rPr>
        <w:t> </w:t>
      </w:r>
    </w:p>
    <w:p w14:paraId="7E7EA3E0" w14:textId="3698AC8B" w:rsidR="0001210D" w:rsidRPr="002D2B4C" w:rsidRDefault="0001210D" w:rsidP="50B21079">
      <w:pPr>
        <w:pStyle w:val="CorpoA"/>
        <w:ind w:left="720"/>
        <w:rPr>
          <w:rFonts w:ascii="Times New Roman" w:hAnsi="Times New Roman" w:cs="Times New Roman"/>
        </w:rPr>
      </w:pPr>
    </w:p>
    <w:p w14:paraId="0360CCC9" w14:textId="77777777" w:rsidR="006542A8" w:rsidRDefault="006542A8">
      <w:pPr>
        <w:rPr>
          <w:rFonts w:ascii="Helvetica Neue" w:hAnsi="Helvetica Neue" w:cs="Arial Unicode MS"/>
          <w:color w:val="000000"/>
          <w:sz w:val="28"/>
          <w:szCs w:val="28"/>
          <w:u w:color="000000"/>
          <w:lang w:bidi="he-IL"/>
          <w14:textOutline w14:w="12700" w14:cap="flat" w14:cmpd="sng" w14:algn="ctr">
            <w14:noFill/>
            <w14:prstDash w14:val="solid"/>
            <w14:miter w14:lim="400000"/>
          </w14:textOutline>
        </w:rPr>
      </w:pPr>
      <w:r>
        <w:rPr>
          <w:sz w:val="28"/>
          <w:szCs w:val="28"/>
        </w:rPr>
        <w:br w:type="page"/>
      </w:r>
    </w:p>
    <w:p w14:paraId="50AFBE18" w14:textId="77777777" w:rsidR="00C16367" w:rsidRDefault="00C16367" w:rsidP="002D2B4C">
      <w:pPr>
        <w:pStyle w:val="CorpoA"/>
        <w:ind w:left="720"/>
        <w:rPr>
          <w:b/>
          <w:bCs/>
          <w:sz w:val="28"/>
          <w:szCs w:val="28"/>
          <w:u w:val="single"/>
        </w:rPr>
      </w:pPr>
    </w:p>
    <w:p w14:paraId="5A0A63F6" w14:textId="75622046" w:rsidR="00420FFA" w:rsidRPr="003E50B3" w:rsidRDefault="00C16367" w:rsidP="00270248">
      <w:pPr>
        <w:pStyle w:val="CorpoA"/>
        <w:rPr>
          <w:rFonts w:ascii="Times New Roman" w:hAnsi="Times New Roman" w:cs="Times New Roman"/>
          <w:b/>
          <w:bCs/>
          <w:sz w:val="36"/>
          <w:szCs w:val="36"/>
          <w:u w:val="single"/>
        </w:rPr>
      </w:pPr>
      <w:r w:rsidRPr="003E50B3">
        <w:rPr>
          <w:rFonts w:ascii="Times New Roman" w:hAnsi="Times New Roman" w:cs="Times New Roman"/>
          <w:b/>
          <w:bCs/>
          <w:sz w:val="36"/>
          <w:szCs w:val="36"/>
          <w:u w:val="single"/>
        </w:rPr>
        <w:t>Output_P{N}_{date}.txt</w:t>
      </w:r>
    </w:p>
    <w:p w14:paraId="0BCC15F8" w14:textId="77777777" w:rsidR="0001210D" w:rsidRDefault="0001210D" w:rsidP="00270248">
      <w:pPr>
        <w:pStyle w:val="CorpoA"/>
        <w:ind w:left="720"/>
        <w:rPr>
          <w:sz w:val="18"/>
          <w:szCs w:val="18"/>
        </w:rPr>
      </w:pPr>
    </w:p>
    <w:p w14:paraId="156B82BA" w14:textId="77777777" w:rsidR="0001210D" w:rsidRDefault="0001210D" w:rsidP="00270248">
      <w:pPr>
        <w:rPr>
          <w:b/>
          <w:bCs/>
          <w:color w:val="000000"/>
        </w:rPr>
      </w:pPr>
      <w:r w:rsidRPr="0001210D">
        <w:rPr>
          <w:b/>
          <w:bCs/>
          <w:color w:val="000000"/>
        </w:rPr>
        <w:t>CARRYOVER INFORMATION</w:t>
      </w:r>
    </w:p>
    <w:p w14:paraId="5882E625" w14:textId="474D7925" w:rsidR="0001210D" w:rsidRPr="0001210D" w:rsidRDefault="006542A8" w:rsidP="00270248">
      <w:r>
        <w:rPr>
          <w:color w:val="000000"/>
        </w:rPr>
        <w:t>Reported</w:t>
      </w:r>
      <w:r w:rsidR="0001210D" w:rsidRPr="0001210D">
        <w:rPr>
          <w:color w:val="000000"/>
        </w:rPr>
        <w:t xml:space="preserve"> at the </w:t>
      </w:r>
      <w:r>
        <w:rPr>
          <w:color w:val="000000"/>
        </w:rPr>
        <w:t>beginning of each output file</w:t>
      </w:r>
      <w:r w:rsidR="0001210D" w:rsidRPr="0001210D">
        <w:rPr>
          <w:color w:val="000000"/>
        </w:rPr>
        <w:t>:</w:t>
      </w:r>
    </w:p>
    <w:p w14:paraId="30C40BB5" w14:textId="77777777" w:rsidR="0001210D" w:rsidRPr="0001210D" w:rsidRDefault="0001210D" w:rsidP="00270248">
      <w:pPr>
        <w:ind w:left="720" w:hanging="360"/>
      </w:pPr>
      <w:r w:rsidRPr="0001210D">
        <w:rPr>
          <w:color w:val="000000"/>
        </w:rPr>
        <w:t>•</w:t>
      </w:r>
      <w:r w:rsidRPr="0001210D">
        <w:rPr>
          <w:color w:val="000000"/>
          <w:sz w:val="14"/>
          <w:szCs w:val="14"/>
        </w:rPr>
        <w:t xml:space="preserve">   </w:t>
      </w:r>
      <w:r w:rsidRPr="0001210D">
        <w:rPr>
          <w:color w:val="000000"/>
          <w:sz w:val="14"/>
          <w:szCs w:val="14"/>
        </w:rPr>
        <w:tab/>
      </w:r>
      <w:r w:rsidRPr="0001210D">
        <w:rPr>
          <w:color w:val="000000"/>
        </w:rPr>
        <w:t>Period number</w:t>
      </w:r>
    </w:p>
    <w:p w14:paraId="6C01F8AA" w14:textId="77777777" w:rsidR="0001210D" w:rsidRPr="0001210D" w:rsidRDefault="0001210D" w:rsidP="00270248">
      <w:pPr>
        <w:ind w:left="720" w:hanging="360"/>
      </w:pPr>
      <w:r w:rsidRPr="0001210D">
        <w:rPr>
          <w:color w:val="000000"/>
        </w:rPr>
        <w:t>•</w:t>
      </w:r>
      <w:r w:rsidRPr="0001210D">
        <w:rPr>
          <w:color w:val="000000"/>
          <w:sz w:val="14"/>
          <w:szCs w:val="14"/>
        </w:rPr>
        <w:t xml:space="preserve">   </w:t>
      </w:r>
      <w:r w:rsidRPr="0001210D">
        <w:rPr>
          <w:color w:val="000000"/>
          <w:sz w:val="14"/>
          <w:szCs w:val="14"/>
        </w:rPr>
        <w:tab/>
      </w:r>
      <w:r w:rsidRPr="0001210D">
        <w:rPr>
          <w:color w:val="000000"/>
        </w:rPr>
        <w:t>Starting donation account balance (before any transactions this period)</w:t>
      </w:r>
    </w:p>
    <w:p w14:paraId="22AD90C3" w14:textId="77777777" w:rsidR="0001210D" w:rsidRPr="0001210D" w:rsidRDefault="0001210D" w:rsidP="00270248">
      <w:pPr>
        <w:ind w:left="720" w:hanging="360"/>
      </w:pPr>
      <w:r w:rsidRPr="0001210D">
        <w:rPr>
          <w:color w:val="000000"/>
        </w:rPr>
        <w:t>•</w:t>
      </w:r>
      <w:r w:rsidRPr="0001210D">
        <w:rPr>
          <w:color w:val="000000"/>
          <w:sz w:val="14"/>
          <w:szCs w:val="14"/>
        </w:rPr>
        <w:t xml:space="preserve">   </w:t>
      </w:r>
      <w:r w:rsidRPr="0001210D">
        <w:rPr>
          <w:color w:val="000000"/>
          <w:sz w:val="14"/>
          <w:szCs w:val="14"/>
        </w:rPr>
        <w:tab/>
      </w:r>
      <w:r w:rsidRPr="0001210D">
        <w:rPr>
          <w:color w:val="000000"/>
        </w:rPr>
        <w:t>Rolled-over products (Nr) per product with unit counts</w:t>
      </w:r>
    </w:p>
    <w:p w14:paraId="77975E2E" w14:textId="6056F5A5" w:rsidR="0001210D" w:rsidRDefault="0001210D" w:rsidP="00270248">
      <w:pPr>
        <w:ind w:left="720" w:hanging="360"/>
        <w:rPr>
          <w:color w:val="000000"/>
        </w:rPr>
      </w:pPr>
      <w:r w:rsidRPr="0001210D">
        <w:rPr>
          <w:color w:val="000000"/>
        </w:rPr>
        <w:t>•</w:t>
      </w:r>
      <w:r w:rsidRPr="0001210D">
        <w:rPr>
          <w:color w:val="000000"/>
          <w:sz w:val="14"/>
          <w:szCs w:val="14"/>
        </w:rPr>
        <w:t xml:space="preserve">   </w:t>
      </w:r>
      <w:r w:rsidRPr="0001210D">
        <w:rPr>
          <w:color w:val="000000"/>
          <w:sz w:val="14"/>
          <w:szCs w:val="14"/>
        </w:rPr>
        <w:tab/>
      </w:r>
      <w:r w:rsidRPr="0001210D">
        <w:rPr>
          <w:color w:val="000000"/>
        </w:rPr>
        <w:t>Carry-over bid counts</w:t>
      </w:r>
      <w:r w:rsidR="006542A8">
        <w:rPr>
          <w:color w:val="000000"/>
        </w:rPr>
        <w:t xml:space="preserve">, distinguishing </w:t>
      </w:r>
      <w:r w:rsidRPr="0001210D">
        <w:rPr>
          <w:color w:val="000000"/>
        </w:rPr>
        <w:t xml:space="preserve">valid </w:t>
      </w:r>
      <w:r w:rsidR="006542A8">
        <w:rPr>
          <w:color w:val="000000"/>
        </w:rPr>
        <w:t xml:space="preserve">bids that were </w:t>
      </w:r>
      <w:r w:rsidRPr="0001210D">
        <w:rPr>
          <w:color w:val="000000"/>
        </w:rPr>
        <w:t xml:space="preserve">injected </w:t>
      </w:r>
      <w:r w:rsidR="006542A8">
        <w:rPr>
          <w:color w:val="000000"/>
        </w:rPr>
        <w:t xml:space="preserve">from the previous period and </w:t>
      </w:r>
      <w:r w:rsidRPr="0001210D">
        <w:rPr>
          <w:color w:val="000000"/>
        </w:rPr>
        <w:t xml:space="preserve">invalid </w:t>
      </w:r>
      <w:r w:rsidR="006542A8">
        <w:rPr>
          <w:color w:val="000000"/>
        </w:rPr>
        <w:t xml:space="preserve">bids that were </w:t>
      </w:r>
      <w:r w:rsidRPr="0001210D">
        <w:rPr>
          <w:color w:val="000000"/>
        </w:rPr>
        <w:t>dropped</w:t>
      </w:r>
    </w:p>
    <w:p w14:paraId="084900A3" w14:textId="77777777" w:rsidR="008A26C6" w:rsidRDefault="008A26C6" w:rsidP="00270248">
      <w:pPr>
        <w:ind w:left="720" w:hanging="360"/>
        <w:rPr>
          <w:color w:val="000000"/>
        </w:rPr>
      </w:pPr>
    </w:p>
    <w:p w14:paraId="5A9D8866" w14:textId="031A9469" w:rsidR="008A26C6" w:rsidRPr="006542A8" w:rsidRDefault="006542A8" w:rsidP="00270248">
      <w:pPr>
        <w:ind w:left="720" w:hanging="360"/>
        <w:rPr>
          <w:color w:val="000000"/>
        </w:rPr>
      </w:pPr>
      <w:r w:rsidRPr="003E50B3">
        <w:rPr>
          <w:color w:val="000000"/>
        </w:rPr>
        <w:t>For e</w:t>
      </w:r>
      <w:r w:rsidR="008A26C6" w:rsidRPr="006542A8">
        <w:rPr>
          <w:color w:val="000000"/>
        </w:rPr>
        <w:t>xample:</w:t>
      </w:r>
    </w:p>
    <w:p w14:paraId="143932F9" w14:textId="77777777" w:rsidR="0001210D" w:rsidRPr="0001210D" w:rsidRDefault="0001210D" w:rsidP="00270248">
      <w:pPr>
        <w:ind w:left="720" w:hanging="360"/>
        <w:rPr>
          <w:color w:val="000000"/>
        </w:rPr>
      </w:pPr>
      <w:r w:rsidRPr="0001210D">
        <w:rPr>
          <w:color w:val="000000"/>
        </w:rPr>
        <w:t>Period Number: 1</w:t>
      </w:r>
    </w:p>
    <w:p w14:paraId="716548AE" w14:textId="77777777" w:rsidR="0001210D" w:rsidRPr="0001210D" w:rsidRDefault="0001210D" w:rsidP="00270248">
      <w:pPr>
        <w:ind w:left="720" w:hanging="360"/>
        <w:rPr>
          <w:color w:val="000000"/>
        </w:rPr>
      </w:pPr>
      <w:r w:rsidRPr="0001210D">
        <w:rPr>
          <w:color w:val="000000"/>
        </w:rPr>
        <w:t>Starting Donation Account Balance: 0.0</w:t>
      </w:r>
    </w:p>
    <w:p w14:paraId="55A22D53" w14:textId="77777777" w:rsidR="0001210D" w:rsidRPr="0001210D" w:rsidRDefault="0001210D" w:rsidP="00270248">
      <w:pPr>
        <w:ind w:left="720" w:hanging="360"/>
        <w:rPr>
          <w:color w:val="000000"/>
        </w:rPr>
      </w:pPr>
      <w:r w:rsidRPr="0001210D">
        <w:rPr>
          <w:color w:val="000000"/>
        </w:rPr>
        <w:t>Rolled-Over Products (Nr): 0 (none or first period)</w:t>
      </w:r>
    </w:p>
    <w:p w14:paraId="49B1BB91" w14:textId="77777777" w:rsidR="0001210D" w:rsidRPr="0001210D" w:rsidRDefault="0001210D" w:rsidP="00270248">
      <w:pPr>
        <w:ind w:left="720" w:hanging="360"/>
        <w:rPr>
          <w:color w:val="000000"/>
        </w:rPr>
      </w:pPr>
      <w:r w:rsidRPr="0001210D">
        <w:rPr>
          <w:color w:val="000000"/>
        </w:rPr>
        <w:t>Carry-over bids from previous period: 0</w:t>
      </w:r>
    </w:p>
    <w:p w14:paraId="38ADC4BF" w14:textId="42759187" w:rsidR="0001210D" w:rsidRDefault="0001210D" w:rsidP="00270248">
      <w:pPr>
        <w:ind w:left="720" w:hanging="360"/>
        <w:rPr>
          <w:color w:val="000000"/>
        </w:rPr>
      </w:pPr>
      <w:r w:rsidRPr="0001210D">
        <w:rPr>
          <w:color w:val="000000"/>
        </w:rPr>
        <w:t>Carry-over bids invalid: 0</w:t>
      </w:r>
    </w:p>
    <w:p w14:paraId="780593B0" w14:textId="77777777" w:rsidR="0001210D" w:rsidRPr="0001210D" w:rsidRDefault="0001210D" w:rsidP="00270248"/>
    <w:p w14:paraId="54E28427" w14:textId="413F79E9" w:rsidR="0001210D" w:rsidRDefault="0001210D" w:rsidP="00270248">
      <w:pPr>
        <w:pStyle w:val="NormalWeb"/>
        <w:spacing w:before="0" w:beforeAutospacing="0" w:after="0" w:afterAutospacing="0"/>
        <w:rPr>
          <w:b/>
          <w:bCs/>
          <w:color w:val="000000"/>
        </w:rPr>
      </w:pPr>
      <w:r>
        <w:rPr>
          <w:b/>
          <w:bCs/>
          <w:color w:val="000000"/>
        </w:rPr>
        <w:t>PARAMETERS PERIOD N</w:t>
      </w:r>
    </w:p>
    <w:p w14:paraId="26DF4C45" w14:textId="77777777" w:rsidR="009A70E9" w:rsidRDefault="009A70E9" w:rsidP="00270248">
      <w:pPr>
        <w:pStyle w:val="NormalWeb"/>
        <w:spacing w:before="0" w:beforeAutospacing="0" w:after="0" w:afterAutospacing="0"/>
      </w:pPr>
    </w:p>
    <w:p w14:paraId="10F4B632" w14:textId="7A32816E" w:rsidR="0001210D" w:rsidRDefault="008A26C6" w:rsidP="00270248">
      <w:pPr>
        <w:pStyle w:val="NormalWeb"/>
        <w:spacing w:before="0" w:beforeAutospacing="0" w:after="0" w:afterAutospacing="0"/>
        <w:rPr>
          <w:color w:val="000000"/>
        </w:rPr>
      </w:pPr>
      <w:r>
        <w:rPr>
          <w:color w:val="000000"/>
        </w:rPr>
        <w:t xml:space="preserve">This section </w:t>
      </w:r>
      <w:r w:rsidR="006542A8">
        <w:rPr>
          <w:color w:val="000000"/>
        </w:rPr>
        <w:t xml:space="preserve">reports </w:t>
      </w:r>
      <w:r w:rsidR="0001210D">
        <w:rPr>
          <w:color w:val="000000"/>
        </w:rPr>
        <w:t xml:space="preserve">the full </w:t>
      </w:r>
      <w:r w:rsidR="006542A8">
        <w:rPr>
          <w:color w:val="000000"/>
        </w:rPr>
        <w:t xml:space="preserve">list of </w:t>
      </w:r>
      <w:r w:rsidR="0001210D">
        <w:rPr>
          <w:color w:val="000000"/>
        </w:rPr>
        <w:t>parameters</w:t>
      </w:r>
      <w:r w:rsidR="006542A8">
        <w:rPr>
          <w:color w:val="000000"/>
        </w:rPr>
        <w:t>, for example</w:t>
      </w:r>
      <w:r w:rsidR="009A70E9">
        <w:rPr>
          <w:color w:val="000000"/>
        </w:rPr>
        <w:t>:</w:t>
      </w:r>
    </w:p>
    <w:p w14:paraId="42F180D8" w14:textId="77777777" w:rsidR="005B701F" w:rsidRDefault="005B701F" w:rsidP="00270248">
      <w:pPr>
        <w:pStyle w:val="NormalWeb"/>
        <w:spacing w:before="0" w:beforeAutospacing="0" w:after="0" w:afterAutospacing="0"/>
      </w:pPr>
      <w:r>
        <w:t>BP (Bidding Percentage): 0.5</w:t>
      </w:r>
    </w:p>
    <w:p w14:paraId="45E8A593" w14:textId="77777777" w:rsidR="005B701F" w:rsidRDefault="005B701F" w:rsidP="00270248">
      <w:pPr>
        <w:pStyle w:val="NormalWeb"/>
        <w:spacing w:before="0" w:beforeAutospacing="0" w:after="0" w:afterAutospacing="0"/>
      </w:pPr>
      <w:r>
        <w:t>M (Platform Markup): 0.1</w:t>
      </w:r>
    </w:p>
    <w:p w14:paraId="0924E0B5" w14:textId="77777777" w:rsidR="005B701F" w:rsidRDefault="005B701F" w:rsidP="00270248">
      <w:pPr>
        <w:pStyle w:val="NormalWeb"/>
        <w:spacing w:before="0" w:beforeAutospacing="0" w:after="0" w:afterAutospacing="0"/>
      </w:pPr>
      <w:r>
        <w:t>T (Period Length): 24</w:t>
      </w:r>
    </w:p>
    <w:p w14:paraId="66CD2D3C" w14:textId="77777777" w:rsidR="005B701F" w:rsidRDefault="005B701F" w:rsidP="00270248">
      <w:pPr>
        <w:pStyle w:val="NormalWeb"/>
        <w:spacing w:before="0" w:beforeAutospacing="0" w:after="0" w:afterAutospacing="0"/>
      </w:pPr>
      <w:r>
        <w:t>R (Price Range): 0.25</w:t>
      </w:r>
    </w:p>
    <w:p w14:paraId="684D3A73" w14:textId="77777777" w:rsidR="005B701F" w:rsidRDefault="005B701F" w:rsidP="00270248">
      <w:pPr>
        <w:pStyle w:val="NormalWeb"/>
        <w:spacing w:before="0" w:beforeAutospacing="0" w:after="0" w:afterAutospacing="0"/>
      </w:pPr>
      <w:r>
        <w:t>G (Price Grid): 11</w:t>
      </w:r>
    </w:p>
    <w:p w14:paraId="75C83DF1" w14:textId="77777777" w:rsidR="005B701F" w:rsidRDefault="005B701F" w:rsidP="00270248">
      <w:pPr>
        <w:pStyle w:val="NormalWeb"/>
        <w:spacing w:before="0" w:beforeAutospacing="0" w:after="0" w:afterAutospacing="0"/>
      </w:pPr>
      <w:r>
        <w:t>NFIC (Number of Fixed Income Categories): 10</w:t>
      </w:r>
    </w:p>
    <w:p w14:paraId="1DFD4389" w14:textId="77777777" w:rsidR="005B701F" w:rsidRDefault="005B701F" w:rsidP="00270248">
      <w:pPr>
        <w:pStyle w:val="NormalWeb"/>
        <w:spacing w:before="0" w:beforeAutospacing="0" w:after="0" w:afterAutospacing="0"/>
      </w:pPr>
      <w:r>
        <w:t>NDIC (Number of Discount Income Categories): 10</w:t>
      </w:r>
    </w:p>
    <w:p w14:paraId="18149159" w14:textId="77777777" w:rsidR="005B701F" w:rsidRDefault="005B701F" w:rsidP="00270248">
      <w:pPr>
        <w:pStyle w:val="NormalWeb"/>
        <w:spacing w:before="0" w:beforeAutospacing="0" w:after="0" w:afterAutospacing="0"/>
      </w:pPr>
      <w:r>
        <w:t>RT (Response Time): 10</w:t>
      </w:r>
    </w:p>
    <w:p w14:paraId="6818CE1C" w14:textId="77777777" w:rsidR="005B701F" w:rsidRDefault="005B701F" w:rsidP="00270248">
      <w:pPr>
        <w:pStyle w:val="NormalWeb"/>
        <w:spacing w:before="0" w:beforeAutospacing="0" w:after="0" w:afterAutospacing="0"/>
      </w:pPr>
      <w:r>
        <w:t>NP (Number of Periods): 4</w:t>
      </w:r>
    </w:p>
    <w:p w14:paraId="1AA7ECA7" w14:textId="77777777" w:rsidR="005B701F" w:rsidRDefault="005B701F" w:rsidP="00270248">
      <w:pPr>
        <w:pStyle w:val="NormalWeb"/>
        <w:spacing w:before="0" w:beforeAutospacing="0" w:after="0" w:afterAutospacing="0"/>
      </w:pPr>
      <w:r>
        <w:t>RO (Product Rollover): 0.5</w:t>
      </w:r>
    </w:p>
    <w:p w14:paraId="4619C942" w14:textId="77777777" w:rsidR="00054BAF" w:rsidRDefault="005B701F" w:rsidP="00054BAF">
      <w:pPr>
        <w:pStyle w:val="NormalWeb"/>
        <w:spacing w:before="0" w:beforeAutospacing="0" w:after="0" w:afterAutospacing="0"/>
      </w:pPr>
      <w:r>
        <w:t>DPP (Donation Past Periods): 30</w:t>
      </w:r>
    </w:p>
    <w:p w14:paraId="2B076C2D" w14:textId="77777777" w:rsidR="00054BAF" w:rsidRDefault="00054BAF" w:rsidP="00054BAF">
      <w:pPr>
        <w:pStyle w:val="NormalWeb"/>
        <w:spacing w:before="0" w:beforeAutospacing="0" w:after="0" w:afterAutospacing="0"/>
      </w:pPr>
      <w:r>
        <w:t>DDR (Default Donation Rate): 0.1</w:t>
      </w:r>
    </w:p>
    <w:p w14:paraId="41CC63B9" w14:textId="34653DFA" w:rsidR="005B701F" w:rsidRDefault="00054BAF" w:rsidP="00054BAF">
      <w:pPr>
        <w:pStyle w:val="NormalWeb"/>
        <w:spacing w:before="0" w:beforeAutospacing="0" w:after="0" w:afterAutospacing="0"/>
      </w:pPr>
      <w:r>
        <w:t>CLR (Consumption Limit Ratio): 2.0</w:t>
      </w:r>
    </w:p>
    <w:p w14:paraId="489D1DF2" w14:textId="77777777" w:rsidR="00054BAF" w:rsidRDefault="00054BAF" w:rsidP="00054BAF">
      <w:pPr>
        <w:pStyle w:val="NormalWeb"/>
        <w:spacing w:before="0" w:beforeAutospacing="0" w:after="0" w:afterAutospacing="0"/>
      </w:pPr>
    </w:p>
    <w:p w14:paraId="16FE5078" w14:textId="77777777" w:rsidR="0001210D" w:rsidRDefault="0001210D" w:rsidP="00270248">
      <w:pPr>
        <w:pStyle w:val="NormalWeb"/>
        <w:spacing w:before="0" w:beforeAutospacing="0" w:after="0" w:afterAutospacing="0"/>
      </w:pPr>
      <w:r>
        <w:rPr>
          <w:b/>
          <w:bCs/>
          <w:color w:val="000000"/>
        </w:rPr>
        <w:t>VENDORS PERIOD N</w:t>
      </w:r>
    </w:p>
    <w:p w14:paraId="3561B6D4" w14:textId="1CA71AE9" w:rsidR="0001210D" w:rsidRDefault="008A26C6" w:rsidP="00270248">
      <w:pPr>
        <w:pStyle w:val="NormalWeb"/>
        <w:spacing w:before="0" w:beforeAutospacing="0" w:after="0" w:afterAutospacing="0"/>
        <w:rPr>
          <w:color w:val="000000"/>
        </w:rPr>
      </w:pPr>
      <w:r>
        <w:rPr>
          <w:color w:val="000000"/>
        </w:rPr>
        <w:t xml:space="preserve">This section </w:t>
      </w:r>
      <w:r w:rsidR="006542A8">
        <w:rPr>
          <w:color w:val="000000"/>
        </w:rPr>
        <w:t xml:space="preserve">reports </w:t>
      </w:r>
      <w:r w:rsidR="0001210D">
        <w:rPr>
          <w:color w:val="000000"/>
        </w:rPr>
        <w:t xml:space="preserve">the </w:t>
      </w:r>
      <w:r w:rsidR="006542A8">
        <w:rPr>
          <w:color w:val="000000"/>
        </w:rPr>
        <w:t xml:space="preserve">list of </w:t>
      </w:r>
      <w:r w:rsidR="0001210D">
        <w:rPr>
          <w:color w:val="000000"/>
        </w:rPr>
        <w:t>vendors</w:t>
      </w:r>
      <w:r w:rsidR="006542A8">
        <w:rPr>
          <w:color w:val="000000"/>
        </w:rPr>
        <w:t xml:space="preserve"> by ID and corresponding cumulative revenue at the start of the period</w:t>
      </w:r>
      <w:r>
        <w:rPr>
          <w:color w:val="000000"/>
        </w:rPr>
        <w:t>.</w:t>
      </w:r>
      <w:r w:rsidR="006542A8">
        <w:rPr>
          <w:color w:val="000000"/>
        </w:rPr>
        <w:t xml:space="preserve"> </w:t>
      </w:r>
      <w:r>
        <w:rPr>
          <w:color w:val="000000"/>
        </w:rPr>
        <w:t>Example:</w:t>
      </w:r>
    </w:p>
    <w:p w14:paraId="10D9B229" w14:textId="77777777" w:rsidR="005B701F" w:rsidRPr="005B701F" w:rsidRDefault="005B701F" w:rsidP="00270248">
      <w:pPr>
        <w:pStyle w:val="NormalWeb"/>
        <w:spacing w:before="0" w:beforeAutospacing="0" w:after="0" w:afterAutospacing="0"/>
        <w:rPr>
          <w:color w:val="000000"/>
        </w:rPr>
      </w:pPr>
      <w:proofErr w:type="spellStart"/>
      <w:r w:rsidRPr="005B701F">
        <w:rPr>
          <w:color w:val="000000"/>
        </w:rPr>
        <w:t>vendorID</w:t>
      </w:r>
      <w:proofErr w:type="spellEnd"/>
      <w:r w:rsidRPr="005B701F">
        <w:rPr>
          <w:color w:val="000000"/>
        </w:rPr>
        <w:t xml:space="preserve">    </w:t>
      </w:r>
      <w:proofErr w:type="spellStart"/>
      <w:r w:rsidRPr="005B701F">
        <w:rPr>
          <w:color w:val="000000"/>
        </w:rPr>
        <w:t>Cumulative_revenue_start</w:t>
      </w:r>
      <w:proofErr w:type="spellEnd"/>
    </w:p>
    <w:p w14:paraId="0A947F60" w14:textId="77777777" w:rsidR="005B701F" w:rsidRPr="005B701F" w:rsidRDefault="005B701F" w:rsidP="00270248">
      <w:pPr>
        <w:pStyle w:val="NormalWeb"/>
        <w:spacing w:before="0" w:beforeAutospacing="0" w:after="0" w:afterAutospacing="0"/>
        <w:rPr>
          <w:color w:val="000000"/>
        </w:rPr>
      </w:pPr>
      <w:r w:rsidRPr="005B701F">
        <w:rPr>
          <w:color w:val="000000"/>
        </w:rPr>
        <w:t xml:space="preserve">       1                     3830.00</w:t>
      </w:r>
    </w:p>
    <w:p w14:paraId="7DE74D5A" w14:textId="77777777" w:rsidR="005B701F" w:rsidRPr="005B701F" w:rsidRDefault="005B701F" w:rsidP="00270248">
      <w:pPr>
        <w:pStyle w:val="NormalWeb"/>
        <w:spacing w:before="0" w:beforeAutospacing="0" w:after="0" w:afterAutospacing="0"/>
        <w:rPr>
          <w:color w:val="000000"/>
        </w:rPr>
      </w:pPr>
      <w:r w:rsidRPr="005B701F">
        <w:rPr>
          <w:color w:val="000000"/>
        </w:rPr>
        <w:t xml:space="preserve">       2                        0.00</w:t>
      </w:r>
    </w:p>
    <w:p w14:paraId="2D8F80D7" w14:textId="77777777" w:rsidR="005B701F" w:rsidRPr="005B701F" w:rsidRDefault="005B701F" w:rsidP="00270248">
      <w:pPr>
        <w:pStyle w:val="NormalWeb"/>
        <w:spacing w:before="0" w:beforeAutospacing="0" w:after="0" w:afterAutospacing="0"/>
        <w:rPr>
          <w:color w:val="000000"/>
        </w:rPr>
      </w:pPr>
      <w:r w:rsidRPr="005B701F">
        <w:rPr>
          <w:color w:val="000000"/>
        </w:rPr>
        <w:t xml:space="preserve">       3                        0.00</w:t>
      </w:r>
    </w:p>
    <w:p w14:paraId="44736491" w14:textId="754E776B" w:rsidR="0001210D" w:rsidRDefault="005B701F" w:rsidP="00270248">
      <w:pPr>
        <w:pStyle w:val="NormalWeb"/>
        <w:spacing w:before="0" w:beforeAutospacing="0" w:after="0" w:afterAutospacing="0"/>
        <w:rPr>
          <w:color w:val="000000"/>
        </w:rPr>
      </w:pPr>
      <w:r w:rsidRPr="005B701F">
        <w:rPr>
          <w:color w:val="000000"/>
        </w:rPr>
        <w:t xml:space="preserve">       4                        0.00</w:t>
      </w:r>
    </w:p>
    <w:p w14:paraId="55DF5CA9" w14:textId="77777777" w:rsidR="005B701F" w:rsidRDefault="005B701F" w:rsidP="00270248">
      <w:pPr>
        <w:pStyle w:val="NormalWeb"/>
        <w:spacing w:before="0" w:beforeAutospacing="0" w:after="0" w:afterAutospacing="0"/>
      </w:pPr>
    </w:p>
    <w:p w14:paraId="00AFB571" w14:textId="77777777" w:rsidR="0001210D" w:rsidRDefault="0001210D" w:rsidP="00270248">
      <w:pPr>
        <w:pStyle w:val="NormalWeb"/>
        <w:spacing w:before="0" w:beforeAutospacing="0" w:after="0" w:afterAutospacing="0"/>
        <w:rPr>
          <w:b/>
          <w:bCs/>
          <w:color w:val="000000"/>
        </w:rPr>
      </w:pPr>
      <w:r>
        <w:rPr>
          <w:b/>
          <w:bCs/>
          <w:color w:val="000000"/>
        </w:rPr>
        <w:t>PRODUCTS PERIOD N</w:t>
      </w:r>
    </w:p>
    <w:p w14:paraId="0816702F" w14:textId="77777777" w:rsidR="009A70E9" w:rsidRDefault="009A70E9" w:rsidP="00270248">
      <w:pPr>
        <w:pStyle w:val="NormalWeb"/>
        <w:spacing w:before="0" w:beforeAutospacing="0" w:after="0" w:afterAutospacing="0"/>
      </w:pPr>
    </w:p>
    <w:p w14:paraId="6FF92357" w14:textId="3DD3AEDC" w:rsidR="008A26C6" w:rsidRDefault="008A26C6" w:rsidP="00270248">
      <w:pPr>
        <w:pStyle w:val="NormalWeb"/>
        <w:spacing w:before="0" w:beforeAutospacing="0" w:after="0" w:afterAutospacing="0"/>
        <w:rPr>
          <w:color w:val="000000"/>
        </w:rPr>
      </w:pPr>
      <w:r>
        <w:rPr>
          <w:color w:val="000000"/>
        </w:rPr>
        <w:t xml:space="preserve">This section </w:t>
      </w:r>
      <w:r w:rsidR="006542A8">
        <w:rPr>
          <w:color w:val="000000"/>
        </w:rPr>
        <w:t xml:space="preserve">reports </w:t>
      </w:r>
      <w:r w:rsidR="0001210D">
        <w:rPr>
          <w:color w:val="000000"/>
        </w:rPr>
        <w:t xml:space="preserve">the </w:t>
      </w:r>
      <w:r w:rsidR="006542A8">
        <w:rPr>
          <w:color w:val="000000"/>
        </w:rPr>
        <w:t xml:space="preserve">list of </w:t>
      </w:r>
      <w:r w:rsidR="0001210D">
        <w:rPr>
          <w:color w:val="000000"/>
        </w:rPr>
        <w:t>product</w:t>
      </w:r>
      <w:r w:rsidR="006542A8">
        <w:rPr>
          <w:color w:val="000000"/>
        </w:rPr>
        <w:t>s</w:t>
      </w:r>
      <w:r w:rsidR="0001210D">
        <w:rPr>
          <w:color w:val="000000"/>
        </w:rPr>
        <w:t xml:space="preserve"> </w:t>
      </w:r>
      <w:r w:rsidR="006542A8">
        <w:rPr>
          <w:color w:val="000000"/>
        </w:rPr>
        <w:t xml:space="preserve">offered in </w:t>
      </w:r>
      <w:r w:rsidR="0001210D">
        <w:rPr>
          <w:color w:val="000000"/>
        </w:rPr>
        <w:t>each period</w:t>
      </w:r>
      <w:r w:rsidR="006542A8">
        <w:rPr>
          <w:color w:val="000000"/>
        </w:rPr>
        <w:t xml:space="preserve"> with information about quantities and prices</w:t>
      </w:r>
      <w:r>
        <w:rPr>
          <w:color w:val="000000"/>
        </w:rPr>
        <w:t>.</w:t>
      </w:r>
      <w:r w:rsidR="006542A8">
        <w:rPr>
          <w:color w:val="000000"/>
        </w:rPr>
        <w:t xml:space="preserve"> </w:t>
      </w:r>
      <w:r>
        <w:rPr>
          <w:color w:val="000000"/>
        </w:rPr>
        <w:t>Example:</w:t>
      </w:r>
    </w:p>
    <w:p w14:paraId="19323969" w14:textId="77777777" w:rsidR="008A26C6" w:rsidRDefault="008A26C6" w:rsidP="00270248">
      <w:pPr>
        <w:pStyle w:val="NormalWeb"/>
        <w:spacing w:before="0" w:beforeAutospacing="0" w:after="0" w:afterAutospacing="0"/>
        <w:rPr>
          <w:color w:val="000000"/>
        </w:rPr>
      </w:pPr>
    </w:p>
    <w:p w14:paraId="36ABB855" w14:textId="0983BADE" w:rsidR="005B701F" w:rsidRDefault="005B701F" w:rsidP="00270248">
      <w:pPr>
        <w:pStyle w:val="NormalWeb"/>
        <w:spacing w:before="0" w:beforeAutospacing="0" w:after="0" w:afterAutospacing="0"/>
      </w:pPr>
      <w:proofErr w:type="spellStart"/>
      <w:r>
        <w:t>platformProductID</w:t>
      </w:r>
      <w:proofErr w:type="spellEnd"/>
      <w:r>
        <w:t xml:space="preserve"> </w:t>
      </w:r>
      <w:proofErr w:type="spellStart"/>
      <w:r>
        <w:t>vendor_product_id</w:t>
      </w:r>
      <w:proofErr w:type="spellEnd"/>
      <w:r>
        <w:t xml:space="preserve"> </w:t>
      </w:r>
      <w:proofErr w:type="spellStart"/>
      <w:r>
        <w:t>vendorID</w:t>
      </w:r>
      <w:proofErr w:type="spellEnd"/>
      <w:r>
        <w:t xml:space="preserve"> price</w:t>
      </w:r>
      <w:r w:rsidR="006542A8">
        <w:t xml:space="preserve"> </w:t>
      </w:r>
      <w:proofErr w:type="spellStart"/>
      <w:r>
        <w:t>Pv</w:t>
      </w:r>
      <w:proofErr w:type="spellEnd"/>
      <w:r>
        <w:t xml:space="preserve"> quantity</w:t>
      </w:r>
      <w:r w:rsidR="006542A8">
        <w:t xml:space="preserve"> </w:t>
      </w:r>
      <w:r>
        <w:t xml:space="preserve">Nv Nr Na </w:t>
      </w:r>
      <w:proofErr w:type="spellStart"/>
      <w:r>
        <w:t>Npn</w:t>
      </w:r>
      <w:proofErr w:type="spellEnd"/>
      <w:r>
        <w:t xml:space="preserve"> Pc</w:t>
      </w:r>
      <w:r w:rsidR="006542A8">
        <w:t xml:space="preserve"> </w:t>
      </w:r>
      <w:proofErr w:type="spellStart"/>
      <w:r>
        <w:t>Ppn</w:t>
      </w:r>
      <w:proofErr w:type="spellEnd"/>
      <w:r w:rsidR="006542A8">
        <w:t xml:space="preserve"> </w:t>
      </w:r>
      <w:proofErr w:type="spellStart"/>
      <w:r>
        <w:t>Pmb</w:t>
      </w:r>
      <w:proofErr w:type="spellEnd"/>
      <w:r w:rsidR="006542A8">
        <w:t xml:space="preserve"> </w:t>
      </w:r>
      <w:proofErr w:type="spellStart"/>
      <w:r>
        <w:t>price_categories</w:t>
      </w:r>
      <w:proofErr w:type="spellEnd"/>
      <w:r>
        <w:t xml:space="preserve"> </w:t>
      </w:r>
      <w:proofErr w:type="spellStart"/>
      <w:r>
        <w:t>item_allocations</w:t>
      </w:r>
      <w:proofErr w:type="spellEnd"/>
    </w:p>
    <w:p w14:paraId="74CB67F9" w14:textId="60112ACC" w:rsidR="005B701F" w:rsidRDefault="005B701F" w:rsidP="00270248">
      <w:pPr>
        <w:pStyle w:val="NormalWeb"/>
        <w:spacing w:before="0" w:beforeAutospacing="0" w:after="0" w:afterAutospacing="0"/>
      </w:pPr>
      <w:r>
        <w:lastRenderedPageBreak/>
        <w:t>1</w:t>
      </w:r>
      <w:r w:rsidR="006542A8">
        <w:t xml:space="preserve"> </w:t>
      </w:r>
      <w:r>
        <w:t>1</w:t>
      </w:r>
      <w:r w:rsidR="006542A8">
        <w:t xml:space="preserve"> </w:t>
      </w:r>
      <w:r>
        <w:t>1 70.0 40</w:t>
      </w:r>
      <w:r w:rsidR="006542A8">
        <w:t xml:space="preserve"> </w:t>
      </w:r>
      <w:r>
        <w:t>5</w:t>
      </w:r>
      <w:r w:rsidR="006542A8">
        <w:t xml:space="preserve"> </w:t>
      </w:r>
      <w:r>
        <w:t>20</w:t>
      </w:r>
      <w:r w:rsidR="006542A8">
        <w:t xml:space="preserve"> </w:t>
      </w:r>
      <w:r>
        <w:t>20 77.0 96.25</w:t>
      </w:r>
      <w:r w:rsidR="006542A8">
        <w:t xml:space="preserve"> </w:t>
      </w:r>
      <w:r>
        <w:t xml:space="preserve">57.75 [57.75, 61.6, 65.45, 69.3, 73.15, 77.0, 80.85, 84.7, 88.55, 92.4, 96.25] [2, 2, 2, 2, 2, 2, 2, 2, 2, 2]  </w:t>
      </w:r>
    </w:p>
    <w:p w14:paraId="3A60A628" w14:textId="446A8717" w:rsidR="005B701F" w:rsidRDefault="005B701F" w:rsidP="00270248">
      <w:pPr>
        <w:pStyle w:val="NormalWeb"/>
        <w:spacing w:before="0" w:beforeAutospacing="0" w:after="0" w:afterAutospacing="0"/>
      </w:pPr>
      <w:r>
        <w:t>2 2 1 80.0 62 12 31 31</w:t>
      </w:r>
      <w:r w:rsidR="006542A8">
        <w:t xml:space="preserve"> </w:t>
      </w:r>
      <w:r>
        <w:t>88.0</w:t>
      </w:r>
      <w:r w:rsidR="006542A8">
        <w:t xml:space="preserve"> </w:t>
      </w:r>
      <w:r>
        <w:t xml:space="preserve">110.0 66.0 [66.0, 70.4, 74.8, 79.2, 83.6, 88.0, 92.4, 96.8, 101.2, 105.6, 110.0] [3, 3, 3, 3, 3, 4, 3, 3, 3, 3]  </w:t>
      </w:r>
    </w:p>
    <w:p w14:paraId="5B5C4786" w14:textId="77777777" w:rsidR="0043160A" w:rsidRDefault="0043160A" w:rsidP="00270248">
      <w:pPr>
        <w:pStyle w:val="NormalWeb"/>
        <w:spacing w:before="0" w:beforeAutospacing="0" w:after="0" w:afterAutospacing="0"/>
        <w:rPr>
          <w:b/>
          <w:bCs/>
          <w:color w:val="000000"/>
        </w:rPr>
      </w:pPr>
    </w:p>
    <w:p w14:paraId="276790A7" w14:textId="7B007382" w:rsidR="0001210D" w:rsidRDefault="0001210D" w:rsidP="00270248">
      <w:pPr>
        <w:pStyle w:val="NormalWeb"/>
        <w:spacing w:before="0" w:beforeAutospacing="0" w:after="0" w:afterAutospacing="0"/>
        <w:rPr>
          <w:b/>
          <w:bCs/>
          <w:color w:val="000000"/>
        </w:rPr>
      </w:pPr>
      <w:r>
        <w:rPr>
          <w:b/>
          <w:bCs/>
          <w:color w:val="000000"/>
        </w:rPr>
        <w:t>CUSTOMERS PERIOD N</w:t>
      </w:r>
    </w:p>
    <w:p w14:paraId="58BC71A4" w14:textId="77777777" w:rsidR="009A70E9" w:rsidRDefault="009A70E9" w:rsidP="00270248">
      <w:pPr>
        <w:pStyle w:val="NormalWeb"/>
        <w:spacing w:before="0" w:beforeAutospacing="0" w:after="0" w:afterAutospacing="0"/>
      </w:pPr>
    </w:p>
    <w:p w14:paraId="4FE6520D" w14:textId="5AD10C78" w:rsidR="008A26C6" w:rsidRDefault="006542A8" w:rsidP="00F66FB0">
      <w:pPr>
        <w:pStyle w:val="NormalWeb"/>
        <w:spacing w:before="0" w:beforeAutospacing="0" w:after="0" w:afterAutospacing="0"/>
      </w:pPr>
      <w:r>
        <w:rPr>
          <w:color w:val="000000"/>
        </w:rPr>
        <w:t xml:space="preserve">Reports </w:t>
      </w:r>
      <w:r w:rsidR="0001210D">
        <w:rPr>
          <w:color w:val="000000"/>
        </w:rPr>
        <w:t xml:space="preserve">the </w:t>
      </w:r>
      <w:r>
        <w:rPr>
          <w:color w:val="000000"/>
        </w:rPr>
        <w:t xml:space="preserve">list of </w:t>
      </w:r>
      <w:r w:rsidR="0001210D">
        <w:rPr>
          <w:color w:val="000000"/>
        </w:rPr>
        <w:t>customer</w:t>
      </w:r>
      <w:r>
        <w:rPr>
          <w:color w:val="000000"/>
        </w:rPr>
        <w:t>s</w:t>
      </w:r>
      <w:r w:rsidR="0001210D">
        <w:rPr>
          <w:color w:val="000000"/>
        </w:rPr>
        <w:t xml:space="preserve"> </w:t>
      </w:r>
      <w:r>
        <w:rPr>
          <w:color w:val="000000"/>
        </w:rPr>
        <w:t xml:space="preserve">registered (including those not placing orders </w:t>
      </w:r>
      <w:r w:rsidR="0001210D">
        <w:rPr>
          <w:color w:val="000000"/>
        </w:rPr>
        <w:t xml:space="preserve">in </w:t>
      </w:r>
      <w:r>
        <w:rPr>
          <w:color w:val="000000"/>
        </w:rPr>
        <w:t xml:space="preserve">the </w:t>
      </w:r>
      <w:r w:rsidR="0001210D">
        <w:rPr>
          <w:color w:val="000000"/>
        </w:rPr>
        <w:t>period</w:t>
      </w:r>
      <w:r>
        <w:rPr>
          <w:color w:val="000000"/>
        </w:rPr>
        <w:t>, reporting their ID, status (FIXED, DISCOUNT, REGULAR), their default donation rate</w:t>
      </w:r>
      <w:r w:rsidR="00F66FB0">
        <w:rPr>
          <w:color w:val="000000"/>
        </w:rPr>
        <w:t>, preferred rejected transaction default options, yearly income, income category, and discount rate (for DISCOUNT customers)</w:t>
      </w:r>
      <w:r w:rsidR="0001210D">
        <w:rPr>
          <w:color w:val="000000"/>
        </w:rPr>
        <w:t>.</w:t>
      </w:r>
      <w:r w:rsidR="00F66FB0">
        <w:t xml:space="preserve"> </w:t>
      </w:r>
      <w:r w:rsidR="008A26C6">
        <w:t>Example:</w:t>
      </w:r>
    </w:p>
    <w:p w14:paraId="1F83696B" w14:textId="77777777" w:rsidR="00F66FB0" w:rsidRDefault="00F66FB0" w:rsidP="00F66FB0">
      <w:pPr>
        <w:pStyle w:val="NormalWeb"/>
        <w:spacing w:before="0" w:beforeAutospacing="0" w:after="0" w:afterAutospacing="0"/>
      </w:pPr>
    </w:p>
    <w:p w14:paraId="59A3228B" w14:textId="681A3168" w:rsidR="005B701F" w:rsidRDefault="005B701F" w:rsidP="00270248">
      <w:pPr>
        <w:pStyle w:val="NormalWeb"/>
        <w:spacing w:before="0" w:beforeAutospacing="0" w:after="0" w:afterAutospacing="0"/>
      </w:pPr>
      <w:proofErr w:type="spellStart"/>
      <w:r>
        <w:t>customerID</w:t>
      </w:r>
      <w:proofErr w:type="spellEnd"/>
      <w:r>
        <w:t xml:space="preserve">   </w:t>
      </w:r>
      <w:proofErr w:type="gramStart"/>
      <w:r>
        <w:t xml:space="preserve">status  </w:t>
      </w:r>
      <w:proofErr w:type="spellStart"/>
      <w:r>
        <w:t>donation</w:t>
      </w:r>
      <w:proofErr w:type="gramEnd"/>
      <w:r>
        <w:t>_rate</w:t>
      </w:r>
      <w:proofErr w:type="spellEnd"/>
      <w:r>
        <w:t xml:space="preserve">    </w:t>
      </w:r>
      <w:proofErr w:type="spellStart"/>
      <w:r>
        <w:t>option_preference</w:t>
      </w:r>
      <w:proofErr w:type="spellEnd"/>
      <w:r>
        <w:t xml:space="preserve">   </w:t>
      </w:r>
      <w:proofErr w:type="gramStart"/>
      <w:r>
        <w:t xml:space="preserve">income  </w:t>
      </w:r>
      <w:proofErr w:type="spellStart"/>
      <w:r>
        <w:t>discount</w:t>
      </w:r>
      <w:proofErr w:type="gramEnd"/>
      <w:r>
        <w:t>_</w:t>
      </w:r>
      <w:proofErr w:type="gramStart"/>
      <w:r>
        <w:t>rate</w:t>
      </w:r>
      <w:proofErr w:type="spellEnd"/>
      <w:r>
        <w:t xml:space="preserve">  </w:t>
      </w:r>
      <w:proofErr w:type="spellStart"/>
      <w:r>
        <w:t>income</w:t>
      </w:r>
      <w:proofErr w:type="gramEnd"/>
      <w:r>
        <w:t>_category</w:t>
      </w:r>
      <w:proofErr w:type="spellEnd"/>
    </w:p>
    <w:p w14:paraId="62710915" w14:textId="20D83914" w:rsidR="005B701F" w:rsidRDefault="005B701F" w:rsidP="00270248">
      <w:pPr>
        <w:pStyle w:val="NormalWeb"/>
        <w:spacing w:before="0" w:beforeAutospacing="0" w:after="0" w:afterAutospacing="0"/>
      </w:pPr>
      <w:r>
        <w:t xml:space="preserve">        70    FIXED            0.2    </w:t>
      </w:r>
      <w:r w:rsidR="00F66FB0">
        <w:t xml:space="preserve">     </w:t>
      </w:r>
      <w:proofErr w:type="gramStart"/>
      <w:r w:rsidR="00F66FB0">
        <w:t xml:space="preserve"> </w:t>
      </w:r>
      <w:r>
        <w:t xml:space="preserve">  [</w:t>
      </w:r>
      <w:proofErr w:type="gramEnd"/>
      <w:r>
        <w:t>1, 2, 3, 4, 5</w:t>
      </w:r>
      <w:proofErr w:type="gramStart"/>
      <w:r>
        <w:t xml:space="preserve">]  </w:t>
      </w:r>
      <w:r w:rsidR="00F66FB0">
        <w:tab/>
      </w:r>
      <w:proofErr w:type="gramEnd"/>
      <w:r w:rsidR="00F66FB0">
        <w:t xml:space="preserve">      </w:t>
      </w:r>
      <w:r>
        <w:t>40000.0      N/A                1</w:t>
      </w:r>
    </w:p>
    <w:p w14:paraId="25765B9F" w14:textId="38F180E0" w:rsidR="005B701F" w:rsidRDefault="005B701F" w:rsidP="00270248">
      <w:pPr>
        <w:pStyle w:val="NormalWeb"/>
        <w:spacing w:before="0" w:beforeAutospacing="0" w:after="0" w:afterAutospacing="0"/>
      </w:pPr>
      <w:r>
        <w:t xml:space="preserve">        71    FIXED           0.18   </w:t>
      </w:r>
      <w:r w:rsidR="00F66FB0">
        <w:t xml:space="preserve">     </w:t>
      </w:r>
      <w:proofErr w:type="gramStart"/>
      <w:r w:rsidR="00F66FB0">
        <w:t xml:space="preserve"> </w:t>
      </w:r>
      <w:r>
        <w:t xml:space="preserve">  [</w:t>
      </w:r>
      <w:proofErr w:type="gramEnd"/>
      <w:r>
        <w:t xml:space="preserve">1, 2, 3, 4, 5] </w:t>
      </w:r>
      <w:r w:rsidR="00F66FB0">
        <w:tab/>
        <w:t xml:space="preserve">      </w:t>
      </w:r>
      <w:r>
        <w:t xml:space="preserve"> 45000.0     N/A                1</w:t>
      </w:r>
    </w:p>
    <w:p w14:paraId="48A5B94E" w14:textId="5E2E22F4" w:rsidR="005B701F" w:rsidRDefault="005B701F" w:rsidP="00270248">
      <w:pPr>
        <w:pStyle w:val="NormalWeb"/>
        <w:spacing w:before="0" w:beforeAutospacing="0" w:after="0" w:afterAutospacing="0"/>
      </w:pPr>
      <w:r>
        <w:t xml:space="preserve">        72    FIXED           0.16   </w:t>
      </w:r>
      <w:r w:rsidR="00F66FB0">
        <w:t xml:space="preserve">     </w:t>
      </w:r>
      <w:proofErr w:type="gramStart"/>
      <w:r w:rsidR="00F66FB0">
        <w:t xml:space="preserve"> </w:t>
      </w:r>
      <w:r>
        <w:t xml:space="preserve">  [</w:t>
      </w:r>
      <w:proofErr w:type="gramEnd"/>
      <w:r>
        <w:t>1, 2, 3, 4, 5</w:t>
      </w:r>
      <w:proofErr w:type="gramStart"/>
      <w:r>
        <w:t xml:space="preserve">]  </w:t>
      </w:r>
      <w:r w:rsidR="00F66FB0">
        <w:tab/>
      </w:r>
      <w:proofErr w:type="gramEnd"/>
      <w:r w:rsidR="00F66FB0">
        <w:t xml:space="preserve">      </w:t>
      </w:r>
      <w:r>
        <w:t>50000.0      N/A                1</w:t>
      </w:r>
    </w:p>
    <w:p w14:paraId="0DE78236" w14:textId="3BE1415D" w:rsidR="005B701F" w:rsidRDefault="005B701F" w:rsidP="00270248">
      <w:pPr>
        <w:pStyle w:val="NormalWeb"/>
        <w:spacing w:before="0" w:beforeAutospacing="0" w:after="0" w:afterAutospacing="0"/>
      </w:pPr>
      <w:r>
        <w:t xml:space="preserve">       101 DISCOUNT    0.05   </w:t>
      </w:r>
      <w:r w:rsidR="00F66FB0">
        <w:t xml:space="preserve">      </w:t>
      </w:r>
      <w:proofErr w:type="gramStart"/>
      <w:r>
        <w:t xml:space="preserve">   [</w:t>
      </w:r>
      <w:proofErr w:type="gramEnd"/>
      <w:r>
        <w:t xml:space="preserve">1, 2, 3, 4, 5]    </w:t>
      </w:r>
      <w:r w:rsidR="00F66FB0">
        <w:tab/>
        <w:t xml:space="preserve">      </w:t>
      </w:r>
      <w:r>
        <w:t>150.0           0.35               4</w:t>
      </w:r>
    </w:p>
    <w:p w14:paraId="057AF955" w14:textId="3DC57757" w:rsidR="005B701F" w:rsidRDefault="005B701F" w:rsidP="00270248">
      <w:pPr>
        <w:pStyle w:val="NormalWeb"/>
        <w:spacing w:before="0" w:beforeAutospacing="0" w:after="0" w:afterAutospacing="0"/>
      </w:pPr>
      <w:r>
        <w:t xml:space="preserve">       102 DISCOUNT    0.07    </w:t>
      </w:r>
      <w:r w:rsidR="00F66FB0">
        <w:t xml:space="preserve">     </w:t>
      </w:r>
      <w:proofErr w:type="gramStart"/>
      <w:r w:rsidR="00F66FB0">
        <w:t xml:space="preserve"> </w:t>
      </w:r>
      <w:r>
        <w:t xml:space="preserve">  [</w:t>
      </w:r>
      <w:proofErr w:type="gramEnd"/>
      <w:r>
        <w:t xml:space="preserve">1, 2, 3, 4, 5]    </w:t>
      </w:r>
      <w:r w:rsidR="00F66FB0">
        <w:tab/>
        <w:t xml:space="preserve">      </w:t>
      </w:r>
      <w:r>
        <w:t xml:space="preserve">252.0           0.3             </w:t>
      </w:r>
      <w:r w:rsidR="00F66FB0">
        <w:t xml:space="preserve"> </w:t>
      </w:r>
      <w:r>
        <w:t xml:space="preserve">   5</w:t>
      </w:r>
    </w:p>
    <w:p w14:paraId="772C0A5B" w14:textId="647650CE" w:rsidR="005B701F" w:rsidRDefault="005B701F" w:rsidP="00270248">
      <w:pPr>
        <w:pStyle w:val="NormalWeb"/>
        <w:spacing w:before="0" w:beforeAutospacing="0" w:after="0" w:afterAutospacing="0"/>
      </w:pPr>
      <w:r>
        <w:t xml:space="preserve">       </w:t>
      </w:r>
      <w:proofErr w:type="gramStart"/>
      <w:r>
        <w:t>202  REGULAR</w:t>
      </w:r>
      <w:proofErr w:type="gramEnd"/>
      <w:r>
        <w:t xml:space="preserve">    </w:t>
      </w:r>
      <w:r w:rsidR="00F66FB0">
        <w:t xml:space="preserve"> </w:t>
      </w:r>
      <w:r>
        <w:t xml:space="preserve">0.25   </w:t>
      </w:r>
      <w:r w:rsidR="00F66FB0">
        <w:t xml:space="preserve">     </w:t>
      </w:r>
      <w:proofErr w:type="gramStart"/>
      <w:r w:rsidR="00F66FB0">
        <w:t xml:space="preserve"> </w:t>
      </w:r>
      <w:r>
        <w:t xml:space="preserve">  [</w:t>
      </w:r>
      <w:proofErr w:type="gramEnd"/>
      <w:r>
        <w:t xml:space="preserve">1, 2, 3, 4, 5]      </w:t>
      </w:r>
      <w:r w:rsidR="00F66FB0">
        <w:tab/>
        <w:t xml:space="preserve">      </w:t>
      </w:r>
      <w:r>
        <w:t>N/A            N/A              N/A</w:t>
      </w:r>
    </w:p>
    <w:p w14:paraId="6F9643E9" w14:textId="2BF85181" w:rsidR="005B701F" w:rsidRDefault="005B701F" w:rsidP="00270248">
      <w:pPr>
        <w:pStyle w:val="NormalWeb"/>
        <w:spacing w:before="0" w:beforeAutospacing="0" w:after="0" w:afterAutospacing="0"/>
      </w:pPr>
      <w:r>
        <w:t xml:space="preserve">       </w:t>
      </w:r>
      <w:proofErr w:type="gramStart"/>
      <w:r>
        <w:t>203  REGULAR</w:t>
      </w:r>
      <w:proofErr w:type="gramEnd"/>
      <w:r>
        <w:t xml:space="preserve">    </w:t>
      </w:r>
      <w:r w:rsidR="00F66FB0">
        <w:t xml:space="preserve"> </w:t>
      </w:r>
      <w:r>
        <w:t xml:space="preserve">0.3     </w:t>
      </w:r>
      <w:r w:rsidR="00F66FB0">
        <w:t xml:space="preserve">     </w:t>
      </w:r>
      <w:proofErr w:type="gramStart"/>
      <w:r w:rsidR="00F66FB0">
        <w:t xml:space="preserve"> </w:t>
      </w:r>
      <w:r>
        <w:t xml:space="preserve">  [</w:t>
      </w:r>
      <w:proofErr w:type="gramEnd"/>
      <w:r>
        <w:t xml:space="preserve">2]      </w:t>
      </w:r>
      <w:r w:rsidR="00F66FB0">
        <w:tab/>
        <w:t xml:space="preserve">   </w:t>
      </w:r>
      <w:r>
        <w:t xml:space="preserve">        </w:t>
      </w:r>
      <w:r w:rsidR="00F66FB0">
        <w:t xml:space="preserve">      </w:t>
      </w:r>
      <w:r>
        <w:t xml:space="preserve"> N/A            N/A</w:t>
      </w:r>
      <w:r w:rsidR="00F66FB0">
        <w:tab/>
        <w:t xml:space="preserve">          N/A</w:t>
      </w:r>
    </w:p>
    <w:p w14:paraId="72B82F69" w14:textId="05403C44" w:rsidR="005B701F" w:rsidRDefault="005B701F" w:rsidP="00270248">
      <w:pPr>
        <w:pStyle w:val="NormalWeb"/>
        <w:spacing w:before="0" w:beforeAutospacing="0" w:after="0" w:afterAutospacing="0"/>
      </w:pPr>
      <w:r>
        <w:t xml:space="preserve">       </w:t>
      </w:r>
      <w:proofErr w:type="gramStart"/>
      <w:r>
        <w:t>204  REGULAR</w:t>
      </w:r>
      <w:proofErr w:type="gramEnd"/>
      <w:r>
        <w:t xml:space="preserve">    </w:t>
      </w:r>
      <w:r w:rsidR="00F66FB0">
        <w:t xml:space="preserve"> </w:t>
      </w:r>
      <w:r>
        <w:t xml:space="preserve">0.22   </w:t>
      </w:r>
      <w:r w:rsidR="00F66FB0">
        <w:t xml:space="preserve">     </w:t>
      </w:r>
      <w:proofErr w:type="gramStart"/>
      <w:r w:rsidR="00F66FB0">
        <w:t xml:space="preserve"> </w:t>
      </w:r>
      <w:r>
        <w:t xml:space="preserve">  [</w:t>
      </w:r>
      <w:proofErr w:type="gramEnd"/>
      <w:r>
        <w:t xml:space="preserve">1, 2, 3, 4, 5]    </w:t>
      </w:r>
      <w:r w:rsidR="00F66FB0">
        <w:t xml:space="preserve">       </w:t>
      </w:r>
      <w:r>
        <w:t xml:space="preserve">  N/A            N/A              N/A</w:t>
      </w:r>
    </w:p>
    <w:p w14:paraId="1EFFD365" w14:textId="26E9728B" w:rsidR="005B701F" w:rsidRDefault="005B701F" w:rsidP="00270248">
      <w:pPr>
        <w:pStyle w:val="NormalWeb"/>
        <w:spacing w:before="0" w:beforeAutospacing="0" w:after="0" w:afterAutospacing="0"/>
      </w:pPr>
      <w:r>
        <w:t xml:space="preserve">       </w:t>
      </w:r>
      <w:proofErr w:type="gramStart"/>
      <w:r>
        <w:t>205  REGULAR</w:t>
      </w:r>
      <w:proofErr w:type="gramEnd"/>
      <w:r>
        <w:t xml:space="preserve">     0.28    </w:t>
      </w:r>
      <w:r w:rsidR="00F66FB0">
        <w:t xml:space="preserve">    </w:t>
      </w:r>
      <w:proofErr w:type="gramStart"/>
      <w:r w:rsidR="00F66FB0">
        <w:t xml:space="preserve">  </w:t>
      </w:r>
      <w:r>
        <w:t xml:space="preserve"> [</w:t>
      </w:r>
      <w:proofErr w:type="gramEnd"/>
      <w:r>
        <w:t xml:space="preserve">1, 2, 3, 4, 5]      </w:t>
      </w:r>
      <w:r w:rsidR="00F66FB0">
        <w:t xml:space="preserve">       </w:t>
      </w:r>
      <w:r>
        <w:t>N/A            N/A              N/A</w:t>
      </w:r>
    </w:p>
    <w:p w14:paraId="44106F34" w14:textId="77777777" w:rsidR="0001210D" w:rsidRDefault="0001210D" w:rsidP="00270248">
      <w:pPr>
        <w:pStyle w:val="NormalWeb"/>
        <w:spacing w:before="0" w:beforeAutospacing="0" w:after="0" w:afterAutospacing="0"/>
      </w:pPr>
    </w:p>
    <w:p w14:paraId="6730FD0B" w14:textId="77777777" w:rsidR="0001210D" w:rsidRDefault="0001210D" w:rsidP="00270248">
      <w:pPr>
        <w:pStyle w:val="NormalWeb"/>
        <w:spacing w:before="0" w:beforeAutospacing="0" w:after="0" w:afterAutospacing="0"/>
        <w:rPr>
          <w:b/>
          <w:bCs/>
          <w:color w:val="000000"/>
        </w:rPr>
      </w:pPr>
      <w:r>
        <w:rPr>
          <w:b/>
          <w:bCs/>
          <w:color w:val="000000"/>
        </w:rPr>
        <w:t>MONTHLY CONSUMPTION LIMITS (Annual Limit divided by 12) PERIOD N</w:t>
      </w:r>
    </w:p>
    <w:p w14:paraId="48194AB8" w14:textId="77777777" w:rsidR="008A26C6" w:rsidRDefault="008A26C6" w:rsidP="00270248">
      <w:pPr>
        <w:pStyle w:val="NormalWeb"/>
        <w:spacing w:before="0" w:beforeAutospacing="0" w:after="0" w:afterAutospacing="0"/>
      </w:pPr>
    </w:p>
    <w:p w14:paraId="4B343E9D" w14:textId="154A2B52" w:rsidR="008A26C6" w:rsidRDefault="0001210D" w:rsidP="00270248">
      <w:pPr>
        <w:pStyle w:val="NormalWeb"/>
        <w:spacing w:before="0" w:beforeAutospacing="0" w:after="0" w:afterAutospacing="0"/>
        <w:rPr>
          <w:color w:val="000000"/>
        </w:rPr>
      </w:pPr>
      <w:r>
        <w:rPr>
          <w:color w:val="000000"/>
        </w:rPr>
        <w:t xml:space="preserve">The monthly consumption limit is derived from the annual limit (CLY) by dividing </w:t>
      </w:r>
      <w:r w:rsidR="00F66FB0">
        <w:rPr>
          <w:color w:val="000000"/>
        </w:rPr>
        <w:t xml:space="preserve">it </w:t>
      </w:r>
      <w:r>
        <w:rPr>
          <w:color w:val="000000"/>
        </w:rPr>
        <w:t xml:space="preserve">by 12. If the result is not a whole number, </w:t>
      </w:r>
      <w:r w:rsidR="00F66FB0">
        <w:rPr>
          <w:color w:val="000000"/>
        </w:rPr>
        <w:t xml:space="preserve">the applicable monthly consumption limit </w:t>
      </w:r>
      <w:r>
        <w:rPr>
          <w:color w:val="000000"/>
        </w:rPr>
        <w:t xml:space="preserve">is </w:t>
      </w:r>
      <w:r w:rsidR="00F66FB0">
        <w:rPr>
          <w:color w:val="000000"/>
        </w:rPr>
        <w:t xml:space="preserve">based on the value </w:t>
      </w:r>
      <w:r>
        <w:rPr>
          <w:color w:val="000000"/>
        </w:rPr>
        <w:t>floored to the nearest integer (e.g., CLY = 30 → monthly limit = 2, not 2.5). The fractional remainder (e.g., 0.5) is accumulated across periods</w:t>
      </w:r>
      <w:r w:rsidR="00F66FB0">
        <w:rPr>
          <w:color w:val="000000"/>
        </w:rPr>
        <w:t xml:space="preserve">, and </w:t>
      </w:r>
      <w:r>
        <w:rPr>
          <w:color w:val="000000"/>
        </w:rPr>
        <w:t>once exceed</w:t>
      </w:r>
      <w:r w:rsidR="00F66FB0">
        <w:rPr>
          <w:color w:val="000000"/>
        </w:rPr>
        <w:t>ing</w:t>
      </w:r>
      <w:r>
        <w:rPr>
          <w:color w:val="000000"/>
        </w:rPr>
        <w:t xml:space="preserve"> 1, </w:t>
      </w:r>
      <w:r w:rsidR="00F66FB0">
        <w:rPr>
          <w:color w:val="000000"/>
        </w:rPr>
        <w:t xml:space="preserve">another unit is added </w:t>
      </w:r>
      <w:r>
        <w:rPr>
          <w:color w:val="000000"/>
        </w:rPr>
        <w:t xml:space="preserve">to that period’s allocation. </w:t>
      </w:r>
      <w:r w:rsidR="00F66FB0">
        <w:rPr>
          <w:color w:val="000000"/>
        </w:rPr>
        <w:t>Discount customers are assigned the minimum limit, while Regular customers are assigned the maximum limit of the Fixed customers.</w:t>
      </w:r>
      <w:r w:rsidR="00150B79">
        <w:rPr>
          <w:color w:val="000000"/>
        </w:rPr>
        <w:t xml:space="preserve"> </w:t>
      </w:r>
      <w:r w:rsidR="00150B79" w:rsidRPr="00185FFB">
        <w:rPr>
          <w:color w:val="000000"/>
        </w:rPr>
        <w:t xml:space="preserve">The header line reports the active mode — CLI (consumption limit specified by user), CLL (consumption limit set by formula), or CL None. The lines beneath list which products </w:t>
      </w:r>
      <w:r w:rsidR="009608AD" w:rsidRPr="00185FFB">
        <w:rPr>
          <w:color w:val="000000"/>
        </w:rPr>
        <w:t>are computed by the formula (with the CLR value)</w:t>
      </w:r>
      <w:r w:rsidR="009608AD">
        <w:rPr>
          <w:color w:val="000000"/>
        </w:rPr>
        <w:t xml:space="preserve">, which </w:t>
      </w:r>
      <w:r w:rsidR="00150B79" w:rsidRPr="00185FFB">
        <w:rPr>
          <w:color w:val="000000"/>
        </w:rPr>
        <w:t>are taken from the input file (overrid</w:t>
      </w:r>
      <w:r w:rsidR="009608AD">
        <w:rPr>
          <w:color w:val="000000"/>
        </w:rPr>
        <w:t>ing the formula</w:t>
      </w:r>
      <w:r w:rsidR="00150B79" w:rsidRPr="00185FFB">
        <w:rPr>
          <w:color w:val="000000"/>
        </w:rPr>
        <w:t>)</w:t>
      </w:r>
      <w:r w:rsidR="009608AD">
        <w:rPr>
          <w:color w:val="000000"/>
        </w:rPr>
        <w:t>,</w:t>
      </w:r>
      <w:r w:rsidR="00150B79" w:rsidRPr="00185FFB">
        <w:rPr>
          <w:color w:val="000000"/>
        </w:rPr>
        <w:t xml:space="preserve"> and which </w:t>
      </w:r>
      <w:r w:rsidR="009608AD">
        <w:rPr>
          <w:color w:val="000000"/>
        </w:rPr>
        <w:t>have no applicable consumption limits</w:t>
      </w:r>
      <w:r w:rsidR="00150B79" w:rsidRPr="00185FFB">
        <w:rPr>
          <w:color w:val="000000"/>
        </w:rPr>
        <w:t>.</w:t>
      </w:r>
      <w:r w:rsidR="00150B79">
        <w:rPr>
          <w:color w:val="000000"/>
        </w:rPr>
        <w:t xml:space="preserve"> </w:t>
      </w:r>
      <w:r w:rsidR="00B81002">
        <w:rPr>
          <w:color w:val="000000"/>
        </w:rPr>
        <w:t>The following e</w:t>
      </w:r>
      <w:r w:rsidR="008A26C6">
        <w:rPr>
          <w:color w:val="000000"/>
        </w:rPr>
        <w:t>xample</w:t>
      </w:r>
      <w:r w:rsidR="00B81002">
        <w:rPr>
          <w:color w:val="000000"/>
        </w:rPr>
        <w:t xml:space="preserve"> mixes the three modes, but in practice only one </w:t>
      </w:r>
      <w:r w:rsidR="009608AD">
        <w:rPr>
          <w:color w:val="000000"/>
        </w:rPr>
        <w:t>applies.</w:t>
      </w:r>
    </w:p>
    <w:p w14:paraId="2E0C8E9B" w14:textId="77777777" w:rsidR="00F66FB0" w:rsidRDefault="00F66FB0" w:rsidP="00270248">
      <w:pPr>
        <w:pStyle w:val="NormalWeb"/>
        <w:spacing w:before="0" w:beforeAutospacing="0" w:after="0" w:afterAutospacing="0"/>
        <w:rPr>
          <w:color w:val="000000"/>
        </w:rPr>
      </w:pPr>
    </w:p>
    <w:p w14:paraId="1C7157D8" w14:textId="77777777" w:rsidR="00F37DC2" w:rsidRPr="00F37DC2" w:rsidRDefault="00F37DC2" w:rsidP="00F37DC2">
      <w:pPr>
        <w:pStyle w:val="NormalWeb"/>
        <w:rPr>
          <w:ins w:id="52" w:author="Sueda Gul" w:date="2026-06-19T15:00:00Z" w16du:dateUtc="2026-06-19T13:00:00Z"/>
          <w:color w:val="000000"/>
        </w:rPr>
      </w:pPr>
      <w:ins w:id="53" w:author="Sueda Gul" w:date="2026-06-19T15:00:00Z" w16du:dateUtc="2026-06-19T13:00:00Z">
        <w:r w:rsidRPr="00F37DC2">
          <w:rPr>
            <w:color w:val="000000"/>
          </w:rPr>
          <w:t>--------------------------------------------------------------------------------------</w:t>
        </w:r>
      </w:ins>
    </w:p>
    <w:p w14:paraId="4343C0E0" w14:textId="77777777" w:rsidR="00F37DC2" w:rsidRPr="00F37DC2" w:rsidRDefault="00F37DC2" w:rsidP="00F37DC2">
      <w:pPr>
        <w:pStyle w:val="NormalWeb"/>
        <w:rPr>
          <w:ins w:id="54" w:author="Sueda Gul" w:date="2026-06-19T15:00:00Z" w16du:dateUtc="2026-06-19T13:00:00Z"/>
          <w:color w:val="000000"/>
        </w:rPr>
      </w:pPr>
      <w:ins w:id="55" w:author="Sueda Gul" w:date="2026-06-19T15:00:00Z" w16du:dateUtc="2026-06-19T13:00:00Z">
        <w:r w:rsidRPr="00F37DC2">
          <w:rPr>
            <w:color w:val="000000"/>
          </w:rPr>
          <w:t>MONTHLY CONSUMPTION LIMITS CLI (Annual Limit divided by 12) PERIOD 1</w:t>
        </w:r>
      </w:ins>
    </w:p>
    <w:p w14:paraId="194B2F30" w14:textId="77777777" w:rsidR="00F37DC2" w:rsidRPr="00F37DC2" w:rsidRDefault="00F37DC2" w:rsidP="00F37DC2">
      <w:pPr>
        <w:pStyle w:val="NormalWeb"/>
        <w:rPr>
          <w:ins w:id="56" w:author="Sueda Gul" w:date="2026-06-19T15:00:00Z" w16du:dateUtc="2026-06-19T13:00:00Z"/>
          <w:color w:val="000000"/>
        </w:rPr>
      </w:pPr>
      <w:ins w:id="57" w:author="Sueda Gul" w:date="2026-06-19T15:00:00Z" w16du:dateUtc="2026-06-19T13:00:00Z">
        <w:r w:rsidRPr="00F37DC2">
          <w:rPr>
            <w:color w:val="000000"/>
          </w:rPr>
          <w:t>--------------------------------------------------------------------------------------</w:t>
        </w:r>
      </w:ins>
    </w:p>
    <w:p w14:paraId="745E07CC" w14:textId="77777777" w:rsidR="00F37DC2" w:rsidRPr="00F37DC2" w:rsidRDefault="00F37DC2" w:rsidP="00F37DC2">
      <w:pPr>
        <w:pStyle w:val="NormalWeb"/>
        <w:rPr>
          <w:ins w:id="58" w:author="Sueda Gul" w:date="2026-06-19T15:00:00Z" w16du:dateUtc="2026-06-19T13:00:00Z"/>
          <w:color w:val="000000"/>
        </w:rPr>
      </w:pPr>
      <w:ins w:id="59" w:author="Sueda Gul" w:date="2026-06-19T15:00:00Z" w16du:dateUtc="2026-06-19T13:00:00Z">
        <w:r w:rsidRPr="00F37DC2">
          <w:rPr>
            <w:color w:val="000000"/>
          </w:rPr>
          <w:t>CLI (consumption limit specified by user input file): cl_product_1</w:t>
        </w:r>
      </w:ins>
    </w:p>
    <w:p w14:paraId="565E0243" w14:textId="77777777" w:rsidR="00F37DC2" w:rsidRPr="00F37DC2" w:rsidRDefault="00F37DC2" w:rsidP="00F37DC2">
      <w:pPr>
        <w:pStyle w:val="NormalWeb"/>
        <w:rPr>
          <w:ins w:id="60" w:author="Sueda Gul" w:date="2026-06-19T15:00:00Z" w16du:dateUtc="2026-06-19T13:00:00Z"/>
          <w:color w:val="000000"/>
        </w:rPr>
      </w:pPr>
      <w:ins w:id="61" w:author="Sueda Gul" w:date="2026-06-19T15:00:00Z" w16du:dateUtc="2026-06-19T13:00:00Z">
        <w:r w:rsidRPr="00F37DC2">
          <w:rPr>
            <w:color w:val="000000"/>
          </w:rPr>
          <w:t>CLL (consumption limit set by formula) (CLR=2.0): cl_product_4, cl_product_5, cl_product_6, cl_product_7, cl_product_8</w:t>
        </w:r>
      </w:ins>
    </w:p>
    <w:p w14:paraId="6F89A66B" w14:textId="77777777" w:rsidR="00F37DC2" w:rsidRPr="00F37DC2" w:rsidRDefault="00F37DC2" w:rsidP="00F37DC2">
      <w:pPr>
        <w:pStyle w:val="NormalWeb"/>
        <w:rPr>
          <w:ins w:id="62" w:author="Sueda Gul" w:date="2026-06-19T15:00:00Z" w16du:dateUtc="2026-06-19T13:00:00Z"/>
          <w:color w:val="000000"/>
        </w:rPr>
      </w:pPr>
      <w:ins w:id="63" w:author="Sueda Gul" w:date="2026-06-19T15:00:00Z" w16du:dateUtc="2026-06-19T13:00:00Z">
        <w:r w:rsidRPr="00F37DC2">
          <w:rPr>
            <w:color w:val="000000"/>
          </w:rPr>
          <w:t>CL None: cl_product_2</w:t>
        </w:r>
      </w:ins>
    </w:p>
    <w:p w14:paraId="0EC24E29" w14:textId="77777777" w:rsidR="00F37DC2" w:rsidRPr="00F37DC2" w:rsidRDefault="00F37DC2" w:rsidP="00F37DC2">
      <w:pPr>
        <w:pStyle w:val="NormalWeb"/>
        <w:rPr>
          <w:ins w:id="64" w:author="Sueda Gul" w:date="2026-06-19T15:00:00Z" w16du:dateUtc="2026-06-19T13:00:00Z"/>
          <w:color w:val="000000"/>
        </w:rPr>
      </w:pPr>
      <w:ins w:id="65" w:author="Sueda Gul" w:date="2026-06-19T15:00:00Z" w16du:dateUtc="2026-06-19T13:00:00Z">
        <w:r w:rsidRPr="00F37DC2">
          <w:rPr>
            <w:color w:val="000000"/>
          </w:rPr>
          <w:t>Income category                cl_product_1 cl_product_2 cl_product_4 cl_product_5 cl_product_6 cl_product_7 cl_product_8</w:t>
        </w:r>
      </w:ins>
    </w:p>
    <w:p w14:paraId="4F3D34F7" w14:textId="77777777" w:rsidR="00F37DC2" w:rsidRPr="00F37DC2" w:rsidRDefault="00F37DC2" w:rsidP="00F37DC2">
      <w:pPr>
        <w:pStyle w:val="NormalWeb"/>
        <w:rPr>
          <w:ins w:id="66" w:author="Sueda Gul" w:date="2026-06-19T15:00:00Z" w16du:dateUtc="2026-06-19T13:00:00Z"/>
          <w:color w:val="000000"/>
        </w:rPr>
      </w:pPr>
      <w:ins w:id="67" w:author="Sueda Gul" w:date="2026-06-19T15:00:00Z" w16du:dateUtc="2026-06-19T13:00:00Z">
        <w:r w:rsidRPr="00F37DC2">
          <w:rPr>
            <w:color w:val="000000"/>
          </w:rPr>
          <w:lastRenderedPageBreak/>
          <w:t>Discount customers:                     1.0          2.0          2.5          2.5          2.5          2.5          2.5</w:t>
        </w:r>
      </w:ins>
    </w:p>
    <w:p w14:paraId="7A25B8CD" w14:textId="77777777" w:rsidR="00F37DC2" w:rsidRPr="00F37DC2" w:rsidRDefault="00F37DC2" w:rsidP="00F37DC2">
      <w:pPr>
        <w:pStyle w:val="NormalWeb"/>
        <w:rPr>
          <w:ins w:id="68" w:author="Sueda Gul" w:date="2026-06-19T15:00:00Z" w16du:dateUtc="2026-06-19T13:00:00Z"/>
          <w:color w:val="000000"/>
        </w:rPr>
      </w:pPr>
      <w:ins w:id="69" w:author="Sueda Gul" w:date="2026-06-19T15:00:00Z" w16du:dateUtc="2026-06-19T13:00:00Z">
        <w:r w:rsidRPr="00F37DC2">
          <w:rPr>
            <w:color w:val="000000"/>
          </w:rPr>
          <w:t>Fixed income category 1:                1.0          2.0          2.5          2.5          2.5          2.5          2.5</w:t>
        </w:r>
      </w:ins>
    </w:p>
    <w:p w14:paraId="142F7ED8" w14:textId="77777777" w:rsidR="00F37DC2" w:rsidRPr="00F37DC2" w:rsidRDefault="00F37DC2" w:rsidP="00F37DC2">
      <w:pPr>
        <w:pStyle w:val="NormalWeb"/>
        <w:rPr>
          <w:ins w:id="70" w:author="Sueda Gul" w:date="2026-06-19T15:00:00Z" w16du:dateUtc="2026-06-19T13:00:00Z"/>
          <w:color w:val="000000"/>
        </w:rPr>
      </w:pPr>
      <w:ins w:id="71" w:author="Sueda Gul" w:date="2026-06-19T15:00:00Z" w16du:dateUtc="2026-06-19T13:00:00Z">
        <w:r w:rsidRPr="00F37DC2">
          <w:rPr>
            <w:color w:val="000000"/>
          </w:rPr>
          <w:t>Fixed income category 2:                2.0          2.0          2.5          2.5          2.5          2.5          2.5</w:t>
        </w:r>
      </w:ins>
    </w:p>
    <w:p w14:paraId="7D21ED5F" w14:textId="77777777" w:rsidR="00F37DC2" w:rsidRPr="00F37DC2" w:rsidRDefault="00F37DC2" w:rsidP="00F37DC2">
      <w:pPr>
        <w:pStyle w:val="NormalWeb"/>
        <w:rPr>
          <w:ins w:id="72" w:author="Sueda Gul" w:date="2026-06-19T15:00:00Z" w16du:dateUtc="2026-06-19T13:00:00Z"/>
          <w:color w:val="000000"/>
        </w:rPr>
      </w:pPr>
      <w:ins w:id="73" w:author="Sueda Gul" w:date="2026-06-19T15:00:00Z" w16du:dateUtc="2026-06-19T13:00:00Z">
        <w:r w:rsidRPr="00F37DC2">
          <w:rPr>
            <w:color w:val="000000"/>
          </w:rPr>
          <w:t>Fixed income category 3:                2.5          2.0          2.5          2.5          2.5          2.5          2.5</w:t>
        </w:r>
      </w:ins>
    </w:p>
    <w:p w14:paraId="199C4B9A" w14:textId="77777777" w:rsidR="00F37DC2" w:rsidRPr="00F37DC2" w:rsidRDefault="00F37DC2" w:rsidP="00F37DC2">
      <w:pPr>
        <w:pStyle w:val="NormalWeb"/>
        <w:rPr>
          <w:ins w:id="74" w:author="Sueda Gul" w:date="2026-06-19T15:00:00Z" w16du:dateUtc="2026-06-19T13:00:00Z"/>
          <w:color w:val="000000"/>
        </w:rPr>
      </w:pPr>
      <w:ins w:id="75" w:author="Sueda Gul" w:date="2026-06-19T15:00:00Z" w16du:dateUtc="2026-06-19T13:00:00Z">
        <w:r w:rsidRPr="00F37DC2">
          <w:rPr>
            <w:color w:val="000000"/>
          </w:rPr>
          <w:t>Fixed income category 4:                2.5          2.0         2.86         2.86         2.86         2.86         2.86</w:t>
        </w:r>
      </w:ins>
    </w:p>
    <w:p w14:paraId="1C0D109D" w14:textId="77777777" w:rsidR="00F37DC2" w:rsidRPr="00F37DC2" w:rsidRDefault="00F37DC2" w:rsidP="00F37DC2">
      <w:pPr>
        <w:pStyle w:val="NormalWeb"/>
        <w:rPr>
          <w:ins w:id="76" w:author="Sueda Gul" w:date="2026-06-19T15:00:00Z" w16du:dateUtc="2026-06-19T13:00:00Z"/>
          <w:color w:val="000000"/>
        </w:rPr>
      </w:pPr>
      <w:ins w:id="77" w:author="Sueda Gul" w:date="2026-06-19T15:00:00Z" w16du:dateUtc="2026-06-19T13:00:00Z">
        <w:r w:rsidRPr="00F37DC2">
          <w:rPr>
            <w:color w:val="000000"/>
          </w:rPr>
          <w:t>Fixed income category 5:                2.5         None         3.57         3.57         3.57         3.57         3.57</w:t>
        </w:r>
      </w:ins>
    </w:p>
    <w:p w14:paraId="3C431D52" w14:textId="77777777" w:rsidR="00F37DC2" w:rsidRPr="00F37DC2" w:rsidRDefault="00F37DC2" w:rsidP="00F37DC2">
      <w:pPr>
        <w:pStyle w:val="NormalWeb"/>
        <w:rPr>
          <w:ins w:id="78" w:author="Sueda Gul" w:date="2026-06-19T15:00:00Z" w16du:dateUtc="2026-06-19T13:00:00Z"/>
          <w:color w:val="000000"/>
        </w:rPr>
      </w:pPr>
      <w:ins w:id="79" w:author="Sueda Gul" w:date="2026-06-19T15:00:00Z" w16du:dateUtc="2026-06-19T13:00:00Z">
        <w:r w:rsidRPr="00F37DC2">
          <w:rPr>
            <w:color w:val="000000"/>
          </w:rPr>
          <w:t>Fixed income category 6:                2.5         None         4.29         4.29         4.29         4.29         4.29</w:t>
        </w:r>
      </w:ins>
    </w:p>
    <w:p w14:paraId="75C894CC" w14:textId="77777777" w:rsidR="00F37DC2" w:rsidRPr="00F37DC2" w:rsidRDefault="00F37DC2" w:rsidP="00F37DC2">
      <w:pPr>
        <w:pStyle w:val="NormalWeb"/>
        <w:rPr>
          <w:ins w:id="80" w:author="Sueda Gul" w:date="2026-06-19T15:00:00Z" w16du:dateUtc="2026-06-19T13:00:00Z"/>
          <w:color w:val="000000"/>
        </w:rPr>
      </w:pPr>
      <w:ins w:id="81" w:author="Sueda Gul" w:date="2026-06-19T15:00:00Z" w16du:dateUtc="2026-06-19T13:00:00Z">
        <w:r w:rsidRPr="00F37DC2">
          <w:rPr>
            <w:color w:val="000000"/>
          </w:rPr>
          <w:t>Fixed income category 7:                2.5         None          5.0          5.0          5.0          5.0          5.0</w:t>
        </w:r>
      </w:ins>
    </w:p>
    <w:p w14:paraId="79671DFD" w14:textId="2B01574A" w:rsidR="008F3D10" w:rsidRPr="008F3D10" w:rsidDel="00F37DC2" w:rsidRDefault="00F37DC2" w:rsidP="00F37DC2">
      <w:pPr>
        <w:pStyle w:val="NormalWeb"/>
        <w:spacing w:before="0" w:beforeAutospacing="0" w:after="0" w:afterAutospacing="0"/>
        <w:rPr>
          <w:del w:id="82" w:author="Sueda Gul" w:date="2026-06-19T15:00:00Z" w16du:dateUtc="2026-06-19T13:00:00Z"/>
          <w:color w:val="000000"/>
        </w:rPr>
      </w:pPr>
      <w:ins w:id="83" w:author="Sueda Gul" w:date="2026-06-19T15:00:00Z" w16du:dateUtc="2026-06-19T13:00:00Z">
        <w:r w:rsidRPr="00F37DC2">
          <w:rPr>
            <w:color w:val="000000"/>
          </w:rPr>
          <w:t>Regular customers:                      2.5         None          5.0          5.0          5.0          5.0          5.0</w:t>
        </w:r>
      </w:ins>
      <w:del w:id="84" w:author="Sueda Gul" w:date="2026-06-19T15:00:00Z" w16du:dateUtc="2026-06-19T13:00:00Z">
        <w:r w:rsidR="008F3D10" w:rsidRPr="008F3D10" w:rsidDel="00F37DC2">
          <w:rPr>
            <w:color w:val="000000"/>
          </w:rPr>
          <w:delText>----------------------------------------------------------------------------------</w:delText>
        </w:r>
        <w:r w:rsidR="0043160A" w:rsidDel="00F37DC2">
          <w:rPr>
            <w:color w:val="000000"/>
          </w:rPr>
          <w:delText>------------</w:delText>
        </w:r>
        <w:r w:rsidR="008F3D10" w:rsidRPr="008F3D10" w:rsidDel="00F37DC2">
          <w:rPr>
            <w:color w:val="000000"/>
          </w:rPr>
          <w:delText>----</w:delText>
        </w:r>
      </w:del>
    </w:p>
    <w:p w14:paraId="03F670A5" w14:textId="5561581D" w:rsidR="008F3D10" w:rsidRPr="008F3D10" w:rsidDel="00F37DC2" w:rsidRDefault="008F3D10" w:rsidP="00BF22A0">
      <w:pPr>
        <w:pStyle w:val="NormalWeb"/>
        <w:spacing w:before="0" w:beforeAutospacing="0" w:after="0" w:afterAutospacing="0"/>
        <w:rPr>
          <w:del w:id="85" w:author="Sueda Gul" w:date="2026-06-19T15:00:00Z" w16du:dateUtc="2026-06-19T13:00:00Z"/>
          <w:color w:val="000000"/>
        </w:rPr>
      </w:pPr>
      <w:del w:id="86" w:author="Sueda Gul" w:date="2026-06-19T15:00:00Z" w16du:dateUtc="2026-06-19T13:00:00Z">
        <w:r w:rsidRPr="008F3D10" w:rsidDel="00F37DC2">
          <w:rPr>
            <w:color w:val="000000"/>
          </w:rPr>
          <w:delText xml:space="preserve">MONTHLY CONSUMPTION LIMITS </w:delText>
        </w:r>
        <w:r w:rsidR="009A1E8C" w:rsidDel="00F37DC2">
          <w:rPr>
            <w:color w:val="000000"/>
          </w:rPr>
          <w:delText xml:space="preserve">CLI/CLL/CL </w:delText>
        </w:r>
        <w:r w:rsidRPr="008F3D10" w:rsidDel="00F37DC2">
          <w:rPr>
            <w:color w:val="000000"/>
          </w:rPr>
          <w:delText>(Annual Limit divided by 12) PERIOD 1</w:delText>
        </w:r>
      </w:del>
    </w:p>
    <w:p w14:paraId="204C157A" w14:textId="2422CDE9" w:rsidR="008F3D10" w:rsidRPr="008F3D10" w:rsidDel="00F37DC2" w:rsidRDefault="008F3D10" w:rsidP="00BF22A0">
      <w:pPr>
        <w:pStyle w:val="NormalWeb"/>
        <w:spacing w:before="0" w:beforeAutospacing="0" w:after="0" w:afterAutospacing="0"/>
        <w:rPr>
          <w:del w:id="87" w:author="Sueda Gul" w:date="2026-06-19T15:00:00Z" w16du:dateUtc="2026-06-19T13:00:00Z"/>
          <w:color w:val="000000"/>
        </w:rPr>
      </w:pPr>
      <w:del w:id="88" w:author="Sueda Gul" w:date="2026-06-19T15:00:00Z" w16du:dateUtc="2026-06-19T13:00:00Z">
        <w:r w:rsidRPr="008F3D10" w:rsidDel="00F37DC2">
          <w:rPr>
            <w:color w:val="000000"/>
          </w:rPr>
          <w:delText>----------------------------------------------------------------------------------</w:delText>
        </w:r>
        <w:r w:rsidR="0043160A" w:rsidDel="00F37DC2">
          <w:rPr>
            <w:color w:val="000000"/>
          </w:rPr>
          <w:delText>------------</w:delText>
        </w:r>
        <w:r w:rsidRPr="008F3D10" w:rsidDel="00F37DC2">
          <w:rPr>
            <w:color w:val="000000"/>
          </w:rPr>
          <w:delText>----</w:delText>
        </w:r>
      </w:del>
    </w:p>
    <w:p w14:paraId="21E0B141" w14:textId="0E8A81A0" w:rsidR="008F3D10" w:rsidRPr="008F3D10" w:rsidDel="00F37DC2" w:rsidRDefault="008F3D10" w:rsidP="00BF22A0">
      <w:pPr>
        <w:pStyle w:val="NormalWeb"/>
        <w:spacing w:before="0" w:beforeAutospacing="0" w:after="0" w:afterAutospacing="0"/>
        <w:rPr>
          <w:del w:id="89" w:author="Sueda Gul" w:date="2026-06-19T15:00:00Z" w16du:dateUtc="2026-06-19T13:00:00Z"/>
          <w:color w:val="000000"/>
        </w:rPr>
      </w:pPr>
      <w:del w:id="90" w:author="Sueda Gul" w:date="2026-06-19T15:00:00Z" w16du:dateUtc="2026-06-19T13:00:00Z">
        <w:r w:rsidRPr="008F3D10" w:rsidDel="00F37DC2">
          <w:rPr>
            <w:color w:val="000000"/>
          </w:rPr>
          <w:delText>CLI (consumption limit specified by user</w:delText>
        </w:r>
        <w:r w:rsidR="009A1E8C" w:rsidDel="00F37DC2">
          <w:rPr>
            <w:color w:val="000000"/>
          </w:rPr>
          <w:delText xml:space="preserve"> input file</w:delText>
        </w:r>
        <w:r w:rsidRPr="008F3D10" w:rsidDel="00F37DC2">
          <w:rPr>
            <w:color w:val="000000"/>
          </w:rPr>
          <w:delText>)</w:delText>
        </w:r>
        <w:r w:rsidR="009A1E8C" w:rsidDel="00F37DC2">
          <w:rPr>
            <w:color w:val="000000"/>
          </w:rPr>
          <w:delText xml:space="preserve">: </w:delText>
        </w:r>
        <w:r w:rsidR="009A1E8C" w:rsidRPr="008F3D10" w:rsidDel="00F37DC2">
          <w:rPr>
            <w:color w:val="000000"/>
          </w:rPr>
          <w:delText>cl_product_</w:delText>
        </w:r>
        <w:r w:rsidR="009A1E8C" w:rsidDel="00F37DC2">
          <w:rPr>
            <w:color w:val="000000"/>
          </w:rPr>
          <w:delText>1</w:delText>
        </w:r>
      </w:del>
    </w:p>
    <w:p w14:paraId="43FCCC7A" w14:textId="2385B68F" w:rsidR="008F3D10" w:rsidRPr="008F3D10" w:rsidDel="00F37DC2" w:rsidRDefault="009A1E8C" w:rsidP="00BF22A0">
      <w:pPr>
        <w:pStyle w:val="NormalWeb"/>
        <w:spacing w:before="0" w:beforeAutospacing="0" w:after="0" w:afterAutospacing="0"/>
        <w:rPr>
          <w:del w:id="91" w:author="Sueda Gul" w:date="2026-06-19T15:00:00Z" w16du:dateUtc="2026-06-19T13:00:00Z"/>
          <w:color w:val="000000"/>
        </w:rPr>
      </w:pPr>
      <w:del w:id="92" w:author="Sueda Gul" w:date="2026-06-19T15:00:00Z" w16du:dateUtc="2026-06-19T13:00:00Z">
        <w:r w:rsidDel="00F37DC2">
          <w:rPr>
            <w:color w:val="000000"/>
          </w:rPr>
          <w:delText>CL None</w:delText>
        </w:r>
        <w:r w:rsidR="008F3D10" w:rsidRPr="008F3D10" w:rsidDel="00F37DC2">
          <w:rPr>
            <w:color w:val="000000"/>
          </w:rPr>
          <w:delText>: cl_product_</w:delText>
        </w:r>
        <w:r w:rsidDel="00F37DC2">
          <w:rPr>
            <w:color w:val="000000"/>
          </w:rPr>
          <w:delText>2</w:delText>
        </w:r>
        <w:r w:rsidR="008F3D10" w:rsidRPr="008F3D10" w:rsidDel="00F37DC2">
          <w:rPr>
            <w:color w:val="000000"/>
          </w:rPr>
          <w:delText>, cl_product_</w:delText>
        </w:r>
        <w:r w:rsidDel="00F37DC2">
          <w:rPr>
            <w:color w:val="000000"/>
          </w:rPr>
          <w:delText>3</w:delText>
        </w:r>
      </w:del>
    </w:p>
    <w:p w14:paraId="543D3132" w14:textId="13FF7C8E" w:rsidR="008F3D10" w:rsidRPr="008F3D10" w:rsidDel="00F37DC2" w:rsidRDefault="009A1E8C" w:rsidP="00BF22A0">
      <w:pPr>
        <w:pStyle w:val="NormalWeb"/>
        <w:spacing w:before="0" w:beforeAutospacing="0" w:after="0" w:afterAutospacing="0"/>
        <w:rPr>
          <w:del w:id="93" w:author="Sueda Gul" w:date="2026-06-19T15:00:00Z" w16du:dateUtc="2026-06-19T13:00:00Z"/>
          <w:color w:val="000000"/>
        </w:rPr>
      </w:pPr>
      <w:del w:id="94" w:author="Sueda Gul" w:date="2026-06-19T15:00:00Z" w16du:dateUtc="2026-06-19T13:00:00Z">
        <w:r w:rsidDel="00F37DC2">
          <w:rPr>
            <w:color w:val="000000"/>
          </w:rPr>
          <w:delText>CLL (</w:delText>
        </w:r>
        <w:r w:rsidRPr="00185FFB" w:rsidDel="00F37DC2">
          <w:rPr>
            <w:color w:val="000000"/>
          </w:rPr>
          <w:delText>consumption limit set by formula</w:delText>
        </w:r>
        <w:r w:rsidDel="00F37DC2">
          <w:rPr>
            <w:color w:val="000000"/>
          </w:rPr>
          <w:delText xml:space="preserve">) </w:delText>
        </w:r>
        <w:r w:rsidR="008F3D10" w:rsidRPr="008F3D10" w:rsidDel="00F37DC2">
          <w:rPr>
            <w:color w:val="000000"/>
          </w:rPr>
          <w:delText>(CLR=2.0): cl_product_4, cl_product_5</w:delText>
        </w:r>
      </w:del>
    </w:p>
    <w:p w14:paraId="4A9532F0" w14:textId="44DDDCFD" w:rsidR="008F3D10" w:rsidRPr="008F3D10" w:rsidDel="00F37DC2" w:rsidRDefault="008F3D10" w:rsidP="008F3D10">
      <w:pPr>
        <w:pStyle w:val="NormalWeb"/>
        <w:rPr>
          <w:del w:id="95" w:author="Sueda Gul" w:date="2026-06-19T15:00:00Z" w16du:dateUtc="2026-06-19T13:00:00Z"/>
          <w:color w:val="000000"/>
        </w:rPr>
      </w:pPr>
      <w:del w:id="96" w:author="Sueda Gul" w:date="2026-06-19T15:00:00Z" w16du:dateUtc="2026-06-19T13:00:00Z">
        <w:r w:rsidRPr="008F3D10" w:rsidDel="00F37DC2">
          <w:rPr>
            <w:color w:val="000000"/>
          </w:rPr>
          <w:delText xml:space="preserve">Income category                cl_product_1 cl_product_2 </w:delText>
        </w:r>
        <w:r w:rsidR="00C034DE" w:rsidRPr="008F3D10" w:rsidDel="00F37DC2">
          <w:rPr>
            <w:color w:val="000000"/>
          </w:rPr>
          <w:delText>cl_product_</w:delText>
        </w:r>
        <w:r w:rsidR="00C034DE" w:rsidDel="00F37DC2">
          <w:rPr>
            <w:color w:val="000000"/>
          </w:rPr>
          <w:delText xml:space="preserve">3 </w:delText>
        </w:r>
        <w:r w:rsidRPr="008F3D10" w:rsidDel="00F37DC2">
          <w:rPr>
            <w:color w:val="000000"/>
          </w:rPr>
          <w:delText xml:space="preserve">cl_product_4 cl_product_5 cl_product_6 </w:delText>
        </w:r>
      </w:del>
    </w:p>
    <w:p w14:paraId="58D010FB" w14:textId="598F7D13" w:rsidR="008F3D10" w:rsidRPr="008F3D10" w:rsidDel="00F37DC2" w:rsidRDefault="008F3D10" w:rsidP="008F3D10">
      <w:pPr>
        <w:pStyle w:val="NormalWeb"/>
        <w:rPr>
          <w:del w:id="97" w:author="Sueda Gul" w:date="2026-06-19T15:00:00Z" w16du:dateUtc="2026-06-19T13:00:00Z"/>
          <w:color w:val="000000"/>
        </w:rPr>
      </w:pPr>
      <w:del w:id="98" w:author="Sueda Gul" w:date="2026-06-19T15:00:00Z" w16du:dateUtc="2026-06-19T13:00:00Z">
        <w:r w:rsidRPr="008F3D10" w:rsidDel="00F37DC2">
          <w:rPr>
            <w:color w:val="000000"/>
          </w:rPr>
          <w:delText xml:space="preserve">Discount customers:                     </w:delText>
        </w:r>
        <w:r w:rsidR="009A1E8C" w:rsidDel="00F37DC2">
          <w:rPr>
            <w:color w:val="000000"/>
          </w:rPr>
          <w:delText xml:space="preserve">   </w:delText>
        </w:r>
        <w:r w:rsidRPr="008F3D10" w:rsidDel="00F37DC2">
          <w:rPr>
            <w:color w:val="000000"/>
          </w:rPr>
          <w:delText xml:space="preserve">1.0          </w:delText>
        </w:r>
        <w:r w:rsidR="009A1E8C" w:rsidDel="00F37DC2">
          <w:rPr>
            <w:color w:val="000000"/>
          </w:rPr>
          <w:delText>None</w:delText>
        </w:r>
        <w:r w:rsidRPr="008F3D10" w:rsidDel="00F37DC2">
          <w:rPr>
            <w:color w:val="000000"/>
          </w:rPr>
          <w:delText xml:space="preserve">          </w:delText>
        </w:r>
        <w:r w:rsidR="009A1E8C" w:rsidDel="00F37DC2">
          <w:rPr>
            <w:color w:val="000000"/>
          </w:rPr>
          <w:delText>None</w:delText>
        </w:r>
        <w:r w:rsidRPr="008F3D10" w:rsidDel="00F37DC2">
          <w:rPr>
            <w:color w:val="000000"/>
          </w:rPr>
          <w:delText xml:space="preserve">          2.5          2.5                   </w:delText>
        </w:r>
      </w:del>
    </w:p>
    <w:p w14:paraId="41284753" w14:textId="678E9411" w:rsidR="008F3D10" w:rsidRPr="008F3D10" w:rsidDel="00F37DC2" w:rsidRDefault="008F3D10" w:rsidP="008F3D10">
      <w:pPr>
        <w:pStyle w:val="NormalWeb"/>
        <w:rPr>
          <w:del w:id="99" w:author="Sueda Gul" w:date="2026-06-19T15:00:00Z" w16du:dateUtc="2026-06-19T13:00:00Z"/>
          <w:color w:val="000000"/>
        </w:rPr>
      </w:pPr>
      <w:del w:id="100" w:author="Sueda Gul" w:date="2026-06-19T15:00:00Z" w16du:dateUtc="2026-06-19T13:00:00Z">
        <w:r w:rsidRPr="008F3D10" w:rsidDel="00F37DC2">
          <w:rPr>
            <w:color w:val="000000"/>
          </w:rPr>
          <w:delText xml:space="preserve">Fixed income category 1:                1.0          </w:delText>
        </w:r>
        <w:r w:rsidR="009A1E8C" w:rsidDel="00F37DC2">
          <w:rPr>
            <w:color w:val="000000"/>
          </w:rPr>
          <w:delText>None</w:delText>
        </w:r>
        <w:r w:rsidRPr="008F3D10" w:rsidDel="00F37DC2">
          <w:rPr>
            <w:color w:val="000000"/>
          </w:rPr>
          <w:delText xml:space="preserve">          </w:delText>
        </w:r>
        <w:r w:rsidR="009A1E8C" w:rsidDel="00F37DC2">
          <w:rPr>
            <w:color w:val="000000"/>
          </w:rPr>
          <w:delText>None</w:delText>
        </w:r>
        <w:r w:rsidRPr="008F3D10" w:rsidDel="00F37DC2">
          <w:rPr>
            <w:color w:val="000000"/>
          </w:rPr>
          <w:delText xml:space="preserve">          2.5          2.5          </w:delText>
        </w:r>
      </w:del>
    </w:p>
    <w:p w14:paraId="41450256" w14:textId="6AE06712" w:rsidR="008F3D10" w:rsidRPr="008F3D10" w:rsidDel="00F37DC2" w:rsidRDefault="008F3D10" w:rsidP="008F3D10">
      <w:pPr>
        <w:pStyle w:val="NormalWeb"/>
        <w:rPr>
          <w:del w:id="101" w:author="Sueda Gul" w:date="2026-06-19T15:00:00Z" w16du:dateUtc="2026-06-19T13:00:00Z"/>
          <w:color w:val="000000"/>
        </w:rPr>
      </w:pPr>
      <w:del w:id="102" w:author="Sueda Gul" w:date="2026-06-19T15:00:00Z" w16du:dateUtc="2026-06-19T13:00:00Z">
        <w:r w:rsidRPr="008F3D10" w:rsidDel="00F37DC2">
          <w:rPr>
            <w:color w:val="000000"/>
          </w:rPr>
          <w:delText xml:space="preserve">Fixed income category 2:                2.0          </w:delText>
        </w:r>
        <w:r w:rsidR="009A1E8C" w:rsidDel="00F37DC2">
          <w:rPr>
            <w:color w:val="000000"/>
          </w:rPr>
          <w:delText>None</w:delText>
        </w:r>
        <w:r w:rsidRPr="008F3D10" w:rsidDel="00F37DC2">
          <w:rPr>
            <w:color w:val="000000"/>
          </w:rPr>
          <w:delText xml:space="preserve">          </w:delText>
        </w:r>
        <w:r w:rsidR="009A1E8C" w:rsidDel="00F37DC2">
          <w:rPr>
            <w:color w:val="000000"/>
          </w:rPr>
          <w:delText>None</w:delText>
        </w:r>
        <w:r w:rsidRPr="008F3D10" w:rsidDel="00F37DC2">
          <w:rPr>
            <w:color w:val="000000"/>
          </w:rPr>
          <w:delText xml:space="preserve">          2.5          2.5          </w:delText>
        </w:r>
      </w:del>
    </w:p>
    <w:p w14:paraId="0F776627" w14:textId="210C523B" w:rsidR="008F3D10" w:rsidRPr="008F3D10" w:rsidDel="00F37DC2" w:rsidRDefault="008F3D10" w:rsidP="00C034DE">
      <w:pPr>
        <w:pStyle w:val="NormalWeb"/>
        <w:rPr>
          <w:del w:id="103" w:author="Sueda Gul" w:date="2026-06-19T15:00:00Z" w16du:dateUtc="2026-06-19T13:00:00Z"/>
          <w:color w:val="000000"/>
        </w:rPr>
      </w:pPr>
      <w:del w:id="104" w:author="Sueda Gul" w:date="2026-06-19T15:00:00Z" w16du:dateUtc="2026-06-19T13:00:00Z">
        <w:r w:rsidRPr="008F3D10" w:rsidDel="00F37DC2">
          <w:rPr>
            <w:color w:val="000000"/>
          </w:rPr>
          <w:delText xml:space="preserve">Fixed income category 3:                2.5          </w:delText>
        </w:r>
        <w:r w:rsidR="009A1E8C" w:rsidDel="00F37DC2">
          <w:rPr>
            <w:color w:val="000000"/>
          </w:rPr>
          <w:delText>None</w:delText>
        </w:r>
        <w:r w:rsidRPr="008F3D10" w:rsidDel="00F37DC2">
          <w:rPr>
            <w:color w:val="000000"/>
          </w:rPr>
          <w:delText xml:space="preserve">          </w:delText>
        </w:r>
        <w:r w:rsidR="009A1E8C" w:rsidDel="00F37DC2">
          <w:rPr>
            <w:color w:val="000000"/>
          </w:rPr>
          <w:delText>None</w:delText>
        </w:r>
        <w:r w:rsidRPr="008F3D10" w:rsidDel="00F37DC2">
          <w:rPr>
            <w:color w:val="000000"/>
          </w:rPr>
          <w:delText xml:space="preserve">          2.5          2.5          </w:delText>
        </w:r>
      </w:del>
    </w:p>
    <w:p w14:paraId="72968F87" w14:textId="58CFDC07" w:rsidR="008F3D10" w:rsidRPr="008F3D10" w:rsidDel="00F37DC2" w:rsidRDefault="008F3D10" w:rsidP="008F3D10">
      <w:pPr>
        <w:pStyle w:val="NormalWeb"/>
        <w:rPr>
          <w:del w:id="105" w:author="Sueda Gul" w:date="2026-06-19T15:00:00Z" w16du:dateUtc="2026-06-19T13:00:00Z"/>
          <w:color w:val="000000"/>
        </w:rPr>
      </w:pPr>
      <w:del w:id="106" w:author="Sueda Gul" w:date="2026-06-19T15:00:00Z" w16du:dateUtc="2026-06-19T13:00:00Z">
        <w:r w:rsidRPr="008F3D10" w:rsidDel="00F37DC2">
          <w:rPr>
            <w:color w:val="000000"/>
          </w:rPr>
          <w:delText xml:space="preserve">Fixed income category 4:                2.5          </w:delText>
        </w:r>
        <w:r w:rsidR="009A1E8C" w:rsidDel="00F37DC2">
          <w:rPr>
            <w:color w:val="000000"/>
          </w:rPr>
          <w:delText>None</w:delText>
        </w:r>
        <w:r w:rsidRPr="008F3D10" w:rsidDel="00F37DC2">
          <w:rPr>
            <w:color w:val="000000"/>
          </w:rPr>
          <w:delText xml:space="preserve">         </w:delText>
        </w:r>
        <w:r w:rsidR="009A1E8C" w:rsidDel="00F37DC2">
          <w:rPr>
            <w:color w:val="000000"/>
          </w:rPr>
          <w:delText>None</w:delText>
        </w:r>
        <w:r w:rsidRPr="008F3D10" w:rsidDel="00F37DC2">
          <w:rPr>
            <w:color w:val="000000"/>
          </w:rPr>
          <w:delText xml:space="preserve">         2.86         2.86         </w:delText>
        </w:r>
      </w:del>
    </w:p>
    <w:p w14:paraId="150D1213" w14:textId="29AC6ED4" w:rsidR="008F3D10" w:rsidRPr="008F3D10" w:rsidDel="00F37DC2" w:rsidRDefault="008F3D10" w:rsidP="008F3D10">
      <w:pPr>
        <w:pStyle w:val="NormalWeb"/>
        <w:rPr>
          <w:del w:id="107" w:author="Sueda Gul" w:date="2026-06-19T15:00:00Z" w16du:dateUtc="2026-06-19T13:00:00Z"/>
          <w:color w:val="000000"/>
        </w:rPr>
      </w:pPr>
      <w:del w:id="108" w:author="Sueda Gul" w:date="2026-06-19T15:00:00Z" w16du:dateUtc="2026-06-19T13:00:00Z">
        <w:r w:rsidRPr="008F3D10" w:rsidDel="00F37DC2">
          <w:rPr>
            <w:color w:val="000000"/>
          </w:rPr>
          <w:delText xml:space="preserve">Fixed income category 5:                2.5          </w:delText>
        </w:r>
        <w:r w:rsidR="009A1E8C" w:rsidDel="00F37DC2">
          <w:rPr>
            <w:color w:val="000000"/>
          </w:rPr>
          <w:delText>None</w:delText>
        </w:r>
        <w:r w:rsidRPr="008F3D10" w:rsidDel="00F37DC2">
          <w:rPr>
            <w:color w:val="000000"/>
          </w:rPr>
          <w:delText xml:space="preserve">         </w:delText>
        </w:r>
        <w:r w:rsidR="009A1E8C" w:rsidDel="00F37DC2">
          <w:rPr>
            <w:color w:val="000000"/>
          </w:rPr>
          <w:delText>None</w:delText>
        </w:r>
        <w:r w:rsidRPr="008F3D10" w:rsidDel="00F37DC2">
          <w:rPr>
            <w:color w:val="000000"/>
          </w:rPr>
          <w:delText xml:space="preserve">         3.57         3.57         </w:delText>
        </w:r>
      </w:del>
    </w:p>
    <w:p w14:paraId="317B2943" w14:textId="666ED032" w:rsidR="008F3D10" w:rsidRPr="008F3D10" w:rsidDel="00F37DC2" w:rsidRDefault="008F3D10" w:rsidP="008F3D10">
      <w:pPr>
        <w:pStyle w:val="NormalWeb"/>
        <w:rPr>
          <w:del w:id="109" w:author="Sueda Gul" w:date="2026-06-19T15:00:00Z" w16du:dateUtc="2026-06-19T13:00:00Z"/>
          <w:color w:val="000000"/>
        </w:rPr>
      </w:pPr>
      <w:del w:id="110" w:author="Sueda Gul" w:date="2026-06-19T15:00:00Z" w16du:dateUtc="2026-06-19T13:00:00Z">
        <w:r w:rsidRPr="008F3D10" w:rsidDel="00F37DC2">
          <w:rPr>
            <w:color w:val="000000"/>
          </w:rPr>
          <w:delText xml:space="preserve">Fixed income category 6:                2.5          </w:delText>
        </w:r>
        <w:r w:rsidR="009A1E8C" w:rsidDel="00F37DC2">
          <w:rPr>
            <w:color w:val="000000"/>
          </w:rPr>
          <w:delText>None</w:delText>
        </w:r>
        <w:r w:rsidRPr="008F3D10" w:rsidDel="00F37DC2">
          <w:rPr>
            <w:color w:val="000000"/>
          </w:rPr>
          <w:delText xml:space="preserve">         </w:delText>
        </w:r>
        <w:r w:rsidR="009A1E8C" w:rsidDel="00F37DC2">
          <w:rPr>
            <w:color w:val="000000"/>
          </w:rPr>
          <w:delText>None</w:delText>
        </w:r>
        <w:r w:rsidRPr="008F3D10" w:rsidDel="00F37DC2">
          <w:rPr>
            <w:color w:val="000000"/>
          </w:rPr>
          <w:delText xml:space="preserve">         4.29         4.29         </w:delText>
        </w:r>
      </w:del>
    </w:p>
    <w:p w14:paraId="5CEAB852" w14:textId="145E7075" w:rsidR="008F3D10" w:rsidRPr="008F3D10" w:rsidDel="00F37DC2" w:rsidRDefault="008F3D10" w:rsidP="008F3D10">
      <w:pPr>
        <w:pStyle w:val="NormalWeb"/>
        <w:rPr>
          <w:del w:id="111" w:author="Sueda Gul" w:date="2026-06-19T15:00:00Z" w16du:dateUtc="2026-06-19T13:00:00Z"/>
          <w:color w:val="000000"/>
        </w:rPr>
      </w:pPr>
      <w:del w:id="112" w:author="Sueda Gul" w:date="2026-06-19T15:00:00Z" w16du:dateUtc="2026-06-19T13:00:00Z">
        <w:r w:rsidRPr="008F3D10" w:rsidDel="00F37DC2">
          <w:rPr>
            <w:color w:val="000000"/>
          </w:rPr>
          <w:delText xml:space="preserve">Fixed income category 7:                2.5          </w:delText>
        </w:r>
        <w:r w:rsidR="009A1E8C" w:rsidDel="00F37DC2">
          <w:rPr>
            <w:color w:val="000000"/>
          </w:rPr>
          <w:delText>None</w:delText>
        </w:r>
        <w:r w:rsidRPr="008F3D10" w:rsidDel="00F37DC2">
          <w:rPr>
            <w:color w:val="000000"/>
          </w:rPr>
          <w:delText xml:space="preserve">          </w:delText>
        </w:r>
        <w:r w:rsidR="009A1E8C" w:rsidDel="00F37DC2">
          <w:rPr>
            <w:color w:val="000000"/>
          </w:rPr>
          <w:delText>None</w:delText>
        </w:r>
        <w:r w:rsidRPr="008F3D10" w:rsidDel="00F37DC2">
          <w:rPr>
            <w:color w:val="000000"/>
          </w:rPr>
          <w:delText xml:space="preserve">          5.0          5.0          </w:delText>
        </w:r>
      </w:del>
    </w:p>
    <w:p w14:paraId="0084A031" w14:textId="56628411" w:rsidR="005B701F" w:rsidRDefault="008F3D10" w:rsidP="008F3D10">
      <w:pPr>
        <w:pStyle w:val="NormalWeb"/>
        <w:spacing w:before="0" w:beforeAutospacing="0" w:after="0" w:afterAutospacing="0"/>
      </w:pPr>
      <w:del w:id="113" w:author="Sueda Gul" w:date="2026-06-19T15:00:00Z" w16du:dateUtc="2026-06-19T13:00:00Z">
        <w:r w:rsidRPr="008F3D10" w:rsidDel="00F37DC2">
          <w:rPr>
            <w:color w:val="000000"/>
          </w:rPr>
          <w:delText xml:space="preserve">Regular customers:                      </w:delText>
        </w:r>
        <w:r w:rsidR="009A1E8C" w:rsidDel="00F37DC2">
          <w:rPr>
            <w:color w:val="000000"/>
          </w:rPr>
          <w:delText xml:space="preserve">    </w:delText>
        </w:r>
        <w:r w:rsidRPr="008F3D10" w:rsidDel="00F37DC2">
          <w:rPr>
            <w:color w:val="000000"/>
          </w:rPr>
          <w:delText xml:space="preserve">2.5          </w:delText>
        </w:r>
        <w:r w:rsidR="009A1E8C" w:rsidDel="00F37DC2">
          <w:rPr>
            <w:color w:val="000000"/>
          </w:rPr>
          <w:delText>None</w:delText>
        </w:r>
        <w:r w:rsidRPr="008F3D10" w:rsidDel="00F37DC2">
          <w:rPr>
            <w:color w:val="000000"/>
          </w:rPr>
          <w:delText xml:space="preserve">          </w:delText>
        </w:r>
        <w:r w:rsidR="009A1E8C" w:rsidDel="00F37DC2">
          <w:rPr>
            <w:color w:val="000000"/>
          </w:rPr>
          <w:delText>None</w:delText>
        </w:r>
        <w:r w:rsidRPr="008F3D10" w:rsidDel="00F37DC2">
          <w:rPr>
            <w:color w:val="000000"/>
          </w:rPr>
          <w:delText xml:space="preserve">          5.0          5.0        </w:delText>
        </w:r>
      </w:del>
      <w:r>
        <w:rPr>
          <w:color w:val="000000"/>
        </w:rPr>
        <w:br/>
      </w:r>
      <w:r>
        <w:rPr>
          <w:color w:val="000000"/>
        </w:rPr>
        <w:br/>
      </w:r>
    </w:p>
    <w:p w14:paraId="0B175992" w14:textId="77777777" w:rsidR="0001210D" w:rsidRDefault="0001210D" w:rsidP="00270248">
      <w:pPr>
        <w:pStyle w:val="NormalWeb"/>
        <w:spacing w:before="0" w:beforeAutospacing="0" w:after="0" w:afterAutospacing="0"/>
      </w:pPr>
      <w:r>
        <w:rPr>
          <w:b/>
          <w:bCs/>
          <w:color w:val="000000"/>
        </w:rPr>
        <w:t>CUSTOMER INCOME DISTRIBUTIONS PERIOD N</w:t>
      </w:r>
    </w:p>
    <w:p w14:paraId="0F184AEF" w14:textId="77777777" w:rsidR="00F66FB0" w:rsidRDefault="00F66FB0" w:rsidP="00270248">
      <w:pPr>
        <w:pStyle w:val="NormalWeb"/>
        <w:spacing w:before="0" w:beforeAutospacing="0" w:after="0" w:afterAutospacing="0"/>
        <w:rPr>
          <w:color w:val="000000"/>
        </w:rPr>
      </w:pPr>
    </w:p>
    <w:p w14:paraId="792B6C0A" w14:textId="600B95A1" w:rsidR="008A26C6" w:rsidRDefault="009A70E9" w:rsidP="00E47D6F">
      <w:pPr>
        <w:pStyle w:val="NormalWeb"/>
        <w:spacing w:before="0" w:beforeAutospacing="0" w:after="0" w:afterAutospacing="0"/>
        <w:rPr>
          <w:color w:val="000000"/>
        </w:rPr>
      </w:pPr>
      <w:r w:rsidRPr="009A70E9">
        <w:rPr>
          <w:color w:val="000000"/>
        </w:rPr>
        <w:t>This section lists</w:t>
      </w:r>
      <w:r>
        <w:rPr>
          <w:color w:val="000000"/>
        </w:rPr>
        <w:t xml:space="preserve"> </w:t>
      </w:r>
      <w:r w:rsidR="00E47D6F">
        <w:rPr>
          <w:color w:val="000000"/>
        </w:rPr>
        <w:t>the</w:t>
      </w:r>
      <w:r w:rsidR="00E47D6F" w:rsidRPr="009A70E9">
        <w:rPr>
          <w:color w:val="000000"/>
        </w:rPr>
        <w:t xml:space="preserve"> </w:t>
      </w:r>
      <w:r w:rsidRPr="009A70E9">
        <w:rPr>
          <w:color w:val="000000"/>
        </w:rPr>
        <w:t xml:space="preserve">income category </w:t>
      </w:r>
      <w:r w:rsidR="00E47D6F">
        <w:rPr>
          <w:color w:val="000000"/>
        </w:rPr>
        <w:t xml:space="preserve">to which </w:t>
      </w:r>
      <w:r w:rsidRPr="009A70E9">
        <w:rPr>
          <w:color w:val="000000"/>
        </w:rPr>
        <w:t xml:space="preserve">customers were assigned </w:t>
      </w:r>
      <w:r w:rsidR="00E47D6F">
        <w:rPr>
          <w:color w:val="000000"/>
        </w:rPr>
        <w:t xml:space="preserve">based on their reported income (separately </w:t>
      </w:r>
      <w:r w:rsidRPr="009A70E9">
        <w:rPr>
          <w:color w:val="000000"/>
        </w:rPr>
        <w:t>for discount</w:t>
      </w:r>
      <w:r>
        <w:rPr>
          <w:color w:val="000000"/>
        </w:rPr>
        <w:t xml:space="preserve"> and fixed customer</w:t>
      </w:r>
      <w:r w:rsidR="00E47D6F">
        <w:rPr>
          <w:color w:val="000000"/>
        </w:rPr>
        <w:t>s)</w:t>
      </w:r>
      <w:r>
        <w:rPr>
          <w:color w:val="000000"/>
        </w:rPr>
        <w:t xml:space="preserve">. </w:t>
      </w:r>
      <w:r w:rsidRPr="009A70E9">
        <w:rPr>
          <w:color w:val="000000"/>
        </w:rPr>
        <w:t>Each category is identified by category number and the lowest and highest income of customers assigned to that category</w:t>
      </w:r>
      <w:r w:rsidR="00E47D6F">
        <w:rPr>
          <w:color w:val="000000"/>
        </w:rPr>
        <w:t xml:space="preserve">, reporting the distribution of customers in each category. </w:t>
      </w:r>
      <w:r w:rsidR="008A26C6">
        <w:rPr>
          <w:color w:val="000000"/>
        </w:rPr>
        <w:t>Example:</w:t>
      </w:r>
    </w:p>
    <w:p w14:paraId="5084D3E8" w14:textId="77777777" w:rsidR="00E47D6F" w:rsidRDefault="00E47D6F" w:rsidP="00E47D6F">
      <w:pPr>
        <w:pStyle w:val="NormalWeb"/>
        <w:spacing w:before="0" w:beforeAutospacing="0" w:after="0" w:afterAutospacing="0"/>
        <w:rPr>
          <w:color w:val="000000"/>
        </w:rPr>
      </w:pPr>
    </w:p>
    <w:p w14:paraId="698C3AD0" w14:textId="257770AA" w:rsidR="005B701F" w:rsidRPr="005B701F" w:rsidRDefault="005B701F" w:rsidP="00270248">
      <w:pPr>
        <w:pStyle w:val="NormalWeb"/>
        <w:spacing w:before="0" w:beforeAutospacing="0" w:after="0" w:afterAutospacing="0"/>
        <w:rPr>
          <w:color w:val="000000"/>
        </w:rPr>
      </w:pPr>
      <w:r w:rsidRPr="005B701F">
        <w:rPr>
          <w:color w:val="000000"/>
        </w:rPr>
        <w:t>DISCOUNT CUSTOMERS' INCOME CATEGORY DISTRIBUTION</w:t>
      </w:r>
    </w:p>
    <w:p w14:paraId="43B91DC5" w14:textId="77777777" w:rsidR="005B701F" w:rsidRPr="005B701F" w:rsidRDefault="005B701F" w:rsidP="00270248">
      <w:pPr>
        <w:pStyle w:val="NormalWeb"/>
        <w:spacing w:before="0" w:beforeAutospacing="0" w:after="0" w:afterAutospacing="0"/>
        <w:rPr>
          <w:color w:val="000000"/>
        </w:rPr>
      </w:pPr>
      <w:r w:rsidRPr="005B701F">
        <w:rPr>
          <w:color w:val="000000"/>
        </w:rPr>
        <w:t>0 customer(s) in Discount income category 1: customers [] - income []</w:t>
      </w:r>
    </w:p>
    <w:p w14:paraId="2FB7F119" w14:textId="77777777" w:rsidR="005B701F" w:rsidRPr="005B701F" w:rsidRDefault="005B701F" w:rsidP="00270248">
      <w:pPr>
        <w:pStyle w:val="NormalWeb"/>
        <w:spacing w:before="0" w:beforeAutospacing="0" w:after="0" w:afterAutospacing="0"/>
        <w:rPr>
          <w:color w:val="000000"/>
        </w:rPr>
      </w:pPr>
      <w:r w:rsidRPr="005B701F">
        <w:rPr>
          <w:color w:val="000000"/>
        </w:rPr>
        <w:t>0 customer(s) in Discount income category 2: customers [] - income []</w:t>
      </w:r>
    </w:p>
    <w:p w14:paraId="3EA92074" w14:textId="77777777" w:rsidR="005B701F" w:rsidRPr="005B701F" w:rsidRDefault="005B701F" w:rsidP="00270248">
      <w:pPr>
        <w:pStyle w:val="NormalWeb"/>
        <w:spacing w:before="0" w:beforeAutospacing="0" w:after="0" w:afterAutospacing="0"/>
        <w:rPr>
          <w:color w:val="000000"/>
        </w:rPr>
      </w:pPr>
      <w:r w:rsidRPr="005B701F">
        <w:rPr>
          <w:color w:val="000000"/>
        </w:rPr>
        <w:t>0 customer(s) in Discount income category 3: customers [] - income []</w:t>
      </w:r>
    </w:p>
    <w:p w14:paraId="794EC9D8" w14:textId="77777777" w:rsidR="005B701F" w:rsidRPr="005B701F" w:rsidRDefault="005B701F" w:rsidP="00270248">
      <w:pPr>
        <w:pStyle w:val="NormalWeb"/>
        <w:spacing w:before="0" w:beforeAutospacing="0" w:after="0" w:afterAutospacing="0"/>
        <w:rPr>
          <w:color w:val="000000"/>
        </w:rPr>
      </w:pPr>
      <w:r w:rsidRPr="005B701F">
        <w:rPr>
          <w:color w:val="000000"/>
        </w:rPr>
        <w:t>1 customer(s) in Discount income category 4: customers [101] - income [150.0, 150.0]</w:t>
      </w:r>
    </w:p>
    <w:p w14:paraId="5EA25D27" w14:textId="77777777" w:rsidR="005B701F" w:rsidRPr="005B701F" w:rsidRDefault="005B701F" w:rsidP="00270248">
      <w:pPr>
        <w:pStyle w:val="NormalWeb"/>
        <w:spacing w:before="0" w:beforeAutospacing="0" w:after="0" w:afterAutospacing="0"/>
        <w:rPr>
          <w:color w:val="000000"/>
        </w:rPr>
      </w:pPr>
      <w:r w:rsidRPr="005B701F">
        <w:rPr>
          <w:color w:val="000000"/>
        </w:rPr>
        <w:t>1 customer(s) in Discount income category 5: customers [102] - income [252.0, 252.0]</w:t>
      </w:r>
    </w:p>
    <w:p w14:paraId="15DC7A69" w14:textId="77777777" w:rsidR="005B701F" w:rsidRPr="005B701F" w:rsidRDefault="005B701F" w:rsidP="00270248">
      <w:pPr>
        <w:pStyle w:val="NormalWeb"/>
        <w:spacing w:before="0" w:beforeAutospacing="0" w:after="0" w:afterAutospacing="0"/>
        <w:rPr>
          <w:color w:val="000000"/>
        </w:rPr>
      </w:pPr>
      <w:r w:rsidRPr="005B701F">
        <w:rPr>
          <w:color w:val="000000"/>
        </w:rPr>
        <w:t>1 customer(s) in Discount income category 6: customers [103] - income [354.0, 354.0]</w:t>
      </w:r>
    </w:p>
    <w:p w14:paraId="4650CE6F" w14:textId="77777777" w:rsidR="005B701F" w:rsidRPr="005B701F" w:rsidRDefault="005B701F" w:rsidP="00270248">
      <w:pPr>
        <w:pStyle w:val="NormalWeb"/>
        <w:spacing w:before="0" w:beforeAutospacing="0" w:after="0" w:afterAutospacing="0"/>
        <w:rPr>
          <w:color w:val="000000"/>
        </w:rPr>
      </w:pPr>
      <w:r w:rsidRPr="005B701F">
        <w:rPr>
          <w:color w:val="000000"/>
        </w:rPr>
        <w:t>1 customer(s) in Discount income category 7: customers [104] - income [456.0, 456.0]</w:t>
      </w:r>
    </w:p>
    <w:p w14:paraId="250C4C52" w14:textId="77777777" w:rsidR="005B701F" w:rsidRPr="005B701F" w:rsidRDefault="005B701F" w:rsidP="00270248">
      <w:pPr>
        <w:pStyle w:val="NormalWeb"/>
        <w:spacing w:before="0" w:beforeAutospacing="0" w:after="0" w:afterAutospacing="0"/>
        <w:rPr>
          <w:color w:val="000000"/>
        </w:rPr>
      </w:pPr>
      <w:r w:rsidRPr="005B701F">
        <w:rPr>
          <w:color w:val="000000"/>
        </w:rPr>
        <w:t>0 customer(s) in Discount income category 8: customers [] - income []</w:t>
      </w:r>
    </w:p>
    <w:p w14:paraId="63D8B104" w14:textId="77777777" w:rsidR="005B701F" w:rsidRPr="005B701F" w:rsidRDefault="005B701F" w:rsidP="00270248">
      <w:pPr>
        <w:pStyle w:val="NormalWeb"/>
        <w:spacing w:before="0" w:beforeAutospacing="0" w:after="0" w:afterAutospacing="0"/>
        <w:rPr>
          <w:color w:val="000000"/>
        </w:rPr>
      </w:pPr>
      <w:r w:rsidRPr="005B701F">
        <w:rPr>
          <w:color w:val="000000"/>
        </w:rPr>
        <w:t>0 customer(s) in Discount income category 9: customers [] - income []</w:t>
      </w:r>
    </w:p>
    <w:p w14:paraId="0B0BCE62" w14:textId="77777777" w:rsidR="005B701F" w:rsidRPr="005B701F" w:rsidRDefault="005B701F" w:rsidP="00270248">
      <w:pPr>
        <w:pStyle w:val="NormalWeb"/>
        <w:spacing w:before="0" w:beforeAutospacing="0" w:after="0" w:afterAutospacing="0"/>
        <w:rPr>
          <w:color w:val="000000"/>
        </w:rPr>
      </w:pPr>
      <w:r w:rsidRPr="005B701F">
        <w:rPr>
          <w:color w:val="000000"/>
        </w:rPr>
        <w:t>0 customer(s) in Discount income category 10: customers [] - income []</w:t>
      </w:r>
    </w:p>
    <w:p w14:paraId="5EF9369A" w14:textId="77777777" w:rsidR="005B701F" w:rsidRPr="005B701F" w:rsidRDefault="005B701F" w:rsidP="00270248">
      <w:pPr>
        <w:pStyle w:val="NormalWeb"/>
        <w:spacing w:before="0" w:beforeAutospacing="0" w:after="0" w:afterAutospacing="0"/>
        <w:rPr>
          <w:color w:val="000000"/>
        </w:rPr>
      </w:pPr>
    </w:p>
    <w:p w14:paraId="19B0AA35" w14:textId="77777777" w:rsidR="005B701F" w:rsidRPr="005B701F" w:rsidRDefault="005B701F" w:rsidP="00270248">
      <w:pPr>
        <w:pStyle w:val="NormalWeb"/>
        <w:spacing w:before="0" w:beforeAutospacing="0" w:after="0" w:afterAutospacing="0"/>
        <w:rPr>
          <w:color w:val="000000"/>
        </w:rPr>
      </w:pPr>
      <w:r w:rsidRPr="005B701F">
        <w:rPr>
          <w:color w:val="000000"/>
        </w:rPr>
        <w:t>FIXED CUSTOMERS' INCOME CATEGORY DISTRIBUTION</w:t>
      </w:r>
    </w:p>
    <w:p w14:paraId="297E7B30" w14:textId="77777777" w:rsidR="005B701F" w:rsidRPr="005B701F" w:rsidRDefault="005B701F" w:rsidP="00270248">
      <w:pPr>
        <w:pStyle w:val="NormalWeb"/>
        <w:spacing w:before="0" w:beforeAutospacing="0" w:after="0" w:afterAutospacing="0"/>
        <w:rPr>
          <w:color w:val="000000"/>
        </w:rPr>
      </w:pPr>
      <w:r w:rsidRPr="005B701F">
        <w:rPr>
          <w:color w:val="000000"/>
        </w:rPr>
        <w:t>3 customer(s) in Fixed income category 1: customers [70, 71, 72] - income [40000.0, 50000.0]</w:t>
      </w:r>
    </w:p>
    <w:p w14:paraId="7448A24C" w14:textId="77777777" w:rsidR="005B701F" w:rsidRPr="005B701F" w:rsidRDefault="005B701F" w:rsidP="00270248">
      <w:pPr>
        <w:pStyle w:val="NormalWeb"/>
        <w:spacing w:before="0" w:beforeAutospacing="0" w:after="0" w:afterAutospacing="0"/>
        <w:rPr>
          <w:color w:val="000000"/>
        </w:rPr>
      </w:pPr>
      <w:r w:rsidRPr="005B701F">
        <w:rPr>
          <w:color w:val="000000"/>
        </w:rPr>
        <w:t>3 customer(s) in Fixed income category 2: customers [73, 74, 75] - income [55000.0, 65000.0]</w:t>
      </w:r>
    </w:p>
    <w:p w14:paraId="218730DA" w14:textId="77777777" w:rsidR="005B701F" w:rsidRPr="005B701F" w:rsidRDefault="005B701F" w:rsidP="00270248">
      <w:pPr>
        <w:pStyle w:val="NormalWeb"/>
        <w:spacing w:before="0" w:beforeAutospacing="0" w:after="0" w:afterAutospacing="0"/>
        <w:rPr>
          <w:color w:val="000000"/>
        </w:rPr>
      </w:pPr>
      <w:r w:rsidRPr="005B701F">
        <w:rPr>
          <w:color w:val="000000"/>
        </w:rPr>
        <w:t>3 customer(s) in Fixed income category 3: customers [76, 77, 78] - income [70000.0, 79540.0]</w:t>
      </w:r>
    </w:p>
    <w:p w14:paraId="5A69DC9B" w14:textId="77777777" w:rsidR="005B701F" w:rsidRPr="005B701F" w:rsidRDefault="005B701F" w:rsidP="00270248">
      <w:pPr>
        <w:pStyle w:val="NormalWeb"/>
        <w:spacing w:before="0" w:beforeAutospacing="0" w:after="0" w:afterAutospacing="0"/>
        <w:rPr>
          <w:color w:val="000000"/>
        </w:rPr>
      </w:pPr>
      <w:r w:rsidRPr="005B701F">
        <w:rPr>
          <w:color w:val="000000"/>
        </w:rPr>
        <w:t>3 customer(s) in Fixed income category 4: customers [79, 80, 81] - income [80560.0, 82600.0]</w:t>
      </w:r>
    </w:p>
    <w:p w14:paraId="2A41161A" w14:textId="77777777" w:rsidR="005B701F" w:rsidRPr="005B701F" w:rsidRDefault="005B701F" w:rsidP="00270248">
      <w:pPr>
        <w:pStyle w:val="NormalWeb"/>
        <w:spacing w:before="0" w:beforeAutospacing="0" w:after="0" w:afterAutospacing="0"/>
        <w:rPr>
          <w:color w:val="000000"/>
        </w:rPr>
      </w:pPr>
      <w:r w:rsidRPr="005B701F">
        <w:rPr>
          <w:color w:val="000000"/>
        </w:rPr>
        <w:t>3 customer(s) in Fixed income category 5: customers [82, 83, 84] - income [83620.0, 85660.0]</w:t>
      </w:r>
    </w:p>
    <w:p w14:paraId="1DF9BD96" w14:textId="77777777" w:rsidR="005B701F" w:rsidRPr="005B701F" w:rsidRDefault="005B701F" w:rsidP="00270248">
      <w:pPr>
        <w:pStyle w:val="NormalWeb"/>
        <w:spacing w:before="0" w:beforeAutospacing="0" w:after="0" w:afterAutospacing="0"/>
        <w:rPr>
          <w:color w:val="000000"/>
        </w:rPr>
      </w:pPr>
      <w:r w:rsidRPr="005B701F">
        <w:rPr>
          <w:color w:val="000000"/>
        </w:rPr>
        <w:t>4 customer(s) in Fixed income category 6: customers [85, 86, 87, 88] - income [86680.0, 89740.0]</w:t>
      </w:r>
    </w:p>
    <w:p w14:paraId="10EAEAAD" w14:textId="77777777" w:rsidR="005B701F" w:rsidRPr="005B701F" w:rsidRDefault="005B701F" w:rsidP="00270248">
      <w:pPr>
        <w:pStyle w:val="NormalWeb"/>
        <w:spacing w:before="0" w:beforeAutospacing="0" w:after="0" w:afterAutospacing="0"/>
        <w:rPr>
          <w:color w:val="000000"/>
        </w:rPr>
      </w:pPr>
      <w:r w:rsidRPr="005B701F">
        <w:rPr>
          <w:color w:val="000000"/>
        </w:rPr>
        <w:t>3 customer(s) in Fixed income category 7: customers [89, 90, 91] - income [90760.0, 92800.0]</w:t>
      </w:r>
    </w:p>
    <w:p w14:paraId="1F39B7C1" w14:textId="77777777" w:rsidR="005B701F" w:rsidRPr="005B701F" w:rsidRDefault="005B701F" w:rsidP="00270248">
      <w:pPr>
        <w:pStyle w:val="NormalWeb"/>
        <w:spacing w:before="0" w:beforeAutospacing="0" w:after="0" w:afterAutospacing="0"/>
        <w:rPr>
          <w:color w:val="000000"/>
        </w:rPr>
      </w:pPr>
      <w:r w:rsidRPr="005B701F">
        <w:rPr>
          <w:color w:val="000000"/>
        </w:rPr>
        <w:t>3 customer(s) in Fixed income category 8: customers [92, 93, 94] - income [93820.0, 95860.0]</w:t>
      </w:r>
    </w:p>
    <w:p w14:paraId="044B36D7" w14:textId="77777777" w:rsidR="005B701F" w:rsidRPr="005B701F" w:rsidRDefault="005B701F" w:rsidP="00270248">
      <w:pPr>
        <w:pStyle w:val="NormalWeb"/>
        <w:spacing w:before="0" w:beforeAutospacing="0" w:after="0" w:afterAutospacing="0"/>
        <w:rPr>
          <w:color w:val="000000"/>
        </w:rPr>
      </w:pPr>
      <w:r w:rsidRPr="005B701F">
        <w:rPr>
          <w:color w:val="000000"/>
        </w:rPr>
        <w:t>3 customer(s) in Fixed income category 9: customers [95, 96, 97] - income [96880.0, 98920.0]</w:t>
      </w:r>
    </w:p>
    <w:p w14:paraId="479257DB" w14:textId="548393C5" w:rsidR="0001210D" w:rsidRDefault="005B701F" w:rsidP="00270248">
      <w:pPr>
        <w:pStyle w:val="NormalWeb"/>
        <w:spacing w:before="0" w:beforeAutospacing="0" w:after="0" w:afterAutospacing="0"/>
        <w:rPr>
          <w:color w:val="000000"/>
        </w:rPr>
      </w:pPr>
      <w:r w:rsidRPr="005B701F">
        <w:rPr>
          <w:color w:val="000000"/>
        </w:rPr>
        <w:t>3 customer(s) in Fixed income category 10: customers [98, 99, 100] - income [99940.0, 101980.0]</w:t>
      </w:r>
    </w:p>
    <w:p w14:paraId="36F08F65" w14:textId="77777777" w:rsidR="0001210D" w:rsidRDefault="0001210D" w:rsidP="00270248">
      <w:pPr>
        <w:pStyle w:val="NormalWeb"/>
        <w:spacing w:before="0" w:beforeAutospacing="0" w:after="0" w:afterAutospacing="0"/>
      </w:pPr>
    </w:p>
    <w:p w14:paraId="477F6145" w14:textId="018EFCCB" w:rsidR="0001210D" w:rsidRDefault="0001210D" w:rsidP="00270248">
      <w:pPr>
        <w:pStyle w:val="NormalWeb"/>
        <w:spacing w:before="0" w:beforeAutospacing="0" w:after="0" w:afterAutospacing="0"/>
        <w:rPr>
          <w:b/>
          <w:bCs/>
          <w:color w:val="000000"/>
        </w:rPr>
      </w:pPr>
      <w:r>
        <w:rPr>
          <w:b/>
          <w:bCs/>
          <w:color w:val="000000"/>
        </w:rPr>
        <w:t>ALL TRANSACTION REQUESTS PERIOD N</w:t>
      </w:r>
    </w:p>
    <w:p w14:paraId="01A22ED8" w14:textId="77777777" w:rsidR="0001210D" w:rsidRDefault="0001210D" w:rsidP="00270248">
      <w:pPr>
        <w:pStyle w:val="NormalWeb"/>
        <w:spacing w:before="0" w:beforeAutospacing="0" w:after="0" w:afterAutospacing="0"/>
      </w:pPr>
    </w:p>
    <w:p w14:paraId="03A70CD1" w14:textId="46482B1B" w:rsidR="00BC5D6C" w:rsidRDefault="0001210D" w:rsidP="00BC5D6C">
      <w:pPr>
        <w:pStyle w:val="NormalWeb"/>
        <w:spacing w:before="0" w:beforeAutospacing="0" w:after="0" w:afterAutospacing="0"/>
        <w:rPr>
          <w:color w:val="000000"/>
        </w:rPr>
      </w:pPr>
      <w:r>
        <w:rPr>
          <w:color w:val="000000"/>
        </w:rPr>
        <w:lastRenderedPageBreak/>
        <w:t xml:space="preserve">Lists all transaction requests </w:t>
      </w:r>
      <w:r w:rsidR="00B512E8">
        <w:rPr>
          <w:color w:val="000000"/>
        </w:rPr>
        <w:t>in</w:t>
      </w:r>
      <w:r>
        <w:rPr>
          <w:color w:val="000000"/>
        </w:rPr>
        <w:t xml:space="preserve"> this period, sorted by timestamp</w:t>
      </w:r>
      <w:r w:rsidR="00B512E8">
        <w:rPr>
          <w:color w:val="000000"/>
        </w:rPr>
        <w:t xml:space="preserve">, </w:t>
      </w:r>
      <w:r>
        <w:rPr>
          <w:color w:val="000000"/>
        </w:rPr>
        <w:t>includ</w:t>
      </w:r>
      <w:r w:rsidR="00B512E8">
        <w:rPr>
          <w:color w:val="000000"/>
        </w:rPr>
        <w:t>ing</w:t>
      </w:r>
      <w:r>
        <w:rPr>
          <w:color w:val="000000"/>
        </w:rPr>
        <w:t xml:space="preserve"> original customer purchase requests </w:t>
      </w:r>
      <w:r w:rsidR="00B512E8">
        <w:rPr>
          <w:color w:val="000000"/>
        </w:rPr>
        <w:t>made in</w:t>
      </w:r>
      <w:r>
        <w:rPr>
          <w:color w:val="000000"/>
        </w:rPr>
        <w:t xml:space="preserve"> this period </w:t>
      </w:r>
      <w:r w:rsidR="00B512E8">
        <w:rPr>
          <w:color w:val="000000"/>
        </w:rPr>
        <w:t>and</w:t>
      </w:r>
      <w:r>
        <w:rPr>
          <w:color w:val="000000"/>
        </w:rPr>
        <w:t xml:space="preserve"> transactions generated </w:t>
      </w:r>
      <w:r w:rsidR="00B512E8">
        <w:rPr>
          <w:color w:val="000000"/>
        </w:rPr>
        <w:t>during processing in this</w:t>
      </w:r>
      <w:r>
        <w:rPr>
          <w:color w:val="000000"/>
        </w:rPr>
        <w:t xml:space="preserve"> period </w:t>
      </w:r>
      <w:r w:rsidR="00B512E8">
        <w:rPr>
          <w:color w:val="000000"/>
        </w:rPr>
        <w:t xml:space="preserve">following </w:t>
      </w:r>
      <w:r>
        <w:rPr>
          <w:color w:val="000000"/>
        </w:rPr>
        <w:t xml:space="preserve">rejections and </w:t>
      </w:r>
      <w:r w:rsidR="00B512E8">
        <w:rPr>
          <w:color w:val="000000"/>
        </w:rPr>
        <w:t>opted</w:t>
      </w:r>
      <w:r>
        <w:rPr>
          <w:color w:val="000000"/>
        </w:rPr>
        <w:t xml:space="preserve"> options (e.g., a </w:t>
      </w:r>
      <w:proofErr w:type="spellStart"/>
      <w:proofErr w:type="gramStart"/>
      <w:r w:rsidR="00B512E8">
        <w:rPr>
          <w:color w:val="000000"/>
        </w:rPr>
        <w:t>customers</w:t>
      </w:r>
      <w:proofErr w:type="spellEnd"/>
      <w:proofErr w:type="gramEnd"/>
      <w:r w:rsidR="00B512E8">
        <w:rPr>
          <w:color w:val="000000"/>
        </w:rPr>
        <w:t xml:space="preserve"> opts to purchase at</w:t>
      </w:r>
      <w:r>
        <w:rPr>
          <w:color w:val="000000"/>
        </w:rPr>
        <w:t xml:space="preserve"> a higher price </w:t>
      </w:r>
      <w:r w:rsidR="00B512E8">
        <w:rPr>
          <w:color w:val="000000"/>
        </w:rPr>
        <w:t>following rejection</w:t>
      </w:r>
      <w:r>
        <w:rPr>
          <w:color w:val="000000"/>
        </w:rPr>
        <w:t>). The</w:t>
      </w:r>
      <w:r w:rsidR="00B512E8">
        <w:rPr>
          <w:color w:val="000000"/>
        </w:rPr>
        <w:t xml:space="preserve"> latter </w:t>
      </w:r>
      <w:r>
        <w:rPr>
          <w:color w:val="000000"/>
        </w:rPr>
        <w:t xml:space="preserve">transactions </w:t>
      </w:r>
      <w:r w:rsidR="00B512E8">
        <w:rPr>
          <w:color w:val="000000"/>
        </w:rPr>
        <w:t xml:space="preserve">which are created during the period are listed for processing </w:t>
      </w:r>
      <w:r>
        <w:rPr>
          <w:color w:val="000000"/>
        </w:rPr>
        <w:t xml:space="preserve">at the end of the </w:t>
      </w:r>
      <w:r w:rsidR="00B512E8">
        <w:rPr>
          <w:color w:val="000000"/>
        </w:rPr>
        <w:t xml:space="preserve">period </w:t>
      </w:r>
      <w:r>
        <w:rPr>
          <w:color w:val="000000"/>
        </w:rPr>
        <w:t>with a .9999 millisecond timestamp suffix.</w:t>
      </w:r>
      <w:r w:rsidR="00BC5D6C" w:rsidRPr="00BC5D6C">
        <w:rPr>
          <w:color w:val="000000"/>
        </w:rPr>
        <w:t xml:space="preserve"> </w:t>
      </w:r>
      <w:r w:rsidR="00BC5D6C">
        <w:rPr>
          <w:color w:val="000000"/>
        </w:rPr>
        <w:t>Transactions that were pre-rejected during the consumption limit check also appear on this list as well as carry-over bid transactions from the previous period that are valid for processing.</w:t>
      </w:r>
    </w:p>
    <w:p w14:paraId="4ADC4230" w14:textId="77777777" w:rsidR="009A70E9" w:rsidRDefault="009A70E9" w:rsidP="00270248">
      <w:pPr>
        <w:pStyle w:val="NormalWeb"/>
        <w:spacing w:before="0" w:beforeAutospacing="0" w:after="0" w:afterAutospacing="0"/>
        <w:rPr>
          <w:color w:val="000000"/>
        </w:rPr>
      </w:pPr>
    </w:p>
    <w:p w14:paraId="62DAC160" w14:textId="54BCD3D7" w:rsidR="009A70E9" w:rsidRPr="009A70E9" w:rsidRDefault="009A70E9" w:rsidP="00270248">
      <w:pPr>
        <w:pStyle w:val="NormalWeb"/>
        <w:spacing w:before="0" w:beforeAutospacing="0" w:after="0" w:afterAutospacing="0"/>
        <w:rPr>
          <w:color w:val="000000"/>
        </w:rPr>
      </w:pPr>
      <w:r w:rsidRPr="009A70E9">
        <w:rPr>
          <w:color w:val="000000"/>
        </w:rPr>
        <w:t xml:space="preserve">Each </w:t>
      </w:r>
      <w:r>
        <w:rPr>
          <w:color w:val="000000"/>
        </w:rPr>
        <w:t>transaction</w:t>
      </w:r>
      <w:r w:rsidRPr="009A70E9">
        <w:rPr>
          <w:color w:val="000000"/>
        </w:rPr>
        <w:t xml:space="preserve"> request includes the following information:</w:t>
      </w:r>
    </w:p>
    <w:p w14:paraId="7D395A29" w14:textId="77777777" w:rsidR="009A70E9" w:rsidRPr="009A70E9" w:rsidRDefault="009A70E9" w:rsidP="00270248">
      <w:pPr>
        <w:pStyle w:val="NormalWeb"/>
        <w:spacing w:before="0" w:beforeAutospacing="0" w:after="0" w:afterAutospacing="0"/>
        <w:rPr>
          <w:color w:val="000000"/>
        </w:rPr>
      </w:pPr>
      <w:r w:rsidRPr="009A70E9">
        <w:rPr>
          <w:color w:val="000000"/>
        </w:rPr>
        <w:t xml:space="preserve">• </w:t>
      </w:r>
      <w:proofErr w:type="spellStart"/>
      <w:r w:rsidRPr="009A70E9">
        <w:rPr>
          <w:color w:val="000000"/>
        </w:rPr>
        <w:t>transactionID</w:t>
      </w:r>
      <w:proofErr w:type="spellEnd"/>
      <w:r w:rsidRPr="009A70E9">
        <w:rPr>
          <w:color w:val="000000"/>
        </w:rPr>
        <w:t>: unique ID representing the transaction</w:t>
      </w:r>
    </w:p>
    <w:p w14:paraId="1C44D261" w14:textId="77777777" w:rsidR="009A70E9" w:rsidRPr="009A70E9" w:rsidRDefault="009A70E9" w:rsidP="00270248">
      <w:pPr>
        <w:pStyle w:val="NormalWeb"/>
        <w:spacing w:before="0" w:beforeAutospacing="0" w:after="0" w:afterAutospacing="0"/>
        <w:rPr>
          <w:color w:val="000000"/>
        </w:rPr>
      </w:pPr>
      <w:r w:rsidRPr="009A70E9">
        <w:rPr>
          <w:color w:val="000000"/>
        </w:rPr>
        <w:t>• timestamp: The date and time in which the purchase request was placed</w:t>
      </w:r>
    </w:p>
    <w:p w14:paraId="174793E7" w14:textId="77777777" w:rsidR="009A70E9" w:rsidRPr="009A70E9" w:rsidRDefault="009A70E9" w:rsidP="00270248">
      <w:pPr>
        <w:pStyle w:val="NormalWeb"/>
        <w:spacing w:before="0" w:beforeAutospacing="0" w:after="0" w:afterAutospacing="0"/>
        <w:rPr>
          <w:color w:val="000000"/>
        </w:rPr>
      </w:pPr>
      <w:r w:rsidRPr="009A70E9">
        <w:rPr>
          <w:color w:val="000000"/>
        </w:rPr>
        <w:t xml:space="preserve">• </w:t>
      </w:r>
      <w:proofErr w:type="spellStart"/>
      <w:r w:rsidRPr="009A70E9">
        <w:rPr>
          <w:color w:val="000000"/>
        </w:rPr>
        <w:t>customerID</w:t>
      </w:r>
      <w:proofErr w:type="spellEnd"/>
      <w:r w:rsidRPr="009A70E9">
        <w:rPr>
          <w:color w:val="000000"/>
        </w:rPr>
        <w:t>: ID of the customer making the purchase request</w:t>
      </w:r>
    </w:p>
    <w:p w14:paraId="3001D564" w14:textId="77777777" w:rsidR="009A70E9" w:rsidRPr="009A70E9" w:rsidRDefault="009A70E9" w:rsidP="00270248">
      <w:pPr>
        <w:pStyle w:val="NormalWeb"/>
        <w:spacing w:before="0" w:beforeAutospacing="0" w:after="0" w:afterAutospacing="0"/>
        <w:rPr>
          <w:color w:val="000000"/>
        </w:rPr>
      </w:pPr>
      <w:r w:rsidRPr="009A70E9">
        <w:rPr>
          <w:color w:val="000000"/>
        </w:rPr>
        <w:t xml:space="preserve">• </w:t>
      </w:r>
      <w:proofErr w:type="spellStart"/>
      <w:r w:rsidRPr="009A70E9">
        <w:rPr>
          <w:color w:val="000000"/>
        </w:rPr>
        <w:t>vendorID</w:t>
      </w:r>
      <w:proofErr w:type="spellEnd"/>
      <w:r w:rsidRPr="009A70E9">
        <w:rPr>
          <w:color w:val="000000"/>
        </w:rPr>
        <w:t>: ID of the vendor offering the product</w:t>
      </w:r>
    </w:p>
    <w:p w14:paraId="51643A50" w14:textId="77777777" w:rsidR="009A70E9" w:rsidRPr="009A70E9" w:rsidRDefault="009A70E9" w:rsidP="00270248">
      <w:pPr>
        <w:pStyle w:val="NormalWeb"/>
        <w:spacing w:before="0" w:beforeAutospacing="0" w:after="0" w:afterAutospacing="0"/>
        <w:rPr>
          <w:color w:val="000000"/>
        </w:rPr>
      </w:pPr>
      <w:r w:rsidRPr="009A70E9">
        <w:rPr>
          <w:color w:val="000000"/>
        </w:rPr>
        <w:t xml:space="preserve">• </w:t>
      </w:r>
      <w:proofErr w:type="spellStart"/>
      <w:r w:rsidRPr="009A70E9">
        <w:rPr>
          <w:color w:val="000000"/>
        </w:rPr>
        <w:t>platformProductID</w:t>
      </w:r>
      <w:proofErr w:type="spellEnd"/>
      <w:r w:rsidRPr="009A70E9">
        <w:rPr>
          <w:color w:val="000000"/>
        </w:rPr>
        <w:t>: ID of the requested product on the platform</w:t>
      </w:r>
    </w:p>
    <w:p w14:paraId="0D1DF8DD" w14:textId="77777777" w:rsidR="009A70E9" w:rsidRPr="009A70E9" w:rsidRDefault="009A70E9" w:rsidP="00270248">
      <w:pPr>
        <w:pStyle w:val="NormalWeb"/>
        <w:spacing w:before="0" w:beforeAutospacing="0" w:after="0" w:afterAutospacing="0"/>
        <w:rPr>
          <w:color w:val="000000"/>
        </w:rPr>
      </w:pPr>
      <w:r w:rsidRPr="009A70E9">
        <w:rPr>
          <w:color w:val="000000"/>
        </w:rPr>
        <w:t xml:space="preserve">• </w:t>
      </w:r>
      <w:proofErr w:type="spellStart"/>
      <w:r w:rsidRPr="009A70E9">
        <w:rPr>
          <w:color w:val="000000"/>
        </w:rPr>
        <w:t>vendor_product_id</w:t>
      </w:r>
      <w:proofErr w:type="spellEnd"/>
      <w:r w:rsidRPr="009A70E9">
        <w:rPr>
          <w:color w:val="000000"/>
        </w:rPr>
        <w:t>: product's unique ID as assigned by the vendor (unique to each vendor)</w:t>
      </w:r>
    </w:p>
    <w:p w14:paraId="51E0FC0B" w14:textId="77777777" w:rsidR="009A70E9" w:rsidRPr="009A70E9" w:rsidRDefault="009A70E9" w:rsidP="00270248">
      <w:pPr>
        <w:pStyle w:val="NormalWeb"/>
        <w:spacing w:before="0" w:beforeAutospacing="0" w:after="0" w:afterAutospacing="0"/>
        <w:rPr>
          <w:color w:val="000000"/>
        </w:rPr>
      </w:pPr>
      <w:r w:rsidRPr="009A70E9">
        <w:rPr>
          <w:color w:val="000000"/>
        </w:rPr>
        <w:t xml:space="preserve">• </w:t>
      </w:r>
      <w:proofErr w:type="spellStart"/>
      <w:r w:rsidRPr="009A70E9">
        <w:rPr>
          <w:color w:val="000000"/>
        </w:rPr>
        <w:t>purchase_type</w:t>
      </w:r>
      <w:proofErr w:type="spellEnd"/>
      <w:r w:rsidRPr="009A70E9">
        <w:rPr>
          <w:color w:val="000000"/>
        </w:rPr>
        <w:t>: type of the purchase request: FIXED, DISCOUNT (possible if customer status is FIXED/DISCOUNT), PN or BID</w:t>
      </w:r>
    </w:p>
    <w:p w14:paraId="3F320FF5" w14:textId="77777777" w:rsidR="009A70E9" w:rsidRDefault="009A70E9" w:rsidP="00270248">
      <w:pPr>
        <w:pStyle w:val="NormalWeb"/>
        <w:spacing w:before="0" w:beforeAutospacing="0" w:after="0" w:afterAutospacing="0"/>
        <w:rPr>
          <w:color w:val="000000"/>
        </w:rPr>
      </w:pPr>
      <w:r w:rsidRPr="009A70E9">
        <w:rPr>
          <w:color w:val="000000"/>
        </w:rPr>
        <w:t xml:space="preserve">• </w:t>
      </w:r>
      <w:proofErr w:type="spellStart"/>
      <w:r w:rsidRPr="009A70E9">
        <w:rPr>
          <w:color w:val="000000"/>
        </w:rPr>
        <w:t>bid_value</w:t>
      </w:r>
      <w:proofErr w:type="spellEnd"/>
      <w:r w:rsidRPr="009A70E9">
        <w:rPr>
          <w:color w:val="000000"/>
        </w:rPr>
        <w:t>: value of the bid placed by the customer in BID transactions, N/A otherwise</w:t>
      </w:r>
    </w:p>
    <w:p w14:paraId="74863B6B" w14:textId="77777777" w:rsidR="008A26C6" w:rsidRDefault="008A26C6" w:rsidP="00270248">
      <w:pPr>
        <w:pStyle w:val="NormalWeb"/>
        <w:spacing w:before="0" w:beforeAutospacing="0" w:after="0" w:afterAutospacing="0"/>
        <w:rPr>
          <w:color w:val="000000"/>
        </w:rPr>
      </w:pPr>
    </w:p>
    <w:p w14:paraId="5EE56E15" w14:textId="3558A932" w:rsidR="008A26C6" w:rsidRPr="009A70E9" w:rsidRDefault="008A26C6" w:rsidP="00270248">
      <w:pPr>
        <w:pStyle w:val="NormalWeb"/>
        <w:spacing w:before="0" w:beforeAutospacing="0" w:after="0" w:afterAutospacing="0"/>
        <w:rPr>
          <w:color w:val="000000"/>
        </w:rPr>
      </w:pPr>
      <w:r>
        <w:rPr>
          <w:color w:val="000000"/>
        </w:rPr>
        <w:t>Example:</w:t>
      </w:r>
    </w:p>
    <w:p w14:paraId="3CD567D7" w14:textId="2A514A12" w:rsidR="005B701F" w:rsidRPr="005B701F" w:rsidRDefault="005B701F" w:rsidP="00270248">
      <w:pPr>
        <w:pStyle w:val="NormalWeb"/>
        <w:spacing w:before="0" w:beforeAutospacing="0" w:after="0" w:afterAutospacing="0"/>
        <w:rPr>
          <w:color w:val="000000"/>
        </w:rPr>
      </w:pPr>
      <w:proofErr w:type="spellStart"/>
      <w:r w:rsidRPr="005B701F">
        <w:rPr>
          <w:color w:val="000000"/>
        </w:rPr>
        <w:t>transactionID</w:t>
      </w:r>
      <w:proofErr w:type="spellEnd"/>
      <w:r w:rsidR="00B512E8">
        <w:rPr>
          <w:color w:val="000000"/>
        </w:rPr>
        <w:t xml:space="preserve"> </w:t>
      </w:r>
      <w:r w:rsidRPr="005B701F">
        <w:rPr>
          <w:color w:val="000000"/>
        </w:rPr>
        <w:t xml:space="preserve">period timestamp </w:t>
      </w:r>
      <w:proofErr w:type="spellStart"/>
      <w:r w:rsidRPr="005B701F">
        <w:rPr>
          <w:color w:val="000000"/>
        </w:rPr>
        <w:t>customerID</w:t>
      </w:r>
      <w:proofErr w:type="spellEnd"/>
      <w:r w:rsidRPr="005B701F">
        <w:rPr>
          <w:color w:val="000000"/>
        </w:rPr>
        <w:t xml:space="preserve"> </w:t>
      </w:r>
      <w:proofErr w:type="spellStart"/>
      <w:r w:rsidRPr="005B701F">
        <w:rPr>
          <w:color w:val="000000"/>
        </w:rPr>
        <w:t>vendorID</w:t>
      </w:r>
      <w:proofErr w:type="spellEnd"/>
      <w:r w:rsidRPr="005B701F">
        <w:rPr>
          <w:color w:val="000000"/>
        </w:rPr>
        <w:t xml:space="preserve"> </w:t>
      </w:r>
      <w:proofErr w:type="spellStart"/>
      <w:r w:rsidRPr="005B701F">
        <w:rPr>
          <w:color w:val="000000"/>
        </w:rPr>
        <w:t>platformProductID</w:t>
      </w:r>
      <w:proofErr w:type="spellEnd"/>
      <w:r w:rsidRPr="005B701F">
        <w:rPr>
          <w:color w:val="000000"/>
        </w:rPr>
        <w:t xml:space="preserve"> </w:t>
      </w:r>
      <w:proofErr w:type="spellStart"/>
      <w:r w:rsidRPr="005B701F">
        <w:rPr>
          <w:color w:val="000000"/>
        </w:rPr>
        <w:t>vendor_product_id</w:t>
      </w:r>
      <w:proofErr w:type="spellEnd"/>
      <w:r w:rsidRPr="005B701F">
        <w:rPr>
          <w:color w:val="000000"/>
        </w:rPr>
        <w:t xml:space="preserve"> </w:t>
      </w:r>
      <w:proofErr w:type="spellStart"/>
      <w:r w:rsidRPr="005B701F">
        <w:rPr>
          <w:color w:val="000000"/>
        </w:rPr>
        <w:t>purchase_type</w:t>
      </w:r>
      <w:proofErr w:type="spellEnd"/>
      <w:r w:rsidRPr="005B701F">
        <w:rPr>
          <w:color w:val="000000"/>
        </w:rPr>
        <w:t xml:space="preserve"> </w:t>
      </w:r>
      <w:proofErr w:type="spellStart"/>
      <w:r w:rsidRPr="005B701F">
        <w:rPr>
          <w:color w:val="000000"/>
        </w:rPr>
        <w:t>bid_value</w:t>
      </w:r>
      <w:proofErr w:type="spellEnd"/>
    </w:p>
    <w:p w14:paraId="61FD6C62" w14:textId="70F176F7" w:rsidR="005B701F" w:rsidRPr="005B701F" w:rsidRDefault="005B701F" w:rsidP="00270248">
      <w:pPr>
        <w:pStyle w:val="NormalWeb"/>
        <w:spacing w:before="0" w:beforeAutospacing="0" w:after="0" w:afterAutospacing="0"/>
        <w:rPr>
          <w:color w:val="000000"/>
        </w:rPr>
      </w:pPr>
      <w:r w:rsidRPr="005B701F">
        <w:rPr>
          <w:color w:val="000000"/>
        </w:rPr>
        <w:t>98       1 15/01/2025 00:00:27.000000         203        1                  1                 1 BID                80.0</w:t>
      </w:r>
    </w:p>
    <w:p w14:paraId="5233DE2B" w14:textId="38E43E3D" w:rsidR="005B701F" w:rsidRPr="005B701F" w:rsidRDefault="005B701F" w:rsidP="00270248">
      <w:pPr>
        <w:pStyle w:val="NormalWeb"/>
        <w:spacing w:before="0" w:beforeAutospacing="0" w:after="0" w:afterAutospacing="0"/>
        <w:rPr>
          <w:color w:val="000000"/>
        </w:rPr>
      </w:pPr>
      <w:r w:rsidRPr="005B701F">
        <w:rPr>
          <w:color w:val="000000"/>
        </w:rPr>
        <w:t>104     1 15/01/2025 00:00:27.000000         203        1                  1                 1 BID                80.0</w:t>
      </w:r>
    </w:p>
    <w:p w14:paraId="2ADEE70C" w14:textId="27347025" w:rsidR="005B701F" w:rsidRPr="005B701F" w:rsidRDefault="005B701F" w:rsidP="00270248">
      <w:pPr>
        <w:pStyle w:val="NormalWeb"/>
        <w:spacing w:before="0" w:beforeAutospacing="0" w:after="0" w:afterAutospacing="0"/>
        <w:rPr>
          <w:color w:val="000000"/>
        </w:rPr>
      </w:pPr>
      <w:r w:rsidRPr="005B701F">
        <w:rPr>
          <w:color w:val="000000"/>
        </w:rPr>
        <w:t>57       2 15/01/2025 00:00:27.600000          92        1                  1                  1 FIXED               N/A</w:t>
      </w:r>
    </w:p>
    <w:p w14:paraId="44527F84" w14:textId="21BF07F2" w:rsidR="005B701F" w:rsidRPr="005B701F" w:rsidRDefault="005B701F" w:rsidP="00270248">
      <w:pPr>
        <w:pStyle w:val="NormalWeb"/>
        <w:spacing w:before="0" w:beforeAutospacing="0" w:after="0" w:afterAutospacing="0"/>
        <w:rPr>
          <w:color w:val="000000"/>
        </w:rPr>
      </w:pPr>
      <w:r w:rsidRPr="005B701F">
        <w:rPr>
          <w:color w:val="000000"/>
        </w:rPr>
        <w:t>58       2 15/01/2025 00:00:27.600000          93        1                  2                  2 FIXED               N/A</w:t>
      </w:r>
    </w:p>
    <w:p w14:paraId="2BF2C1B9" w14:textId="38A093D9" w:rsidR="005B701F" w:rsidRPr="005B701F" w:rsidRDefault="005B701F" w:rsidP="00270248">
      <w:pPr>
        <w:pStyle w:val="NormalWeb"/>
        <w:spacing w:before="0" w:beforeAutospacing="0" w:after="0" w:afterAutospacing="0"/>
        <w:rPr>
          <w:color w:val="000000"/>
        </w:rPr>
      </w:pPr>
      <w:r w:rsidRPr="005B701F">
        <w:rPr>
          <w:color w:val="000000"/>
        </w:rPr>
        <w:t>59       2 15/01/2025 00:00:27.600000          94        1                  1                  1 FIXED               N/A</w:t>
      </w:r>
    </w:p>
    <w:p w14:paraId="04093E11" w14:textId="0997A5B7" w:rsidR="005B701F" w:rsidRPr="005B701F" w:rsidRDefault="005B701F" w:rsidP="00BC5D6C">
      <w:pPr>
        <w:pStyle w:val="NormalWeb"/>
        <w:spacing w:before="0" w:beforeAutospacing="0" w:after="0" w:afterAutospacing="0"/>
        <w:rPr>
          <w:color w:val="000000"/>
        </w:rPr>
      </w:pPr>
      <w:r w:rsidRPr="005B701F">
        <w:rPr>
          <w:color w:val="000000"/>
        </w:rPr>
        <w:t xml:space="preserve">75       2 15/01/2025 00:00:32.600000         104       1                  1                  1 DISCOUNT  </w:t>
      </w:r>
      <w:r w:rsidR="00BC5D6C">
        <w:rPr>
          <w:color w:val="000000"/>
        </w:rPr>
        <w:t xml:space="preserve"> </w:t>
      </w:r>
      <w:r w:rsidRPr="005B701F">
        <w:rPr>
          <w:color w:val="000000"/>
        </w:rPr>
        <w:t xml:space="preserve">    N/A</w:t>
      </w:r>
    </w:p>
    <w:p w14:paraId="6D145217" w14:textId="0937B2BC" w:rsidR="0001210D" w:rsidRDefault="005B701F" w:rsidP="00270248">
      <w:pPr>
        <w:pStyle w:val="NormalWeb"/>
        <w:spacing w:before="0" w:beforeAutospacing="0" w:after="0" w:afterAutospacing="0"/>
        <w:rPr>
          <w:color w:val="000000"/>
        </w:rPr>
      </w:pPr>
      <w:r w:rsidRPr="005B701F">
        <w:rPr>
          <w:color w:val="000000"/>
        </w:rPr>
        <w:t>83       2 15/01/2025 00:00:44.600000         204       1                  2                  2 BID                86.0</w:t>
      </w:r>
    </w:p>
    <w:p w14:paraId="013D8940" w14:textId="77777777" w:rsidR="005B701F" w:rsidRDefault="005B701F" w:rsidP="00270248">
      <w:pPr>
        <w:pStyle w:val="NormalWeb"/>
        <w:spacing w:before="0" w:beforeAutospacing="0" w:after="0" w:afterAutospacing="0"/>
        <w:rPr>
          <w:color w:val="000000"/>
        </w:rPr>
      </w:pPr>
    </w:p>
    <w:p w14:paraId="6C845A64" w14:textId="77777777" w:rsidR="005B701F" w:rsidRDefault="005B701F" w:rsidP="00270248">
      <w:pPr>
        <w:pStyle w:val="NormalWeb"/>
        <w:spacing w:before="0" w:beforeAutospacing="0" w:after="0" w:afterAutospacing="0"/>
      </w:pPr>
    </w:p>
    <w:p w14:paraId="78939A54" w14:textId="77777777" w:rsidR="0001210D" w:rsidRDefault="0001210D" w:rsidP="00270248">
      <w:pPr>
        <w:pStyle w:val="NormalWeb"/>
        <w:spacing w:before="0" w:beforeAutospacing="0" w:after="0" w:afterAutospacing="0"/>
      </w:pPr>
      <w:r>
        <w:rPr>
          <w:b/>
          <w:bCs/>
          <w:color w:val="000000"/>
        </w:rPr>
        <w:t>VALID TRANSACTION REQUESTS PERIOD N</w:t>
      </w:r>
    </w:p>
    <w:p w14:paraId="5194723D" w14:textId="4D077E3A" w:rsidR="0001210D" w:rsidRDefault="0001210D" w:rsidP="00270248">
      <w:pPr>
        <w:pStyle w:val="NormalWeb"/>
        <w:spacing w:before="0" w:beforeAutospacing="0" w:after="0" w:afterAutospacing="0"/>
        <w:rPr>
          <w:color w:val="000000"/>
        </w:rPr>
      </w:pPr>
      <w:r>
        <w:rPr>
          <w:color w:val="000000"/>
        </w:rPr>
        <w:t xml:space="preserve">This section </w:t>
      </w:r>
      <w:r w:rsidR="00BC5D6C">
        <w:rPr>
          <w:color w:val="000000"/>
        </w:rPr>
        <w:t>reports</w:t>
      </w:r>
      <w:r>
        <w:rPr>
          <w:color w:val="000000"/>
        </w:rPr>
        <w:t xml:space="preserve"> </w:t>
      </w:r>
      <w:r w:rsidR="00BC5D6C">
        <w:rPr>
          <w:color w:val="000000"/>
        </w:rPr>
        <w:t xml:space="preserve">valid purchase </w:t>
      </w:r>
      <w:r>
        <w:rPr>
          <w:color w:val="000000"/>
        </w:rPr>
        <w:t xml:space="preserve">requests (not rejected </w:t>
      </w:r>
      <w:r w:rsidR="00BC5D6C">
        <w:rPr>
          <w:color w:val="000000"/>
        </w:rPr>
        <w:t xml:space="preserve">during </w:t>
      </w:r>
      <w:r>
        <w:rPr>
          <w:color w:val="000000"/>
        </w:rPr>
        <w:t>consumption limit checks)</w:t>
      </w:r>
      <w:r w:rsidR="00BC5D6C">
        <w:rPr>
          <w:color w:val="000000"/>
        </w:rPr>
        <w:t xml:space="preserve"> that are </w:t>
      </w:r>
      <w:r>
        <w:rPr>
          <w:color w:val="000000"/>
        </w:rPr>
        <w:t>processed in the period.</w:t>
      </w:r>
      <w:r w:rsidR="00BC5D6C">
        <w:rPr>
          <w:color w:val="000000"/>
        </w:rPr>
        <w:t xml:space="preserve"> </w:t>
      </w:r>
      <w:r w:rsidR="007A418B">
        <w:rPr>
          <w:color w:val="000000"/>
        </w:rPr>
        <w:t>Example:</w:t>
      </w:r>
    </w:p>
    <w:p w14:paraId="4229F746" w14:textId="77777777" w:rsidR="00BC5D6C" w:rsidRDefault="00BC5D6C" w:rsidP="00270248">
      <w:pPr>
        <w:pStyle w:val="NormalWeb"/>
        <w:spacing w:before="0" w:beforeAutospacing="0" w:after="0" w:afterAutospacing="0"/>
        <w:rPr>
          <w:color w:val="000000"/>
        </w:rPr>
      </w:pPr>
    </w:p>
    <w:p w14:paraId="2A1BB61D" w14:textId="28CD7E73" w:rsidR="005B701F" w:rsidRPr="005B701F" w:rsidRDefault="005B701F" w:rsidP="00270248">
      <w:pPr>
        <w:pStyle w:val="NormalWeb"/>
        <w:spacing w:before="0" w:beforeAutospacing="0" w:after="0" w:afterAutospacing="0"/>
        <w:rPr>
          <w:color w:val="000000"/>
        </w:rPr>
      </w:pPr>
      <w:proofErr w:type="spellStart"/>
      <w:r w:rsidRPr="005B701F">
        <w:rPr>
          <w:color w:val="000000"/>
        </w:rPr>
        <w:t>transactionID</w:t>
      </w:r>
      <w:proofErr w:type="spellEnd"/>
      <w:r w:rsidRPr="005B701F">
        <w:rPr>
          <w:color w:val="000000"/>
        </w:rPr>
        <w:t xml:space="preserve"> period </w:t>
      </w:r>
      <w:r w:rsidR="00BC5D6C" w:rsidRPr="005B701F">
        <w:rPr>
          <w:color w:val="000000"/>
        </w:rPr>
        <w:t>timestamp</w:t>
      </w:r>
      <w:r w:rsidR="00BC5D6C">
        <w:rPr>
          <w:color w:val="000000"/>
        </w:rPr>
        <w:t xml:space="preserve"> </w:t>
      </w:r>
      <w:proofErr w:type="spellStart"/>
      <w:r w:rsidRPr="005B701F">
        <w:rPr>
          <w:color w:val="000000"/>
        </w:rPr>
        <w:t>customerID</w:t>
      </w:r>
      <w:proofErr w:type="spellEnd"/>
      <w:r w:rsidRPr="005B701F">
        <w:rPr>
          <w:color w:val="000000"/>
        </w:rPr>
        <w:t xml:space="preserve"> </w:t>
      </w:r>
      <w:proofErr w:type="spellStart"/>
      <w:r w:rsidRPr="005B701F">
        <w:rPr>
          <w:color w:val="000000"/>
        </w:rPr>
        <w:t>vendorID</w:t>
      </w:r>
      <w:proofErr w:type="spellEnd"/>
      <w:r w:rsidRPr="005B701F">
        <w:rPr>
          <w:color w:val="000000"/>
        </w:rPr>
        <w:t xml:space="preserve"> </w:t>
      </w:r>
      <w:proofErr w:type="spellStart"/>
      <w:r w:rsidRPr="005B701F">
        <w:rPr>
          <w:color w:val="000000"/>
        </w:rPr>
        <w:t>platformProductID</w:t>
      </w:r>
      <w:proofErr w:type="spellEnd"/>
      <w:r w:rsidRPr="005B701F">
        <w:rPr>
          <w:color w:val="000000"/>
        </w:rPr>
        <w:t xml:space="preserve"> </w:t>
      </w:r>
      <w:proofErr w:type="spellStart"/>
      <w:r w:rsidRPr="005B701F">
        <w:rPr>
          <w:color w:val="000000"/>
        </w:rPr>
        <w:t>vendor_product_id</w:t>
      </w:r>
      <w:proofErr w:type="spellEnd"/>
      <w:r w:rsidRPr="005B701F">
        <w:rPr>
          <w:color w:val="000000"/>
        </w:rPr>
        <w:t xml:space="preserve"> </w:t>
      </w:r>
      <w:proofErr w:type="spellStart"/>
      <w:r w:rsidRPr="005B701F">
        <w:rPr>
          <w:color w:val="000000"/>
        </w:rPr>
        <w:t>purchase_type</w:t>
      </w:r>
      <w:proofErr w:type="spellEnd"/>
      <w:r w:rsidRPr="005B701F">
        <w:rPr>
          <w:color w:val="000000"/>
        </w:rPr>
        <w:t xml:space="preserve"> </w:t>
      </w:r>
      <w:proofErr w:type="spellStart"/>
      <w:r w:rsidRPr="005B701F">
        <w:rPr>
          <w:color w:val="000000"/>
        </w:rPr>
        <w:t>bid_value</w:t>
      </w:r>
      <w:proofErr w:type="spellEnd"/>
    </w:p>
    <w:p w14:paraId="04264FA1" w14:textId="6E78C968" w:rsidR="005B701F" w:rsidRPr="005B701F" w:rsidRDefault="005B701F" w:rsidP="00270248">
      <w:pPr>
        <w:pStyle w:val="NormalWeb"/>
        <w:spacing w:before="0" w:beforeAutospacing="0" w:after="0" w:afterAutospacing="0"/>
        <w:rPr>
          <w:color w:val="000000"/>
        </w:rPr>
      </w:pPr>
      <w:r w:rsidRPr="005B701F">
        <w:rPr>
          <w:color w:val="000000"/>
        </w:rPr>
        <w:t>98       1 15/01/2025 00:00:27.000000         203        1                  1                  1 BID                80.0</w:t>
      </w:r>
    </w:p>
    <w:p w14:paraId="4CC985D7" w14:textId="10E81E93" w:rsidR="005B701F" w:rsidRPr="005B701F" w:rsidRDefault="005B701F" w:rsidP="00BC5D6C">
      <w:pPr>
        <w:pStyle w:val="NormalWeb"/>
        <w:spacing w:before="0" w:beforeAutospacing="0" w:after="0" w:afterAutospacing="0"/>
        <w:rPr>
          <w:color w:val="000000"/>
        </w:rPr>
      </w:pPr>
      <w:r w:rsidRPr="005B701F">
        <w:rPr>
          <w:color w:val="000000"/>
        </w:rPr>
        <w:t xml:space="preserve">104    </w:t>
      </w:r>
      <w:r w:rsidR="00BC5D6C">
        <w:rPr>
          <w:color w:val="000000"/>
        </w:rPr>
        <w:t xml:space="preserve"> </w:t>
      </w:r>
      <w:r w:rsidRPr="005B701F">
        <w:rPr>
          <w:color w:val="000000"/>
        </w:rPr>
        <w:t>1 15/01/2025 00:00:27.000000         203        1                  1                  1 BID                80.0</w:t>
      </w:r>
    </w:p>
    <w:p w14:paraId="6A206557" w14:textId="27B627EB" w:rsidR="005B701F" w:rsidRPr="005B701F" w:rsidRDefault="005B701F" w:rsidP="00270248">
      <w:pPr>
        <w:pStyle w:val="NormalWeb"/>
        <w:spacing w:before="0" w:beforeAutospacing="0" w:after="0" w:afterAutospacing="0"/>
        <w:rPr>
          <w:color w:val="000000"/>
        </w:rPr>
      </w:pPr>
      <w:r w:rsidRPr="005B701F">
        <w:rPr>
          <w:color w:val="000000"/>
        </w:rPr>
        <w:t>76       2 15/01/2025 00:00:32.600000         102        1                  2                  2 DISCOUNT   N/A</w:t>
      </w:r>
    </w:p>
    <w:p w14:paraId="019B29F3" w14:textId="5B154C83" w:rsidR="0001210D" w:rsidRDefault="005B701F" w:rsidP="00270248">
      <w:pPr>
        <w:pStyle w:val="NormalWeb"/>
        <w:spacing w:before="0" w:beforeAutospacing="0" w:after="0" w:afterAutospacing="0"/>
        <w:rPr>
          <w:color w:val="000000"/>
        </w:rPr>
      </w:pPr>
      <w:r w:rsidRPr="005B701F">
        <w:rPr>
          <w:color w:val="000000"/>
        </w:rPr>
        <w:t>78       2 15/01/2025 00:00:32.600000         104        1                  2                  2 DISCOUNT   N/A</w:t>
      </w:r>
    </w:p>
    <w:p w14:paraId="24D1807F" w14:textId="77777777" w:rsidR="005B701F" w:rsidRDefault="005B701F" w:rsidP="00270248">
      <w:pPr>
        <w:pStyle w:val="NormalWeb"/>
        <w:spacing w:before="0" w:beforeAutospacing="0" w:after="0" w:afterAutospacing="0"/>
      </w:pPr>
    </w:p>
    <w:p w14:paraId="46EF7363" w14:textId="6C48ECB9" w:rsidR="0001210D" w:rsidRDefault="0001210D" w:rsidP="00270248">
      <w:pPr>
        <w:pStyle w:val="NormalWeb"/>
        <w:spacing w:before="0" w:beforeAutospacing="0" w:after="0" w:afterAutospacing="0"/>
        <w:rPr>
          <w:b/>
          <w:bCs/>
          <w:color w:val="000000"/>
        </w:rPr>
      </w:pPr>
      <w:r>
        <w:rPr>
          <w:b/>
          <w:bCs/>
          <w:color w:val="000000"/>
        </w:rPr>
        <w:t>FIXED CUSTOMERS’ ASSIGNMENT TO PRODUCT PRICE PERIOD N</w:t>
      </w:r>
    </w:p>
    <w:p w14:paraId="010BAE08" w14:textId="77777777" w:rsidR="009A70E9" w:rsidRDefault="009A70E9" w:rsidP="00270248">
      <w:pPr>
        <w:pStyle w:val="NormalWeb"/>
        <w:spacing w:before="0" w:beforeAutospacing="0" w:after="0" w:afterAutospacing="0"/>
      </w:pPr>
    </w:p>
    <w:p w14:paraId="3300F812" w14:textId="1F1BC1F3" w:rsidR="0001210D" w:rsidRDefault="009A70E9" w:rsidP="00270248">
      <w:pPr>
        <w:pStyle w:val="NormalWeb"/>
        <w:spacing w:before="0" w:beforeAutospacing="0" w:after="0" w:afterAutospacing="0"/>
        <w:rPr>
          <w:color w:val="000000"/>
        </w:rPr>
      </w:pPr>
      <w:r w:rsidRPr="009A70E9">
        <w:rPr>
          <w:color w:val="000000"/>
        </w:rPr>
        <w:t xml:space="preserve">For each vendor and product noted in the purchase requests, this section </w:t>
      </w:r>
      <w:r w:rsidR="00BC5D6C">
        <w:rPr>
          <w:color w:val="000000"/>
        </w:rPr>
        <w:t xml:space="preserve">assigns a price category </w:t>
      </w:r>
      <w:r w:rsidR="00BC5D6C" w:rsidRPr="009A70E9">
        <w:rPr>
          <w:color w:val="000000"/>
        </w:rPr>
        <w:t>(identified by the price)</w:t>
      </w:r>
      <w:r w:rsidR="00BC5D6C">
        <w:rPr>
          <w:color w:val="000000"/>
        </w:rPr>
        <w:t xml:space="preserve"> to e</w:t>
      </w:r>
      <w:r w:rsidRPr="009A70E9">
        <w:rPr>
          <w:color w:val="000000"/>
        </w:rPr>
        <w:t>ach fixed-price income category of customers</w:t>
      </w:r>
      <w:r w:rsidR="007A418B">
        <w:rPr>
          <w:color w:val="000000"/>
        </w:rPr>
        <w:t>.</w:t>
      </w:r>
      <w:r w:rsidR="00BC5D6C">
        <w:rPr>
          <w:color w:val="000000"/>
        </w:rPr>
        <w:t xml:space="preserve"> </w:t>
      </w:r>
      <w:r w:rsidR="007A418B">
        <w:rPr>
          <w:color w:val="000000"/>
        </w:rPr>
        <w:t>Example:</w:t>
      </w:r>
    </w:p>
    <w:p w14:paraId="48E04E9E" w14:textId="77777777" w:rsidR="00BC5D6C" w:rsidRDefault="00BC5D6C" w:rsidP="00270248">
      <w:pPr>
        <w:pStyle w:val="NormalWeb"/>
        <w:spacing w:before="0" w:beforeAutospacing="0" w:after="0" w:afterAutospacing="0"/>
        <w:rPr>
          <w:color w:val="000000"/>
        </w:rPr>
      </w:pPr>
    </w:p>
    <w:p w14:paraId="50A2D4F4" w14:textId="33B1D90B" w:rsidR="005B701F" w:rsidRPr="005B701F" w:rsidRDefault="005B701F" w:rsidP="00270248">
      <w:pPr>
        <w:pStyle w:val="NormalWeb"/>
        <w:spacing w:before="0" w:beforeAutospacing="0" w:after="0" w:afterAutospacing="0"/>
        <w:rPr>
          <w:color w:val="000000"/>
        </w:rPr>
      </w:pPr>
      <w:proofErr w:type="spellStart"/>
      <w:r w:rsidRPr="005B701F">
        <w:rPr>
          <w:color w:val="000000"/>
        </w:rPr>
        <w:t>VendorID</w:t>
      </w:r>
      <w:proofErr w:type="spellEnd"/>
      <w:r w:rsidRPr="005B701F">
        <w:rPr>
          <w:color w:val="000000"/>
        </w:rPr>
        <w:t xml:space="preserve"> 1</w:t>
      </w:r>
    </w:p>
    <w:p w14:paraId="11D08124" w14:textId="77777777" w:rsidR="005B701F" w:rsidRPr="005B701F" w:rsidRDefault="005B701F" w:rsidP="00270248">
      <w:pPr>
        <w:pStyle w:val="NormalWeb"/>
        <w:spacing w:before="0" w:beforeAutospacing="0" w:after="0" w:afterAutospacing="0"/>
        <w:rPr>
          <w:color w:val="000000"/>
        </w:rPr>
      </w:pPr>
      <w:proofErr w:type="spellStart"/>
      <w:r w:rsidRPr="005B701F">
        <w:rPr>
          <w:color w:val="000000"/>
        </w:rPr>
        <w:t>PlatformProductID</w:t>
      </w:r>
      <w:proofErr w:type="spellEnd"/>
      <w:r w:rsidRPr="005B701F">
        <w:rPr>
          <w:color w:val="000000"/>
        </w:rPr>
        <w:t xml:space="preserve">  1</w:t>
      </w:r>
    </w:p>
    <w:p w14:paraId="06F6F628" w14:textId="77777777" w:rsidR="005B701F" w:rsidRPr="005B701F" w:rsidRDefault="005B701F" w:rsidP="00270248">
      <w:pPr>
        <w:pStyle w:val="NormalWeb"/>
        <w:spacing w:before="0" w:beforeAutospacing="0" w:after="0" w:afterAutospacing="0"/>
        <w:rPr>
          <w:color w:val="000000"/>
        </w:rPr>
      </w:pPr>
      <w:r w:rsidRPr="005B701F">
        <w:rPr>
          <w:color w:val="000000"/>
        </w:rPr>
        <w:t xml:space="preserve">        Fixed income category 1: income [40000.0, 50000.0] -&gt; assigned to price category [57.75]</w:t>
      </w:r>
    </w:p>
    <w:p w14:paraId="4B4E1939" w14:textId="77777777" w:rsidR="005B701F" w:rsidRPr="005B701F" w:rsidRDefault="005B701F" w:rsidP="00270248">
      <w:pPr>
        <w:pStyle w:val="NormalWeb"/>
        <w:spacing w:before="0" w:beforeAutospacing="0" w:after="0" w:afterAutospacing="0"/>
        <w:rPr>
          <w:color w:val="000000"/>
        </w:rPr>
      </w:pPr>
      <w:r w:rsidRPr="005B701F">
        <w:rPr>
          <w:color w:val="000000"/>
        </w:rPr>
        <w:t xml:space="preserve">        Fixed income category 2: income [55000.0, 65000.0] -&gt; assigned to price category [61.6]</w:t>
      </w:r>
    </w:p>
    <w:p w14:paraId="0E2A7E7F" w14:textId="77777777" w:rsidR="005B701F" w:rsidRPr="005B701F" w:rsidRDefault="005B701F" w:rsidP="00270248">
      <w:pPr>
        <w:pStyle w:val="NormalWeb"/>
        <w:spacing w:before="0" w:beforeAutospacing="0" w:after="0" w:afterAutospacing="0"/>
        <w:rPr>
          <w:color w:val="000000"/>
        </w:rPr>
      </w:pPr>
      <w:r w:rsidRPr="005B701F">
        <w:rPr>
          <w:color w:val="000000"/>
        </w:rPr>
        <w:t xml:space="preserve">        Fixed income category 3: income [70000.0, 79540.0] -&gt; assigned to price category [65.45]</w:t>
      </w:r>
    </w:p>
    <w:p w14:paraId="0F437900" w14:textId="77777777" w:rsidR="005B701F" w:rsidRPr="005B701F" w:rsidRDefault="005B701F" w:rsidP="00270248">
      <w:pPr>
        <w:pStyle w:val="NormalWeb"/>
        <w:spacing w:before="0" w:beforeAutospacing="0" w:after="0" w:afterAutospacing="0"/>
        <w:rPr>
          <w:color w:val="000000"/>
        </w:rPr>
      </w:pPr>
      <w:r w:rsidRPr="005B701F">
        <w:rPr>
          <w:color w:val="000000"/>
        </w:rPr>
        <w:lastRenderedPageBreak/>
        <w:t xml:space="preserve">        Fixed income category 4: income [80560.0, 82600.0] -&gt; assigned to price category [69.3]</w:t>
      </w:r>
    </w:p>
    <w:p w14:paraId="2A85A495" w14:textId="77777777" w:rsidR="005B701F" w:rsidRPr="005B701F" w:rsidRDefault="005B701F" w:rsidP="00270248">
      <w:pPr>
        <w:pStyle w:val="NormalWeb"/>
        <w:spacing w:before="0" w:beforeAutospacing="0" w:after="0" w:afterAutospacing="0"/>
        <w:rPr>
          <w:color w:val="000000"/>
        </w:rPr>
      </w:pPr>
      <w:r w:rsidRPr="005B701F">
        <w:rPr>
          <w:color w:val="000000"/>
        </w:rPr>
        <w:t xml:space="preserve">        Fixed income category 5: income [83620.0, 85660.0] -&gt; assigned to price category [73.15]</w:t>
      </w:r>
    </w:p>
    <w:p w14:paraId="6407A8B7" w14:textId="77777777" w:rsidR="005B701F" w:rsidRPr="005B701F" w:rsidRDefault="005B701F" w:rsidP="00270248">
      <w:pPr>
        <w:pStyle w:val="NormalWeb"/>
        <w:spacing w:before="0" w:beforeAutospacing="0" w:after="0" w:afterAutospacing="0"/>
        <w:rPr>
          <w:color w:val="000000"/>
        </w:rPr>
      </w:pPr>
      <w:r w:rsidRPr="005B701F">
        <w:rPr>
          <w:color w:val="000000"/>
        </w:rPr>
        <w:t xml:space="preserve">        Fixed income category 6: income [86680.0, 89740.0] -&gt; assigned to price category [77.0]</w:t>
      </w:r>
    </w:p>
    <w:p w14:paraId="14E0645A" w14:textId="77777777" w:rsidR="005B701F" w:rsidRPr="005B701F" w:rsidRDefault="005B701F" w:rsidP="00270248">
      <w:pPr>
        <w:pStyle w:val="NormalWeb"/>
        <w:spacing w:before="0" w:beforeAutospacing="0" w:after="0" w:afterAutospacing="0"/>
        <w:rPr>
          <w:color w:val="000000"/>
        </w:rPr>
      </w:pPr>
      <w:r w:rsidRPr="005B701F">
        <w:rPr>
          <w:color w:val="000000"/>
        </w:rPr>
        <w:t xml:space="preserve">        Fixed income category 7: income [90760.0, 92800.0] -&gt; assigned to price category [80.85]</w:t>
      </w:r>
    </w:p>
    <w:p w14:paraId="7F768B70" w14:textId="77777777" w:rsidR="005B701F" w:rsidRPr="005B701F" w:rsidRDefault="005B701F" w:rsidP="00270248">
      <w:pPr>
        <w:pStyle w:val="NormalWeb"/>
        <w:spacing w:before="0" w:beforeAutospacing="0" w:after="0" w:afterAutospacing="0"/>
        <w:rPr>
          <w:color w:val="000000"/>
        </w:rPr>
      </w:pPr>
      <w:r w:rsidRPr="005B701F">
        <w:rPr>
          <w:color w:val="000000"/>
        </w:rPr>
        <w:t xml:space="preserve">        Fixed income category 8: income [93820.0, 95860.0] -&gt; assigned to price category [84.7]</w:t>
      </w:r>
    </w:p>
    <w:p w14:paraId="01D0311E" w14:textId="77777777" w:rsidR="005B701F" w:rsidRPr="005B701F" w:rsidRDefault="005B701F" w:rsidP="00270248">
      <w:pPr>
        <w:pStyle w:val="NormalWeb"/>
        <w:spacing w:before="0" w:beforeAutospacing="0" w:after="0" w:afterAutospacing="0"/>
        <w:rPr>
          <w:color w:val="000000"/>
        </w:rPr>
      </w:pPr>
      <w:r w:rsidRPr="005B701F">
        <w:rPr>
          <w:color w:val="000000"/>
        </w:rPr>
        <w:t xml:space="preserve">        Fixed income category 9: income [96880.0, 98920.0] -&gt; assigned to price category [88.55]</w:t>
      </w:r>
    </w:p>
    <w:p w14:paraId="2AF8EEE4" w14:textId="77777777" w:rsidR="005B701F" w:rsidRPr="005B701F" w:rsidRDefault="005B701F" w:rsidP="00270248">
      <w:pPr>
        <w:pStyle w:val="NormalWeb"/>
        <w:spacing w:before="0" w:beforeAutospacing="0" w:after="0" w:afterAutospacing="0"/>
        <w:rPr>
          <w:color w:val="000000"/>
        </w:rPr>
      </w:pPr>
      <w:r w:rsidRPr="005B701F">
        <w:rPr>
          <w:color w:val="000000"/>
        </w:rPr>
        <w:t xml:space="preserve">        Fixed income category 10: income [99940.0, 101980.0] -&gt; assigned to price category [92.4]</w:t>
      </w:r>
    </w:p>
    <w:p w14:paraId="25CE7916" w14:textId="77777777" w:rsidR="005B701F" w:rsidRDefault="005B701F" w:rsidP="00270248">
      <w:pPr>
        <w:pStyle w:val="NormalWeb"/>
        <w:spacing w:before="0" w:beforeAutospacing="0" w:after="0" w:afterAutospacing="0"/>
      </w:pPr>
    </w:p>
    <w:p w14:paraId="59641441" w14:textId="5F47A6C9" w:rsidR="0001210D" w:rsidRDefault="0001210D" w:rsidP="00270248">
      <w:pPr>
        <w:pStyle w:val="NormalWeb"/>
        <w:spacing w:before="0" w:beforeAutospacing="0" w:after="0" w:afterAutospacing="0"/>
        <w:rPr>
          <w:b/>
          <w:bCs/>
          <w:color w:val="000000"/>
        </w:rPr>
      </w:pPr>
      <w:r>
        <w:rPr>
          <w:b/>
          <w:bCs/>
          <w:color w:val="000000"/>
        </w:rPr>
        <w:t>DISCOUNT CUSTOMERS’ ASSIGNMENT TO PRODUCT PRICE PERIOD N</w:t>
      </w:r>
    </w:p>
    <w:p w14:paraId="15A1ACF2" w14:textId="77777777" w:rsidR="009A70E9" w:rsidRDefault="009A70E9" w:rsidP="00270248">
      <w:pPr>
        <w:pStyle w:val="NormalWeb"/>
        <w:spacing w:before="0" w:beforeAutospacing="0" w:after="0" w:afterAutospacing="0"/>
      </w:pPr>
    </w:p>
    <w:p w14:paraId="7D04CD4D" w14:textId="5EFD509A" w:rsidR="007A418B" w:rsidRDefault="009A70E9" w:rsidP="00270248">
      <w:pPr>
        <w:pStyle w:val="NormalWeb"/>
        <w:spacing w:before="0" w:beforeAutospacing="0" w:after="0" w:afterAutospacing="0"/>
        <w:rPr>
          <w:color w:val="000000"/>
        </w:rPr>
      </w:pPr>
      <w:r w:rsidRPr="009A70E9">
        <w:rPr>
          <w:color w:val="000000"/>
        </w:rPr>
        <w:t xml:space="preserve">For each vendor and product noted in the purchase requests, </w:t>
      </w:r>
      <w:r w:rsidR="00BC5D6C" w:rsidRPr="009A70E9">
        <w:rPr>
          <w:color w:val="000000"/>
        </w:rPr>
        <w:t xml:space="preserve">this section </w:t>
      </w:r>
      <w:r w:rsidR="00BC5D6C">
        <w:rPr>
          <w:color w:val="000000"/>
        </w:rPr>
        <w:t xml:space="preserve">assigns a price category </w:t>
      </w:r>
      <w:r w:rsidR="00BC5D6C" w:rsidRPr="009A70E9">
        <w:rPr>
          <w:color w:val="000000"/>
        </w:rPr>
        <w:t>(identified by the price)</w:t>
      </w:r>
      <w:r w:rsidR="00BC5D6C">
        <w:rPr>
          <w:color w:val="000000"/>
        </w:rPr>
        <w:t xml:space="preserve"> to e</w:t>
      </w:r>
      <w:r w:rsidR="00BC5D6C" w:rsidRPr="009A70E9">
        <w:rPr>
          <w:color w:val="000000"/>
        </w:rPr>
        <w:t xml:space="preserve">ach </w:t>
      </w:r>
      <w:r w:rsidR="00BC5D6C">
        <w:rPr>
          <w:color w:val="000000"/>
        </w:rPr>
        <w:t>discount</w:t>
      </w:r>
      <w:r w:rsidR="00BC5D6C" w:rsidRPr="009A70E9">
        <w:rPr>
          <w:color w:val="000000"/>
        </w:rPr>
        <w:t>-price income category of customers</w:t>
      </w:r>
      <w:r w:rsidR="00BC5D6C">
        <w:rPr>
          <w:color w:val="000000"/>
        </w:rPr>
        <w:t xml:space="preserve">. </w:t>
      </w:r>
      <w:r w:rsidR="007A418B">
        <w:rPr>
          <w:color w:val="000000"/>
        </w:rPr>
        <w:t>Example:</w:t>
      </w:r>
    </w:p>
    <w:p w14:paraId="0FC5C5C0" w14:textId="77777777" w:rsidR="00BC5D6C" w:rsidRDefault="00BC5D6C" w:rsidP="00270248">
      <w:pPr>
        <w:pStyle w:val="NormalWeb"/>
        <w:spacing w:before="0" w:beforeAutospacing="0" w:after="0" w:afterAutospacing="0"/>
        <w:rPr>
          <w:color w:val="000000"/>
        </w:rPr>
      </w:pPr>
    </w:p>
    <w:p w14:paraId="10687FE4" w14:textId="77777777" w:rsidR="005B701F" w:rsidRDefault="005B701F" w:rsidP="00270248">
      <w:pPr>
        <w:pStyle w:val="NormalWeb"/>
        <w:spacing w:before="0" w:beforeAutospacing="0" w:after="0" w:afterAutospacing="0"/>
      </w:pPr>
      <w:proofErr w:type="spellStart"/>
      <w:r>
        <w:t>VendorID</w:t>
      </w:r>
      <w:proofErr w:type="spellEnd"/>
      <w:r>
        <w:t xml:space="preserve"> 1</w:t>
      </w:r>
    </w:p>
    <w:p w14:paraId="13FF17A3" w14:textId="77777777" w:rsidR="005B701F" w:rsidRDefault="005B701F" w:rsidP="00270248">
      <w:pPr>
        <w:pStyle w:val="NormalWeb"/>
        <w:spacing w:before="0" w:beforeAutospacing="0" w:after="0" w:afterAutospacing="0"/>
      </w:pPr>
      <w:proofErr w:type="spellStart"/>
      <w:r>
        <w:t>PlatformProductID</w:t>
      </w:r>
      <w:proofErr w:type="spellEnd"/>
      <w:r>
        <w:t xml:space="preserve">  1</w:t>
      </w:r>
    </w:p>
    <w:p w14:paraId="3C3A7878" w14:textId="77777777" w:rsidR="005B701F" w:rsidRDefault="005B701F" w:rsidP="00270248">
      <w:pPr>
        <w:pStyle w:val="NormalWeb"/>
        <w:spacing w:before="0" w:beforeAutospacing="0" w:after="0" w:afterAutospacing="0"/>
      </w:pPr>
      <w:r>
        <w:t xml:space="preserve">        Discount income category 1: income []</w:t>
      </w:r>
    </w:p>
    <w:p w14:paraId="2A2C6C89" w14:textId="77777777" w:rsidR="005B701F" w:rsidRDefault="005B701F" w:rsidP="00270248">
      <w:pPr>
        <w:pStyle w:val="NormalWeb"/>
        <w:spacing w:before="0" w:beforeAutospacing="0" w:after="0" w:afterAutospacing="0"/>
      </w:pPr>
      <w:r>
        <w:t xml:space="preserve">        Discount income category 2: income []</w:t>
      </w:r>
    </w:p>
    <w:p w14:paraId="054C8E8D" w14:textId="77777777" w:rsidR="005B701F" w:rsidRDefault="005B701F" w:rsidP="00270248">
      <w:pPr>
        <w:pStyle w:val="NormalWeb"/>
        <w:spacing w:before="0" w:beforeAutospacing="0" w:after="0" w:afterAutospacing="0"/>
      </w:pPr>
      <w:r>
        <w:t xml:space="preserve">        Discount income category 3: income []</w:t>
      </w:r>
    </w:p>
    <w:p w14:paraId="65057556" w14:textId="77777777" w:rsidR="005B701F" w:rsidRDefault="005B701F" w:rsidP="00270248">
      <w:pPr>
        <w:pStyle w:val="NormalWeb"/>
        <w:spacing w:before="0" w:beforeAutospacing="0" w:after="0" w:afterAutospacing="0"/>
      </w:pPr>
      <w:r>
        <w:t xml:space="preserve">        Discount income category 4: income [150.0, 150.0] -&gt; assigned to price [37.54]</w:t>
      </w:r>
    </w:p>
    <w:p w14:paraId="1D735456" w14:textId="77777777" w:rsidR="005B701F" w:rsidRDefault="005B701F" w:rsidP="00270248">
      <w:pPr>
        <w:pStyle w:val="NormalWeb"/>
        <w:spacing w:before="0" w:beforeAutospacing="0" w:after="0" w:afterAutospacing="0"/>
      </w:pPr>
      <w:r>
        <w:t xml:space="preserve">        Discount income category 5: income [252.0, 252.0] -&gt; assigned to price [40.42]</w:t>
      </w:r>
    </w:p>
    <w:p w14:paraId="6C7736E3" w14:textId="77777777" w:rsidR="005B701F" w:rsidRDefault="005B701F" w:rsidP="00270248">
      <w:pPr>
        <w:pStyle w:val="NormalWeb"/>
        <w:spacing w:before="0" w:beforeAutospacing="0" w:after="0" w:afterAutospacing="0"/>
      </w:pPr>
      <w:r>
        <w:t xml:space="preserve">        Discount income category 6: income [354.0, 354.0] -&gt; assigned to price [43.31]</w:t>
      </w:r>
    </w:p>
    <w:p w14:paraId="3481A5E4" w14:textId="77777777" w:rsidR="005B701F" w:rsidRDefault="005B701F" w:rsidP="00270248">
      <w:pPr>
        <w:pStyle w:val="NormalWeb"/>
        <w:spacing w:before="0" w:beforeAutospacing="0" w:after="0" w:afterAutospacing="0"/>
      </w:pPr>
      <w:r>
        <w:t xml:space="preserve">        Discount income category 7: income [456.0, 456.0] -&gt; assigned to price [46.2]</w:t>
      </w:r>
    </w:p>
    <w:p w14:paraId="6CC5E63B" w14:textId="77777777" w:rsidR="005B701F" w:rsidRDefault="005B701F" w:rsidP="00270248">
      <w:pPr>
        <w:pStyle w:val="NormalWeb"/>
        <w:spacing w:before="0" w:beforeAutospacing="0" w:after="0" w:afterAutospacing="0"/>
      </w:pPr>
      <w:r>
        <w:t xml:space="preserve">        Discount income category 8: income []</w:t>
      </w:r>
    </w:p>
    <w:p w14:paraId="7F1E4D6E" w14:textId="77777777" w:rsidR="005B701F" w:rsidRDefault="005B701F" w:rsidP="00270248">
      <w:pPr>
        <w:pStyle w:val="NormalWeb"/>
        <w:spacing w:before="0" w:beforeAutospacing="0" w:after="0" w:afterAutospacing="0"/>
      </w:pPr>
      <w:r>
        <w:t xml:space="preserve">        Discount income category 9: income []</w:t>
      </w:r>
    </w:p>
    <w:p w14:paraId="4DB8E83C" w14:textId="3975B0D3" w:rsidR="0001210D" w:rsidRDefault="005B701F" w:rsidP="00270248">
      <w:pPr>
        <w:pStyle w:val="NormalWeb"/>
        <w:spacing w:before="0" w:beforeAutospacing="0" w:after="0" w:afterAutospacing="0"/>
      </w:pPr>
      <w:r>
        <w:t xml:space="preserve">        Discount income category 10: income []</w:t>
      </w:r>
    </w:p>
    <w:p w14:paraId="22C6B6B2" w14:textId="77777777" w:rsidR="0001210D" w:rsidRDefault="0001210D" w:rsidP="00270248">
      <w:pPr>
        <w:pStyle w:val="NormalWeb"/>
        <w:spacing w:before="0" w:beforeAutospacing="0" w:after="0" w:afterAutospacing="0"/>
      </w:pPr>
    </w:p>
    <w:p w14:paraId="4C22F6A8" w14:textId="77777777" w:rsidR="0001210D" w:rsidRDefault="0001210D" w:rsidP="00270248">
      <w:pPr>
        <w:pStyle w:val="NormalWeb"/>
        <w:spacing w:before="0" w:beforeAutospacing="0" w:after="0" w:afterAutospacing="0"/>
        <w:rPr>
          <w:b/>
          <w:bCs/>
          <w:color w:val="000000"/>
        </w:rPr>
      </w:pPr>
      <w:r>
        <w:rPr>
          <w:b/>
          <w:bCs/>
          <w:color w:val="000000"/>
        </w:rPr>
        <w:t>TRANSACTIONS ACCEPTED DURING PERIOD N</w:t>
      </w:r>
    </w:p>
    <w:p w14:paraId="3B9238EB" w14:textId="77777777" w:rsidR="009A70E9" w:rsidRDefault="009A70E9" w:rsidP="00270248">
      <w:pPr>
        <w:pStyle w:val="NormalWeb"/>
        <w:spacing w:before="0" w:beforeAutospacing="0" w:after="0" w:afterAutospacing="0"/>
        <w:rPr>
          <w:b/>
          <w:bCs/>
          <w:color w:val="000000"/>
        </w:rPr>
      </w:pPr>
    </w:p>
    <w:p w14:paraId="572B4427" w14:textId="7E528838" w:rsidR="001348E8" w:rsidRDefault="009A70E9" w:rsidP="003B285C">
      <w:pPr>
        <w:pStyle w:val="NormalWeb"/>
        <w:spacing w:before="0" w:beforeAutospacing="0" w:after="0" w:afterAutospacing="0"/>
        <w:rPr>
          <w:color w:val="000000"/>
        </w:rPr>
      </w:pPr>
      <w:r w:rsidRPr="009A70E9">
        <w:t>This section lists the processing of transactions for each vendor and product for which purchase requests were made and successfully completed before the end of the period.</w:t>
      </w:r>
      <w:r w:rsidR="003B285C">
        <w:t xml:space="preserve"> </w:t>
      </w:r>
      <w:r w:rsidRPr="009A70E9">
        <w:t>PN and FIXED type purchase requests are handled in the order in which they were received</w:t>
      </w:r>
      <w:r w:rsidR="003B285C">
        <w:t>, whereas</w:t>
      </w:r>
      <w:r w:rsidRPr="009A70E9">
        <w:t xml:space="preserve"> discount customers’ purchase requests and regular customers’ bids </w:t>
      </w:r>
      <w:r w:rsidR="003B285C">
        <w:t>are handled</w:t>
      </w:r>
      <w:r w:rsidRPr="009A70E9">
        <w:t xml:space="preserve"> at the end of the period, </w:t>
      </w:r>
      <w:r w:rsidR="003B285C">
        <w:t>and thus</w:t>
      </w:r>
      <w:r w:rsidRPr="009A70E9">
        <w:t xml:space="preserve"> not displayed here. </w:t>
      </w:r>
      <w:r w:rsidR="0001210D">
        <w:rPr>
          <w:color w:val="000000"/>
        </w:rPr>
        <w:t xml:space="preserve">For each accepted transaction, grouped by vendor and product, the report </w:t>
      </w:r>
      <w:r w:rsidR="003B285C">
        <w:rPr>
          <w:color w:val="000000"/>
        </w:rPr>
        <w:t>documents</w:t>
      </w:r>
      <w:r w:rsidR="0001210D">
        <w:rPr>
          <w:color w:val="000000"/>
        </w:rPr>
        <w:t xml:space="preserve"> the customer type and ID, the purchase type, the original price category allocation (for FIXED), the base price paid to the vendor, the platform markup, the price paid by the customer before donation, the donation rate and amount, the total amount paid, the donation account balance before and after</w:t>
      </w:r>
      <w:r w:rsidR="003B285C">
        <w:rPr>
          <w:color w:val="000000"/>
        </w:rPr>
        <w:t xml:space="preserve"> the transaction</w:t>
      </w:r>
      <w:r w:rsidR="0001210D">
        <w:rPr>
          <w:color w:val="000000"/>
        </w:rPr>
        <w:t>, the platform product balance before and after, the global platform balance before and after, the time of the original purchase request, the time it was processed, and the execution order number.</w:t>
      </w:r>
      <w:r w:rsidR="003B285C">
        <w:rPr>
          <w:color w:val="000000"/>
        </w:rPr>
        <w:t xml:space="preserve"> </w:t>
      </w:r>
      <w:r w:rsidR="007A418B">
        <w:rPr>
          <w:color w:val="000000"/>
        </w:rPr>
        <w:t>Example:</w:t>
      </w:r>
    </w:p>
    <w:p w14:paraId="45E565E8" w14:textId="77777777" w:rsidR="003B285C" w:rsidRDefault="003B285C" w:rsidP="003B285C">
      <w:pPr>
        <w:pStyle w:val="NormalWeb"/>
        <w:spacing w:before="0" w:beforeAutospacing="0" w:after="0" w:afterAutospacing="0"/>
      </w:pPr>
    </w:p>
    <w:p w14:paraId="31E2809C" w14:textId="77777777" w:rsidR="001348E8" w:rsidRDefault="001348E8" w:rsidP="00270248">
      <w:pPr>
        <w:pStyle w:val="NormalWeb"/>
        <w:spacing w:before="0" w:beforeAutospacing="0" w:after="0" w:afterAutospacing="0"/>
      </w:pPr>
      <w:r>
        <w:t>Fixed customer 70: transaction 1 completed</w:t>
      </w:r>
    </w:p>
    <w:p w14:paraId="596C9E7D" w14:textId="77777777" w:rsidR="001348E8" w:rsidRDefault="001348E8" w:rsidP="00270248">
      <w:pPr>
        <w:pStyle w:val="NormalWeb"/>
        <w:spacing w:before="0" w:beforeAutospacing="0" w:after="0" w:afterAutospacing="0"/>
      </w:pPr>
      <w:r>
        <w:t>Purchase type: FIXED</w:t>
      </w:r>
    </w:p>
    <w:p w14:paraId="3708F5A1" w14:textId="77777777" w:rsidR="001348E8" w:rsidRDefault="001348E8" w:rsidP="00270248">
      <w:pPr>
        <w:pStyle w:val="NormalWeb"/>
        <w:spacing w:before="0" w:beforeAutospacing="0" w:after="0" w:afterAutospacing="0"/>
      </w:pPr>
      <w:r>
        <w:t>Base price paid to the vendor: 70.0</w:t>
      </w:r>
    </w:p>
    <w:p w14:paraId="6DC4019E" w14:textId="77777777" w:rsidR="001348E8" w:rsidRDefault="001348E8" w:rsidP="00270248">
      <w:pPr>
        <w:pStyle w:val="NormalWeb"/>
        <w:spacing w:before="0" w:beforeAutospacing="0" w:after="0" w:afterAutospacing="0"/>
      </w:pPr>
      <w:r>
        <w:t>Markup paid to platform operator: 7.0</w:t>
      </w:r>
    </w:p>
    <w:p w14:paraId="137F0C54" w14:textId="77777777" w:rsidR="001348E8" w:rsidRDefault="001348E8" w:rsidP="00270248">
      <w:pPr>
        <w:pStyle w:val="NormalWeb"/>
        <w:spacing w:before="0" w:beforeAutospacing="0" w:after="0" w:afterAutospacing="0"/>
      </w:pPr>
      <w:r>
        <w:t>Price paid by customer (without donation): 57.75</w:t>
      </w:r>
    </w:p>
    <w:p w14:paraId="0C08A4A5" w14:textId="77777777" w:rsidR="001348E8" w:rsidRDefault="001348E8" w:rsidP="00270248">
      <w:pPr>
        <w:pStyle w:val="NormalWeb"/>
        <w:spacing w:before="0" w:beforeAutospacing="0" w:after="0" w:afterAutospacing="0"/>
      </w:pPr>
      <w:r>
        <w:t>Donation rate: 0.2</w:t>
      </w:r>
    </w:p>
    <w:p w14:paraId="42A11546" w14:textId="77777777" w:rsidR="001348E8" w:rsidRDefault="001348E8" w:rsidP="00270248">
      <w:pPr>
        <w:pStyle w:val="NormalWeb"/>
        <w:spacing w:before="0" w:beforeAutospacing="0" w:after="0" w:afterAutospacing="0"/>
      </w:pPr>
      <w:r>
        <w:t>Donation amount: 11.55</w:t>
      </w:r>
    </w:p>
    <w:p w14:paraId="38B9F546" w14:textId="77777777" w:rsidR="001348E8" w:rsidRDefault="001348E8" w:rsidP="00270248">
      <w:pPr>
        <w:pStyle w:val="NormalWeb"/>
        <w:spacing w:before="0" w:beforeAutospacing="0" w:after="0" w:afterAutospacing="0"/>
      </w:pPr>
      <w:r>
        <w:t>Total amount paid by customer: 69.3</w:t>
      </w:r>
    </w:p>
    <w:p w14:paraId="510345E9" w14:textId="77777777" w:rsidR="001348E8" w:rsidRDefault="001348E8" w:rsidP="00270248">
      <w:pPr>
        <w:pStyle w:val="NormalWeb"/>
        <w:spacing w:before="0" w:beforeAutospacing="0" w:after="0" w:afterAutospacing="0"/>
      </w:pPr>
      <w:r>
        <w:t>Balance in donation account before transaction: 0.0</w:t>
      </w:r>
    </w:p>
    <w:p w14:paraId="059DE06D" w14:textId="77777777" w:rsidR="001348E8" w:rsidRDefault="001348E8" w:rsidP="00270248">
      <w:pPr>
        <w:pStyle w:val="NormalWeb"/>
        <w:spacing w:before="0" w:beforeAutospacing="0" w:after="0" w:afterAutospacing="0"/>
      </w:pPr>
      <w:r>
        <w:t>Balance in donation account after transaction: 11.55</w:t>
      </w:r>
    </w:p>
    <w:p w14:paraId="14B774D7" w14:textId="77777777" w:rsidR="001348E8" w:rsidRDefault="001348E8" w:rsidP="00270248">
      <w:pPr>
        <w:pStyle w:val="NormalWeb"/>
        <w:spacing w:before="0" w:beforeAutospacing="0" w:after="0" w:afterAutospacing="0"/>
      </w:pPr>
      <w:r>
        <w:t>Change in platform product balance: -19.25</w:t>
      </w:r>
    </w:p>
    <w:p w14:paraId="5D0A1B45" w14:textId="77777777" w:rsidR="001348E8" w:rsidRDefault="001348E8" w:rsidP="00270248">
      <w:pPr>
        <w:pStyle w:val="NormalWeb"/>
        <w:spacing w:before="0" w:beforeAutospacing="0" w:after="0" w:afterAutospacing="0"/>
      </w:pPr>
      <w:r>
        <w:t>Platform product balance before transaction: 0.0</w:t>
      </w:r>
    </w:p>
    <w:p w14:paraId="67C504A0" w14:textId="77777777" w:rsidR="001348E8" w:rsidRDefault="001348E8" w:rsidP="00270248">
      <w:pPr>
        <w:pStyle w:val="NormalWeb"/>
        <w:spacing w:before="0" w:beforeAutospacing="0" w:after="0" w:afterAutospacing="0"/>
      </w:pPr>
      <w:r>
        <w:lastRenderedPageBreak/>
        <w:t>Platform product balance after transaction: -19.25</w:t>
      </w:r>
    </w:p>
    <w:p w14:paraId="0C4F50CF" w14:textId="77777777" w:rsidR="001348E8" w:rsidRDefault="001348E8" w:rsidP="00270248">
      <w:pPr>
        <w:pStyle w:val="NormalWeb"/>
        <w:spacing w:before="0" w:beforeAutospacing="0" w:after="0" w:afterAutospacing="0"/>
      </w:pPr>
      <w:r>
        <w:t>Global platform balance before transaction: 0.00</w:t>
      </w:r>
    </w:p>
    <w:p w14:paraId="59DBD124" w14:textId="77777777" w:rsidR="001348E8" w:rsidRDefault="001348E8" w:rsidP="00270248">
      <w:pPr>
        <w:pStyle w:val="NormalWeb"/>
        <w:spacing w:before="0" w:beforeAutospacing="0" w:after="0" w:afterAutospacing="0"/>
      </w:pPr>
      <w:r>
        <w:t>Global platform balance after transaction: -19.25</w:t>
      </w:r>
    </w:p>
    <w:p w14:paraId="60F337E7" w14:textId="77777777" w:rsidR="001348E8" w:rsidRDefault="001348E8" w:rsidP="00270248">
      <w:pPr>
        <w:pStyle w:val="NormalWeb"/>
        <w:spacing w:before="0" w:beforeAutospacing="0" w:after="0" w:afterAutospacing="0"/>
      </w:pPr>
      <w:r>
        <w:t>Time of purchase request: 15-01-2025 00:00:03.000000</w:t>
      </w:r>
    </w:p>
    <w:p w14:paraId="6DB49359" w14:textId="77777777" w:rsidR="001348E8" w:rsidRDefault="001348E8" w:rsidP="00270248">
      <w:pPr>
        <w:pStyle w:val="NormalWeb"/>
        <w:spacing w:before="0" w:beforeAutospacing="0" w:after="0" w:afterAutospacing="0"/>
      </w:pPr>
      <w:r>
        <w:t>Time processed: 27-03-2026 18:14:01.878720</w:t>
      </w:r>
    </w:p>
    <w:p w14:paraId="4385B5E4" w14:textId="77777777" w:rsidR="001348E8" w:rsidRDefault="001348E8" w:rsidP="00270248">
      <w:pPr>
        <w:pStyle w:val="NormalWeb"/>
        <w:spacing w:before="0" w:beforeAutospacing="0" w:after="0" w:afterAutospacing="0"/>
      </w:pPr>
      <w:r>
        <w:t>Execution order: 1</w:t>
      </w:r>
    </w:p>
    <w:p w14:paraId="1EB0712C" w14:textId="77777777" w:rsidR="001348E8" w:rsidRDefault="001348E8" w:rsidP="00270248">
      <w:pPr>
        <w:pStyle w:val="NormalWeb"/>
        <w:spacing w:before="0" w:beforeAutospacing="0" w:after="0" w:afterAutospacing="0"/>
      </w:pPr>
    </w:p>
    <w:p w14:paraId="58FF9FF7" w14:textId="77777777" w:rsidR="00B81002" w:rsidRDefault="00B81002" w:rsidP="00270248">
      <w:pPr>
        <w:pStyle w:val="NormalWeb"/>
        <w:spacing w:before="0" w:beforeAutospacing="0" w:after="0" w:afterAutospacing="0"/>
        <w:rPr>
          <w:b/>
          <w:bCs/>
          <w:color w:val="000000"/>
        </w:rPr>
      </w:pPr>
    </w:p>
    <w:p w14:paraId="249B3917" w14:textId="54D70C4C" w:rsidR="0001210D" w:rsidRDefault="0001210D" w:rsidP="00270248">
      <w:pPr>
        <w:pStyle w:val="NormalWeb"/>
        <w:spacing w:before="0" w:beforeAutospacing="0" w:after="0" w:afterAutospacing="0"/>
        <w:rPr>
          <w:b/>
          <w:bCs/>
          <w:color w:val="000000"/>
        </w:rPr>
      </w:pPr>
      <w:r>
        <w:rPr>
          <w:b/>
          <w:bCs/>
          <w:color w:val="000000"/>
        </w:rPr>
        <w:t>REJECTED TRANSACTIONS PERIOD N</w:t>
      </w:r>
    </w:p>
    <w:p w14:paraId="73218E02" w14:textId="77777777" w:rsidR="007A418B" w:rsidRDefault="007A418B" w:rsidP="00270248">
      <w:pPr>
        <w:pStyle w:val="NormalWeb"/>
        <w:spacing w:before="0" w:beforeAutospacing="0" w:after="0" w:afterAutospacing="0"/>
      </w:pPr>
    </w:p>
    <w:p w14:paraId="01BB8D93" w14:textId="59A6BDD4" w:rsidR="007C1243" w:rsidRDefault="009A70E9" w:rsidP="007C1243">
      <w:pPr>
        <w:pStyle w:val="NormalWeb"/>
        <w:spacing w:before="0" w:beforeAutospacing="0" w:after="0" w:afterAutospacing="0"/>
        <w:rPr>
          <w:color w:val="000000"/>
        </w:rPr>
      </w:pPr>
      <w:r w:rsidRPr="009A70E9">
        <w:rPr>
          <w:color w:val="000000"/>
        </w:rPr>
        <w:t xml:space="preserve">This section reports </w:t>
      </w:r>
      <w:proofErr w:type="gramStart"/>
      <w:r w:rsidR="003B285C" w:rsidRPr="009A70E9">
        <w:rPr>
          <w:color w:val="000000"/>
        </w:rPr>
        <w:t>customers</w:t>
      </w:r>
      <w:r w:rsidR="003B285C">
        <w:rPr>
          <w:color w:val="000000"/>
        </w:rPr>
        <w:t>’</w:t>
      </w:r>
      <w:proofErr w:type="gramEnd"/>
      <w:r w:rsidR="003B285C" w:rsidRPr="009A70E9">
        <w:rPr>
          <w:color w:val="000000"/>
        </w:rPr>
        <w:t xml:space="preserve"> </w:t>
      </w:r>
      <w:r w:rsidRPr="009A70E9">
        <w:rPr>
          <w:color w:val="000000"/>
        </w:rPr>
        <w:t xml:space="preserve">rejected transactions, both during and at the end of the period, specifying the reason for the rejection and the follow-up action taken by the customer. If the </w:t>
      </w:r>
      <w:r w:rsidR="003B285C">
        <w:rPr>
          <w:color w:val="000000"/>
        </w:rPr>
        <w:t xml:space="preserve">chosen </w:t>
      </w:r>
      <w:r w:rsidRPr="009A70E9">
        <w:rPr>
          <w:color w:val="000000"/>
        </w:rPr>
        <w:t xml:space="preserve">option can be processed in the current period, the outcome of that process </w:t>
      </w:r>
      <w:r w:rsidR="003B285C">
        <w:rPr>
          <w:color w:val="000000"/>
        </w:rPr>
        <w:t>is</w:t>
      </w:r>
      <w:r w:rsidRPr="009A70E9">
        <w:rPr>
          <w:color w:val="000000"/>
        </w:rPr>
        <w:t xml:space="preserve"> reported. Examples include purchasing the same product from another vendor, placing a bid for the next period, or purchasing at a fixed price at a higher price category than to the one the customer was assigned. </w:t>
      </w:r>
      <w:r w:rsidR="003B285C">
        <w:rPr>
          <w:color w:val="000000"/>
        </w:rPr>
        <w:t>T</w:t>
      </w:r>
      <w:r w:rsidR="0001210D">
        <w:rPr>
          <w:color w:val="000000"/>
        </w:rPr>
        <w:t xml:space="preserve">his section only </w:t>
      </w:r>
      <w:r w:rsidR="003B285C">
        <w:rPr>
          <w:color w:val="000000"/>
        </w:rPr>
        <w:t xml:space="preserve">reports </w:t>
      </w:r>
      <w:r w:rsidR="0001210D">
        <w:rPr>
          <w:color w:val="000000"/>
        </w:rPr>
        <w:t xml:space="preserve">transactions that remained rejected as their </w:t>
      </w:r>
      <w:proofErr w:type="gramStart"/>
      <w:r w:rsidR="0001210D">
        <w:rPr>
          <w:color w:val="000000"/>
        </w:rPr>
        <w:t>final outcome</w:t>
      </w:r>
      <w:proofErr w:type="gramEnd"/>
      <w:r w:rsidR="0001210D">
        <w:rPr>
          <w:color w:val="000000"/>
        </w:rPr>
        <w:t xml:space="preserve">, </w:t>
      </w:r>
      <w:r w:rsidR="003B285C">
        <w:rPr>
          <w:color w:val="000000"/>
        </w:rPr>
        <w:t xml:space="preserve">including those with failed follow-up options and those </w:t>
      </w:r>
      <w:r w:rsidR="0001210D">
        <w:rPr>
          <w:color w:val="000000"/>
        </w:rPr>
        <w:t xml:space="preserve">the customer </w:t>
      </w:r>
      <w:r w:rsidR="003B285C">
        <w:rPr>
          <w:color w:val="000000"/>
        </w:rPr>
        <w:t xml:space="preserve">decided </w:t>
      </w:r>
      <w:r w:rsidR="0001210D">
        <w:rPr>
          <w:color w:val="000000"/>
        </w:rPr>
        <w:t xml:space="preserve">to forgo </w:t>
      </w:r>
      <w:r w:rsidR="003B285C">
        <w:rPr>
          <w:color w:val="000000"/>
        </w:rPr>
        <w:t>after rejection</w:t>
      </w:r>
      <w:r w:rsidR="0001210D">
        <w:rPr>
          <w:color w:val="000000"/>
        </w:rPr>
        <w:t>.</w:t>
      </w:r>
      <w:r w:rsidR="007C1243">
        <w:rPr>
          <w:color w:val="000000"/>
        </w:rPr>
        <w:t xml:space="preserve"> A transaction that was rejected during the period but was successfully processed at the end of the period is classified as accepted, and thus not listed in this section.</w:t>
      </w:r>
    </w:p>
    <w:p w14:paraId="439D7109" w14:textId="77777777" w:rsidR="009A70E9" w:rsidRDefault="009A70E9" w:rsidP="00270248">
      <w:pPr>
        <w:pStyle w:val="NormalWeb"/>
        <w:spacing w:before="0" w:beforeAutospacing="0" w:after="0" w:afterAutospacing="0"/>
      </w:pPr>
    </w:p>
    <w:p w14:paraId="345A4518" w14:textId="6CCD4C93" w:rsidR="0001210D" w:rsidRDefault="0001210D" w:rsidP="00270248">
      <w:pPr>
        <w:pStyle w:val="NormalWeb"/>
        <w:spacing w:before="0" w:beforeAutospacing="0" w:after="0" w:afterAutospacing="0"/>
      </w:pPr>
      <w:r>
        <w:rPr>
          <w:color w:val="000000"/>
        </w:rPr>
        <w:t xml:space="preserve">For each rejected transaction, </w:t>
      </w:r>
      <w:r w:rsidR="003B285C">
        <w:rPr>
          <w:color w:val="000000"/>
        </w:rPr>
        <w:t xml:space="preserve">this section </w:t>
      </w:r>
      <w:r>
        <w:rPr>
          <w:color w:val="000000"/>
        </w:rPr>
        <w:t>shows:</w:t>
      </w:r>
    </w:p>
    <w:p w14:paraId="061978C6" w14:textId="77777777" w:rsidR="0001210D" w:rsidRDefault="0001210D" w:rsidP="00270248">
      <w:pPr>
        <w:pStyle w:val="NormalWeb"/>
        <w:spacing w:before="0" w:beforeAutospacing="0" w:after="0" w:afterAutospacing="0"/>
        <w:ind w:left="720" w:hanging="360"/>
      </w:pPr>
      <w:r>
        <w:rPr>
          <w:color w:val="000000"/>
        </w:rPr>
        <w:t>•</w:t>
      </w:r>
      <w:r>
        <w:rPr>
          <w:color w:val="000000"/>
          <w:sz w:val="14"/>
          <w:szCs w:val="14"/>
        </w:rPr>
        <w:t xml:space="preserve">   </w:t>
      </w:r>
      <w:r>
        <w:rPr>
          <w:rStyle w:val="apple-tab-span"/>
          <w:color w:val="000000"/>
          <w:sz w:val="14"/>
          <w:szCs w:val="14"/>
        </w:rPr>
        <w:tab/>
      </w:r>
      <w:r>
        <w:rPr>
          <w:color w:val="000000"/>
        </w:rPr>
        <w:t>The rejection reason</w:t>
      </w:r>
    </w:p>
    <w:p w14:paraId="1A3AE93F" w14:textId="77777777" w:rsidR="0001210D" w:rsidRDefault="0001210D" w:rsidP="00270248">
      <w:pPr>
        <w:pStyle w:val="NormalWeb"/>
        <w:spacing w:before="0" w:beforeAutospacing="0" w:after="0" w:afterAutospacing="0"/>
        <w:ind w:left="720" w:hanging="360"/>
      </w:pPr>
      <w:r>
        <w:rPr>
          <w:color w:val="000000"/>
        </w:rPr>
        <w:t>•</w:t>
      </w:r>
      <w:r>
        <w:rPr>
          <w:color w:val="000000"/>
          <w:sz w:val="14"/>
          <w:szCs w:val="14"/>
        </w:rPr>
        <w:t xml:space="preserve">   </w:t>
      </w:r>
      <w:r>
        <w:rPr>
          <w:rStyle w:val="apple-tab-span"/>
          <w:color w:val="000000"/>
          <w:sz w:val="14"/>
          <w:szCs w:val="14"/>
        </w:rPr>
        <w:tab/>
      </w:r>
      <w:r>
        <w:rPr>
          <w:color w:val="000000"/>
        </w:rPr>
        <w:t>Which option the customer chose (1-5) and what that option means (higher price, different vendor, PN price, place a bid, or forgo)</w:t>
      </w:r>
    </w:p>
    <w:p w14:paraId="6112DAE5" w14:textId="77777777" w:rsidR="0001210D" w:rsidRDefault="0001210D" w:rsidP="00270248">
      <w:pPr>
        <w:pStyle w:val="NormalWeb"/>
        <w:spacing w:before="0" w:beforeAutospacing="0" w:after="0" w:afterAutospacing="0"/>
        <w:ind w:left="720" w:hanging="360"/>
      </w:pPr>
      <w:r>
        <w:rPr>
          <w:color w:val="000000"/>
        </w:rPr>
        <w:t>•</w:t>
      </w:r>
      <w:r>
        <w:rPr>
          <w:color w:val="000000"/>
          <w:sz w:val="14"/>
          <w:szCs w:val="14"/>
        </w:rPr>
        <w:t xml:space="preserve">   </w:t>
      </w:r>
      <w:r>
        <w:rPr>
          <w:rStyle w:val="apple-tab-span"/>
          <w:color w:val="000000"/>
          <w:sz w:val="14"/>
          <w:szCs w:val="14"/>
        </w:rPr>
        <w:tab/>
      </w:r>
      <w:r>
        <w:rPr>
          <w:color w:val="000000"/>
        </w:rPr>
        <w:t>Timestamps and execution order</w:t>
      </w:r>
    </w:p>
    <w:p w14:paraId="7EA3E29D" w14:textId="77777777" w:rsidR="0001210D" w:rsidRDefault="0001210D" w:rsidP="00270248">
      <w:pPr>
        <w:pStyle w:val="NormalWeb"/>
        <w:spacing w:before="0" w:beforeAutospacing="0" w:after="0" w:afterAutospacing="0"/>
        <w:rPr>
          <w:color w:val="000000"/>
        </w:rPr>
      </w:pPr>
    </w:p>
    <w:p w14:paraId="781BD04E" w14:textId="69D50AA0" w:rsidR="001348E8" w:rsidRPr="001348E8" w:rsidRDefault="007A418B" w:rsidP="00270248">
      <w:pPr>
        <w:pStyle w:val="NormalWeb"/>
        <w:spacing w:before="0" w:beforeAutospacing="0" w:after="0" w:afterAutospacing="0"/>
        <w:rPr>
          <w:color w:val="000000"/>
        </w:rPr>
      </w:pPr>
      <w:r>
        <w:rPr>
          <w:color w:val="000000"/>
        </w:rPr>
        <w:t>Example:</w:t>
      </w:r>
    </w:p>
    <w:p w14:paraId="5E13300D" w14:textId="77777777" w:rsidR="001348E8" w:rsidRPr="001348E8" w:rsidRDefault="001348E8" w:rsidP="00270248">
      <w:pPr>
        <w:pStyle w:val="NormalWeb"/>
        <w:spacing w:before="0" w:beforeAutospacing="0" w:after="0" w:afterAutospacing="0"/>
        <w:rPr>
          <w:color w:val="000000"/>
        </w:rPr>
      </w:pPr>
      <w:r w:rsidRPr="001348E8">
        <w:rPr>
          <w:color w:val="000000"/>
        </w:rPr>
        <w:t>Fixed customer 72, FIXED transaction 3: transaction rejected</w:t>
      </w:r>
    </w:p>
    <w:p w14:paraId="21275C55" w14:textId="77777777" w:rsidR="001348E8" w:rsidRPr="001348E8" w:rsidRDefault="001348E8" w:rsidP="00270248">
      <w:pPr>
        <w:pStyle w:val="NormalWeb"/>
        <w:spacing w:before="0" w:beforeAutospacing="0" w:after="0" w:afterAutospacing="0"/>
        <w:rPr>
          <w:color w:val="000000"/>
        </w:rPr>
      </w:pPr>
      <w:r w:rsidRPr="001348E8">
        <w:rPr>
          <w:color w:val="000000"/>
        </w:rPr>
        <w:t>Original price category allocation: [1] (price: 57.75)</w:t>
      </w:r>
    </w:p>
    <w:p w14:paraId="7E0DFB26" w14:textId="77777777" w:rsidR="001348E8" w:rsidRPr="001348E8" w:rsidRDefault="001348E8" w:rsidP="00270248">
      <w:pPr>
        <w:pStyle w:val="NormalWeb"/>
        <w:spacing w:before="0" w:beforeAutospacing="0" w:after="0" w:afterAutospacing="0"/>
        <w:rPr>
          <w:color w:val="000000"/>
        </w:rPr>
      </w:pPr>
      <w:r w:rsidRPr="001348E8">
        <w:rPr>
          <w:color w:val="000000"/>
        </w:rPr>
        <w:t>Reason: No lower price categories available for fixed price fallback</w:t>
      </w:r>
    </w:p>
    <w:p w14:paraId="7968CB93" w14:textId="77777777" w:rsidR="001348E8" w:rsidRPr="001348E8" w:rsidRDefault="001348E8" w:rsidP="00270248">
      <w:pPr>
        <w:pStyle w:val="NormalWeb"/>
        <w:spacing w:before="0" w:beforeAutospacing="0" w:after="0" w:afterAutospacing="0"/>
        <w:rPr>
          <w:color w:val="000000"/>
        </w:rPr>
      </w:pPr>
      <w:r w:rsidRPr="001348E8">
        <w:rPr>
          <w:color w:val="000000"/>
        </w:rPr>
        <w:t>Customer 72 chose to purchase product 1 from vendor 1 at PN price (option chosen 3)</w:t>
      </w:r>
    </w:p>
    <w:p w14:paraId="4456C076" w14:textId="77777777" w:rsidR="001348E8" w:rsidRPr="001348E8" w:rsidRDefault="001348E8" w:rsidP="00270248">
      <w:pPr>
        <w:pStyle w:val="NormalWeb"/>
        <w:spacing w:before="0" w:beforeAutospacing="0" w:after="0" w:afterAutospacing="0"/>
        <w:rPr>
          <w:color w:val="000000"/>
        </w:rPr>
      </w:pPr>
      <w:r w:rsidRPr="001348E8">
        <w:rPr>
          <w:color w:val="000000"/>
        </w:rPr>
        <w:t>Time of purchase request: 15-01-2025 00:00:03.000000</w:t>
      </w:r>
    </w:p>
    <w:p w14:paraId="4F2244A9" w14:textId="77777777" w:rsidR="001348E8" w:rsidRPr="001348E8" w:rsidRDefault="001348E8" w:rsidP="00270248">
      <w:pPr>
        <w:pStyle w:val="NormalWeb"/>
        <w:spacing w:before="0" w:beforeAutospacing="0" w:after="0" w:afterAutospacing="0"/>
        <w:rPr>
          <w:color w:val="000000"/>
        </w:rPr>
      </w:pPr>
      <w:r w:rsidRPr="001348E8">
        <w:rPr>
          <w:color w:val="000000"/>
        </w:rPr>
        <w:t>Time processed: 27-03-2026 18:14:01.881214</w:t>
      </w:r>
    </w:p>
    <w:p w14:paraId="70B0E068" w14:textId="77777777" w:rsidR="001348E8" w:rsidRDefault="001348E8" w:rsidP="00270248">
      <w:pPr>
        <w:pStyle w:val="NormalWeb"/>
        <w:spacing w:before="0" w:beforeAutospacing="0" w:after="0" w:afterAutospacing="0"/>
        <w:rPr>
          <w:color w:val="000000"/>
        </w:rPr>
      </w:pPr>
      <w:r w:rsidRPr="001348E8">
        <w:rPr>
          <w:color w:val="000000"/>
        </w:rPr>
        <w:t>Execution order: 52</w:t>
      </w:r>
    </w:p>
    <w:p w14:paraId="37152172" w14:textId="77777777" w:rsidR="007C1243" w:rsidRPr="001348E8" w:rsidRDefault="007C1243" w:rsidP="00270248">
      <w:pPr>
        <w:pStyle w:val="NormalWeb"/>
        <w:spacing w:before="0" w:beforeAutospacing="0" w:after="0" w:afterAutospacing="0"/>
        <w:rPr>
          <w:color w:val="000000"/>
        </w:rPr>
      </w:pPr>
    </w:p>
    <w:p w14:paraId="45FE1A4F" w14:textId="77777777" w:rsidR="0001210D" w:rsidRDefault="0001210D" w:rsidP="00270248">
      <w:pPr>
        <w:pStyle w:val="NormalWeb"/>
        <w:spacing w:before="0" w:beforeAutospacing="0" w:after="0" w:afterAutospacing="0"/>
        <w:rPr>
          <w:b/>
          <w:bCs/>
          <w:color w:val="000000"/>
        </w:rPr>
      </w:pPr>
      <w:r>
        <w:rPr>
          <w:b/>
          <w:bCs/>
          <w:color w:val="000000"/>
        </w:rPr>
        <w:t>TRANSACTIONS ACCEPTED END OF PERIOD N</w:t>
      </w:r>
    </w:p>
    <w:p w14:paraId="50921611" w14:textId="77777777" w:rsidR="009A70E9" w:rsidRDefault="009A70E9" w:rsidP="00270248">
      <w:pPr>
        <w:pStyle w:val="NormalWeb"/>
        <w:spacing w:before="0" w:beforeAutospacing="0" w:after="0" w:afterAutospacing="0"/>
        <w:rPr>
          <w:b/>
          <w:bCs/>
          <w:color w:val="000000"/>
        </w:rPr>
      </w:pPr>
    </w:p>
    <w:p w14:paraId="2479608F" w14:textId="09DA0A93" w:rsidR="003066AC" w:rsidRDefault="009A70E9" w:rsidP="003066AC">
      <w:pPr>
        <w:pStyle w:val="NormalWeb"/>
        <w:spacing w:before="0" w:beforeAutospacing="0" w:after="0" w:afterAutospacing="0"/>
        <w:rPr>
          <w:color w:val="000000"/>
        </w:rPr>
      </w:pPr>
      <w:r w:rsidRPr="000168B7">
        <w:rPr>
          <w:color w:val="000000"/>
        </w:rPr>
        <w:t xml:space="preserve">This section lists the processing of transactions for each vendor and product for which purchase requests were made and successfully completed at the end of the period, including </w:t>
      </w:r>
      <w:r w:rsidR="007C1243" w:rsidRPr="00E8618F">
        <w:rPr>
          <w:color w:val="000000"/>
        </w:rPr>
        <w:t>discount purchases, bids</w:t>
      </w:r>
      <w:r w:rsidR="007C1243">
        <w:rPr>
          <w:color w:val="000000"/>
        </w:rPr>
        <w:t>,</w:t>
      </w:r>
      <w:r w:rsidR="007C1243" w:rsidRPr="007C1243">
        <w:rPr>
          <w:color w:val="000000"/>
        </w:rPr>
        <w:t xml:space="preserve"> </w:t>
      </w:r>
      <w:r w:rsidRPr="000168B7">
        <w:rPr>
          <w:color w:val="000000"/>
        </w:rPr>
        <w:t xml:space="preserve">fixed price </w:t>
      </w:r>
      <w:r w:rsidR="007C1243">
        <w:rPr>
          <w:color w:val="000000"/>
        </w:rPr>
        <w:t xml:space="preserve">and bid </w:t>
      </w:r>
      <w:r w:rsidRPr="000168B7">
        <w:rPr>
          <w:color w:val="000000"/>
        </w:rPr>
        <w:t xml:space="preserve">transactions completed </w:t>
      </w:r>
      <w:r w:rsidR="007C1243">
        <w:rPr>
          <w:color w:val="000000"/>
        </w:rPr>
        <w:t>in</w:t>
      </w:r>
      <w:r w:rsidR="007C1243" w:rsidRPr="000168B7">
        <w:rPr>
          <w:color w:val="000000"/>
        </w:rPr>
        <w:t xml:space="preserve"> </w:t>
      </w:r>
      <w:r w:rsidRPr="000168B7">
        <w:rPr>
          <w:color w:val="000000"/>
        </w:rPr>
        <w:t xml:space="preserve">the fallback phase using products </w:t>
      </w:r>
      <w:r w:rsidR="007C1243">
        <w:rPr>
          <w:color w:val="000000"/>
        </w:rPr>
        <w:t xml:space="preserve">from </w:t>
      </w:r>
      <w:r w:rsidRPr="000168B7">
        <w:rPr>
          <w:color w:val="000000"/>
        </w:rPr>
        <w:t>a lower price category. The report includes similar information to the transactions accepted during the period, with additional information regarding the option chosen or the price category from which the item was drawn.</w:t>
      </w:r>
      <w:r w:rsidR="003066AC" w:rsidRPr="003066AC">
        <w:rPr>
          <w:color w:val="000000"/>
        </w:rPr>
        <w:t xml:space="preserve"> </w:t>
      </w:r>
      <w:r w:rsidR="003066AC">
        <w:rPr>
          <w:color w:val="000000"/>
        </w:rPr>
        <w:t>For fallback transactions processed at end1, no new transaction is created unlike rejection option outcomes that are rejected completely.</w:t>
      </w:r>
    </w:p>
    <w:p w14:paraId="2658026F" w14:textId="77777777" w:rsidR="004746BB" w:rsidRPr="000168B7" w:rsidRDefault="004746BB" w:rsidP="00270248">
      <w:pPr>
        <w:pStyle w:val="NormalWeb"/>
        <w:spacing w:before="0" w:beforeAutospacing="0" w:after="0" w:afterAutospacing="0"/>
        <w:rPr>
          <w:color w:val="000000"/>
        </w:rPr>
      </w:pPr>
    </w:p>
    <w:p w14:paraId="5240A171" w14:textId="58B16623" w:rsidR="004746BB" w:rsidRPr="000168B7" w:rsidRDefault="004746BB" w:rsidP="00270248">
      <w:pPr>
        <w:pStyle w:val="NormalWeb"/>
        <w:spacing w:before="0" w:beforeAutospacing="0" w:after="0" w:afterAutospacing="0"/>
        <w:rPr>
          <w:color w:val="000000"/>
        </w:rPr>
      </w:pPr>
      <w:r w:rsidRPr="000168B7">
        <w:rPr>
          <w:color w:val="000000"/>
        </w:rPr>
        <w:t xml:space="preserve">Full list of the transactions processed </w:t>
      </w:r>
      <w:r w:rsidR="007A418B" w:rsidRPr="000168B7">
        <w:rPr>
          <w:color w:val="000000"/>
        </w:rPr>
        <w:t>in this section</w:t>
      </w:r>
      <w:r w:rsidRPr="000168B7">
        <w:rPr>
          <w:color w:val="000000"/>
        </w:rPr>
        <w:t>:</w:t>
      </w:r>
    </w:p>
    <w:p w14:paraId="71A58B03" w14:textId="77777777" w:rsidR="009A70E9" w:rsidRPr="007C1243" w:rsidRDefault="009A70E9" w:rsidP="00270248">
      <w:pPr>
        <w:pStyle w:val="NormalWeb"/>
        <w:spacing w:before="0" w:beforeAutospacing="0" w:after="0" w:afterAutospacing="0"/>
      </w:pPr>
    </w:p>
    <w:p w14:paraId="10D3FAF9" w14:textId="77777777" w:rsidR="0001210D" w:rsidRPr="007C1243" w:rsidRDefault="0001210D" w:rsidP="00270248">
      <w:pPr>
        <w:pStyle w:val="NormalWeb"/>
        <w:numPr>
          <w:ilvl w:val="0"/>
          <w:numId w:val="7"/>
        </w:numPr>
        <w:spacing w:before="0" w:beforeAutospacing="0" w:after="0" w:afterAutospacing="0"/>
        <w:textAlignment w:val="baseline"/>
        <w:rPr>
          <w:color w:val="000000"/>
        </w:rPr>
      </w:pPr>
      <w:r w:rsidRPr="000168B7">
        <w:rPr>
          <w:color w:val="000000"/>
        </w:rPr>
        <w:t>DISCOUNT:</w:t>
      </w:r>
      <w:r w:rsidRPr="007C1243">
        <w:rPr>
          <w:color w:val="000000"/>
        </w:rPr>
        <w:t xml:space="preserve"> always end-of-period</w:t>
      </w:r>
    </w:p>
    <w:p w14:paraId="2F4FD436" w14:textId="4D1271D8" w:rsidR="0001210D" w:rsidRPr="007C1243" w:rsidRDefault="0001210D" w:rsidP="00270248">
      <w:pPr>
        <w:pStyle w:val="NormalWeb"/>
        <w:numPr>
          <w:ilvl w:val="0"/>
          <w:numId w:val="7"/>
        </w:numPr>
        <w:spacing w:before="0" w:beforeAutospacing="0" w:after="0" w:afterAutospacing="0"/>
        <w:textAlignment w:val="baseline"/>
        <w:rPr>
          <w:color w:val="000000"/>
        </w:rPr>
      </w:pPr>
      <w:r w:rsidRPr="000168B7">
        <w:rPr>
          <w:color w:val="000000"/>
        </w:rPr>
        <w:t>BID (direct):</w:t>
      </w:r>
      <w:r w:rsidRPr="007C1243">
        <w:rPr>
          <w:color w:val="000000"/>
        </w:rPr>
        <w:t xml:space="preserve"> bid </w:t>
      </w:r>
      <w:r w:rsidR="007C1243">
        <w:rPr>
          <w:color w:val="000000"/>
        </w:rPr>
        <w:t xml:space="preserve">drawn from </w:t>
      </w:r>
      <w:r w:rsidRPr="007C1243">
        <w:rPr>
          <w:color w:val="000000"/>
        </w:rPr>
        <w:t xml:space="preserve">a </w:t>
      </w:r>
      <w:r w:rsidR="007C1243">
        <w:rPr>
          <w:color w:val="000000"/>
        </w:rPr>
        <w:t xml:space="preserve">corresponding price </w:t>
      </w:r>
      <w:r w:rsidRPr="007C1243">
        <w:rPr>
          <w:color w:val="000000"/>
        </w:rPr>
        <w:t>category at end-of-period</w:t>
      </w:r>
    </w:p>
    <w:p w14:paraId="248CE679" w14:textId="234FFBC2" w:rsidR="0001210D" w:rsidRPr="007C1243" w:rsidRDefault="0001210D" w:rsidP="00270248">
      <w:pPr>
        <w:pStyle w:val="NormalWeb"/>
        <w:numPr>
          <w:ilvl w:val="0"/>
          <w:numId w:val="7"/>
        </w:numPr>
        <w:spacing w:before="0" w:beforeAutospacing="0" w:after="0" w:afterAutospacing="0"/>
        <w:textAlignment w:val="baseline"/>
        <w:rPr>
          <w:color w:val="000000"/>
        </w:rPr>
      </w:pPr>
      <w:r w:rsidRPr="000168B7">
        <w:rPr>
          <w:color w:val="000000"/>
        </w:rPr>
        <w:t>BID fallback (end1):</w:t>
      </w:r>
      <w:r w:rsidRPr="007C1243">
        <w:rPr>
          <w:color w:val="000000"/>
        </w:rPr>
        <w:t xml:space="preserve"> </w:t>
      </w:r>
      <w:r w:rsidR="007C1243">
        <w:rPr>
          <w:color w:val="000000"/>
        </w:rPr>
        <w:t xml:space="preserve">rejected </w:t>
      </w:r>
      <w:r w:rsidRPr="007C1243">
        <w:rPr>
          <w:color w:val="000000"/>
        </w:rPr>
        <w:t xml:space="preserve">bid </w:t>
      </w:r>
      <w:r w:rsidR="007C1243">
        <w:rPr>
          <w:color w:val="000000"/>
        </w:rPr>
        <w:t xml:space="preserve">processed </w:t>
      </w:r>
      <w:r w:rsidRPr="007C1243">
        <w:rPr>
          <w:color w:val="000000"/>
        </w:rPr>
        <w:t xml:space="preserve">from a lower </w:t>
      </w:r>
      <w:r w:rsidR="007C1243">
        <w:rPr>
          <w:color w:val="000000"/>
        </w:rPr>
        <w:t xml:space="preserve">price </w:t>
      </w:r>
      <w:r w:rsidRPr="007C1243">
        <w:rPr>
          <w:color w:val="000000"/>
        </w:rPr>
        <w:t>category at end</w:t>
      </w:r>
      <w:r w:rsidR="003066AC">
        <w:rPr>
          <w:color w:val="000000"/>
        </w:rPr>
        <w:t>1 (2</w:t>
      </w:r>
      <w:r w:rsidR="003066AC" w:rsidRPr="000168B7">
        <w:rPr>
          <w:color w:val="000000"/>
          <w:vertAlign w:val="superscript"/>
        </w:rPr>
        <w:t>nd</w:t>
      </w:r>
      <w:r w:rsidR="003066AC">
        <w:rPr>
          <w:color w:val="000000"/>
        </w:rPr>
        <w:t xml:space="preserve"> phase)</w:t>
      </w:r>
    </w:p>
    <w:p w14:paraId="4C72750A" w14:textId="4E7A03DD" w:rsidR="0001210D" w:rsidRPr="007C1243" w:rsidRDefault="0001210D" w:rsidP="00270248">
      <w:pPr>
        <w:pStyle w:val="NormalWeb"/>
        <w:numPr>
          <w:ilvl w:val="0"/>
          <w:numId w:val="7"/>
        </w:numPr>
        <w:spacing w:before="0" w:beforeAutospacing="0" w:after="0" w:afterAutospacing="0"/>
        <w:textAlignment w:val="baseline"/>
        <w:rPr>
          <w:color w:val="000000"/>
        </w:rPr>
      </w:pPr>
      <w:r w:rsidRPr="000168B7">
        <w:rPr>
          <w:color w:val="000000"/>
        </w:rPr>
        <w:t>FIXED fallback (end1):</w:t>
      </w:r>
      <w:r w:rsidRPr="007C1243">
        <w:rPr>
          <w:color w:val="000000"/>
        </w:rPr>
        <w:t xml:space="preserve"> FIXED </w:t>
      </w:r>
      <w:r w:rsidR="003066AC">
        <w:rPr>
          <w:color w:val="000000"/>
        </w:rPr>
        <w:t xml:space="preserve">transaction that was </w:t>
      </w:r>
      <w:r w:rsidRPr="007C1243">
        <w:rPr>
          <w:color w:val="000000"/>
        </w:rPr>
        <w:t>rejected during-perio</w:t>
      </w:r>
      <w:r w:rsidR="003066AC">
        <w:rPr>
          <w:color w:val="000000"/>
        </w:rPr>
        <w:t xml:space="preserve">d is processed </w:t>
      </w:r>
      <w:r w:rsidRPr="007C1243">
        <w:rPr>
          <w:color w:val="000000"/>
        </w:rPr>
        <w:t xml:space="preserve">from a lower </w:t>
      </w:r>
      <w:r w:rsidR="003066AC">
        <w:rPr>
          <w:color w:val="000000"/>
        </w:rPr>
        <w:t xml:space="preserve">price </w:t>
      </w:r>
      <w:r w:rsidRPr="007C1243">
        <w:rPr>
          <w:color w:val="000000"/>
        </w:rPr>
        <w:t>category at end1</w:t>
      </w:r>
      <w:r w:rsidR="003066AC">
        <w:rPr>
          <w:color w:val="000000"/>
        </w:rPr>
        <w:t xml:space="preserve"> (2</w:t>
      </w:r>
      <w:r w:rsidR="003066AC" w:rsidRPr="000168B7">
        <w:rPr>
          <w:color w:val="000000"/>
          <w:vertAlign w:val="superscript"/>
        </w:rPr>
        <w:t>nd</w:t>
      </w:r>
      <w:r w:rsidR="003066AC">
        <w:rPr>
          <w:color w:val="000000"/>
        </w:rPr>
        <w:t xml:space="preserve"> phase)</w:t>
      </w:r>
    </w:p>
    <w:p w14:paraId="5E00EC9A" w14:textId="39F30C94" w:rsidR="0001210D" w:rsidRPr="007C1243" w:rsidRDefault="0001210D" w:rsidP="00270248">
      <w:pPr>
        <w:pStyle w:val="NormalWeb"/>
        <w:numPr>
          <w:ilvl w:val="0"/>
          <w:numId w:val="7"/>
        </w:numPr>
        <w:spacing w:before="0" w:beforeAutospacing="0" w:after="0" w:afterAutospacing="0"/>
        <w:textAlignment w:val="baseline"/>
        <w:rPr>
          <w:color w:val="000000"/>
        </w:rPr>
      </w:pPr>
      <w:r w:rsidRPr="000168B7">
        <w:rPr>
          <w:color w:val="000000"/>
        </w:rPr>
        <w:lastRenderedPageBreak/>
        <w:t>Rejection option outcomes:</w:t>
      </w:r>
      <w:r w:rsidRPr="007C1243">
        <w:rPr>
          <w:color w:val="000000"/>
        </w:rPr>
        <w:t xml:space="preserve"> new transactions created </w:t>
      </w:r>
      <w:r w:rsidR="003066AC">
        <w:rPr>
          <w:color w:val="000000"/>
        </w:rPr>
        <w:t>following</w:t>
      </w:r>
      <w:r w:rsidR="003066AC" w:rsidRPr="007C1243">
        <w:rPr>
          <w:color w:val="000000"/>
        </w:rPr>
        <w:t xml:space="preserve"> </w:t>
      </w:r>
      <w:r w:rsidRPr="007C1243">
        <w:rPr>
          <w:color w:val="000000"/>
        </w:rPr>
        <w:t xml:space="preserve">option choices (1-4) </w:t>
      </w:r>
      <w:r w:rsidR="003066AC">
        <w:rPr>
          <w:color w:val="000000"/>
        </w:rPr>
        <w:t xml:space="preserve">related in to rejected transaction are being processed </w:t>
      </w:r>
      <w:r w:rsidRPr="007C1243">
        <w:rPr>
          <w:color w:val="000000"/>
        </w:rPr>
        <w:t>at end-of-period</w:t>
      </w:r>
    </w:p>
    <w:p w14:paraId="1270CD3E" w14:textId="77777777" w:rsidR="007A418B" w:rsidRDefault="007A418B" w:rsidP="00270248">
      <w:pPr>
        <w:pStyle w:val="NormalWeb"/>
        <w:spacing w:before="0" w:beforeAutospacing="0" w:after="0" w:afterAutospacing="0"/>
        <w:rPr>
          <w:color w:val="000000"/>
        </w:rPr>
      </w:pPr>
    </w:p>
    <w:p w14:paraId="68DC666B" w14:textId="045E541A" w:rsidR="007A418B" w:rsidRDefault="007A418B" w:rsidP="00270248">
      <w:pPr>
        <w:pStyle w:val="NormalWeb"/>
        <w:spacing w:before="0" w:beforeAutospacing="0" w:after="0" w:afterAutospacing="0"/>
        <w:rPr>
          <w:color w:val="000000"/>
        </w:rPr>
      </w:pPr>
      <w:r>
        <w:rPr>
          <w:color w:val="000000"/>
        </w:rPr>
        <w:t>Example:</w:t>
      </w:r>
    </w:p>
    <w:p w14:paraId="7CB83897" w14:textId="77777777" w:rsidR="003066AC" w:rsidRDefault="003066AC" w:rsidP="00270248">
      <w:pPr>
        <w:pStyle w:val="NormalWeb"/>
        <w:spacing w:before="0" w:beforeAutospacing="0" w:after="0" w:afterAutospacing="0"/>
        <w:rPr>
          <w:color w:val="000000"/>
        </w:rPr>
      </w:pPr>
    </w:p>
    <w:p w14:paraId="5883AAD6" w14:textId="52720F0D" w:rsidR="001348E8" w:rsidRPr="001348E8" w:rsidRDefault="001348E8" w:rsidP="00270248">
      <w:pPr>
        <w:pStyle w:val="NormalWeb"/>
        <w:spacing w:before="0" w:beforeAutospacing="0" w:after="0" w:afterAutospacing="0"/>
        <w:rPr>
          <w:color w:val="000000"/>
        </w:rPr>
      </w:pPr>
      <w:proofErr w:type="spellStart"/>
      <w:r w:rsidRPr="001348E8">
        <w:rPr>
          <w:color w:val="000000"/>
        </w:rPr>
        <w:t>VendorID</w:t>
      </w:r>
      <w:proofErr w:type="spellEnd"/>
      <w:r w:rsidRPr="001348E8">
        <w:rPr>
          <w:color w:val="000000"/>
        </w:rPr>
        <w:t>:  1</w:t>
      </w:r>
    </w:p>
    <w:p w14:paraId="4E3DAD0E" w14:textId="77777777" w:rsidR="001348E8" w:rsidRPr="001348E8" w:rsidRDefault="001348E8" w:rsidP="00270248">
      <w:pPr>
        <w:pStyle w:val="NormalWeb"/>
        <w:spacing w:before="0" w:beforeAutospacing="0" w:after="0" w:afterAutospacing="0"/>
        <w:rPr>
          <w:color w:val="000000"/>
        </w:rPr>
      </w:pPr>
      <w:proofErr w:type="spellStart"/>
      <w:r w:rsidRPr="001348E8">
        <w:rPr>
          <w:color w:val="000000"/>
        </w:rPr>
        <w:t>PlatformProductID</w:t>
      </w:r>
      <w:proofErr w:type="spellEnd"/>
      <w:r w:rsidRPr="001348E8">
        <w:rPr>
          <w:color w:val="000000"/>
        </w:rPr>
        <w:t>:  1</w:t>
      </w:r>
    </w:p>
    <w:p w14:paraId="34A6F2A1" w14:textId="77777777" w:rsidR="001348E8" w:rsidRPr="001348E8" w:rsidRDefault="001348E8" w:rsidP="00270248">
      <w:pPr>
        <w:pStyle w:val="NormalWeb"/>
        <w:spacing w:before="0" w:beforeAutospacing="0" w:after="0" w:afterAutospacing="0"/>
        <w:rPr>
          <w:color w:val="000000"/>
        </w:rPr>
      </w:pPr>
      <w:r w:rsidRPr="001348E8">
        <w:rPr>
          <w:color w:val="000000"/>
        </w:rPr>
        <w:t>Bidding customer 203 (carry-over): transaction 98 completed</w:t>
      </w:r>
    </w:p>
    <w:p w14:paraId="03B6D618" w14:textId="77777777" w:rsidR="001348E8" w:rsidRPr="001348E8" w:rsidRDefault="001348E8" w:rsidP="00270248">
      <w:pPr>
        <w:pStyle w:val="NormalWeb"/>
        <w:spacing w:before="0" w:beforeAutospacing="0" w:after="0" w:afterAutospacing="0"/>
        <w:rPr>
          <w:color w:val="000000"/>
        </w:rPr>
      </w:pPr>
      <w:r w:rsidRPr="001348E8">
        <w:rPr>
          <w:color w:val="000000"/>
        </w:rPr>
        <w:t>Original bid value: 80.0</w:t>
      </w:r>
    </w:p>
    <w:p w14:paraId="184014C3" w14:textId="77777777" w:rsidR="001348E8" w:rsidRPr="001348E8" w:rsidRDefault="001348E8" w:rsidP="00270248">
      <w:pPr>
        <w:pStyle w:val="NormalWeb"/>
        <w:spacing w:before="0" w:beforeAutospacing="0" w:after="0" w:afterAutospacing="0"/>
        <w:rPr>
          <w:color w:val="000000"/>
        </w:rPr>
      </w:pPr>
      <w:r w:rsidRPr="001348E8">
        <w:rPr>
          <w:color w:val="000000"/>
        </w:rPr>
        <w:t>Original price category allocation: [6] (price: 77.0)</w:t>
      </w:r>
    </w:p>
    <w:p w14:paraId="6D693F99" w14:textId="77777777" w:rsidR="001348E8" w:rsidRPr="001348E8" w:rsidRDefault="001348E8" w:rsidP="00270248">
      <w:pPr>
        <w:pStyle w:val="NormalWeb"/>
        <w:spacing w:before="0" w:beforeAutospacing="0" w:after="0" w:afterAutospacing="0"/>
        <w:rPr>
          <w:color w:val="000000"/>
        </w:rPr>
      </w:pPr>
      <w:r w:rsidRPr="001348E8">
        <w:rPr>
          <w:color w:val="000000"/>
        </w:rPr>
        <w:t>Purchase type: BID</w:t>
      </w:r>
    </w:p>
    <w:p w14:paraId="79B9CAB6" w14:textId="77777777" w:rsidR="001348E8" w:rsidRPr="001348E8" w:rsidRDefault="001348E8" w:rsidP="00270248">
      <w:pPr>
        <w:pStyle w:val="NormalWeb"/>
        <w:spacing w:before="0" w:beforeAutospacing="0" w:after="0" w:afterAutospacing="0"/>
        <w:rPr>
          <w:color w:val="000000"/>
        </w:rPr>
      </w:pPr>
      <w:r w:rsidRPr="001348E8">
        <w:rPr>
          <w:color w:val="000000"/>
        </w:rPr>
        <w:t>Base price paid to the vendor: 70.0</w:t>
      </w:r>
    </w:p>
    <w:p w14:paraId="67A2AB2A" w14:textId="77777777" w:rsidR="001348E8" w:rsidRPr="001348E8" w:rsidRDefault="001348E8" w:rsidP="00270248">
      <w:pPr>
        <w:pStyle w:val="NormalWeb"/>
        <w:spacing w:before="0" w:beforeAutospacing="0" w:after="0" w:afterAutospacing="0"/>
        <w:rPr>
          <w:color w:val="000000"/>
        </w:rPr>
      </w:pPr>
      <w:r w:rsidRPr="001348E8">
        <w:rPr>
          <w:color w:val="000000"/>
        </w:rPr>
        <w:t>Markup paid to platform operator: 7.0</w:t>
      </w:r>
    </w:p>
    <w:p w14:paraId="668D5E9F" w14:textId="77777777" w:rsidR="001348E8" w:rsidRPr="001348E8" w:rsidRDefault="001348E8" w:rsidP="00270248">
      <w:pPr>
        <w:pStyle w:val="NormalWeb"/>
        <w:spacing w:before="0" w:beforeAutospacing="0" w:after="0" w:afterAutospacing="0"/>
        <w:rPr>
          <w:color w:val="000000"/>
        </w:rPr>
      </w:pPr>
      <w:r w:rsidRPr="001348E8">
        <w:rPr>
          <w:color w:val="000000"/>
        </w:rPr>
        <w:t>Price paid by customer (without donation): 80.0</w:t>
      </w:r>
    </w:p>
    <w:p w14:paraId="5873D6F9" w14:textId="77777777" w:rsidR="001348E8" w:rsidRPr="001348E8" w:rsidRDefault="001348E8" w:rsidP="00270248">
      <w:pPr>
        <w:pStyle w:val="NormalWeb"/>
        <w:spacing w:before="0" w:beforeAutospacing="0" w:after="0" w:afterAutospacing="0"/>
        <w:rPr>
          <w:color w:val="000000"/>
        </w:rPr>
      </w:pPr>
      <w:r w:rsidRPr="001348E8">
        <w:rPr>
          <w:color w:val="000000"/>
        </w:rPr>
        <w:t>Item taken from price category [6] (price: 77.0)</w:t>
      </w:r>
    </w:p>
    <w:p w14:paraId="6F0AE6CC" w14:textId="77777777" w:rsidR="001348E8" w:rsidRPr="001348E8" w:rsidRDefault="001348E8" w:rsidP="00270248">
      <w:pPr>
        <w:pStyle w:val="NormalWeb"/>
        <w:spacing w:before="0" w:beforeAutospacing="0" w:after="0" w:afterAutospacing="0"/>
        <w:rPr>
          <w:color w:val="000000"/>
        </w:rPr>
      </w:pPr>
      <w:r w:rsidRPr="001348E8">
        <w:rPr>
          <w:color w:val="000000"/>
        </w:rPr>
        <w:t>Donation rate: 0.3</w:t>
      </w:r>
    </w:p>
    <w:p w14:paraId="1044FFDF" w14:textId="77777777" w:rsidR="001348E8" w:rsidRPr="001348E8" w:rsidRDefault="001348E8" w:rsidP="00270248">
      <w:pPr>
        <w:pStyle w:val="NormalWeb"/>
        <w:spacing w:before="0" w:beforeAutospacing="0" w:after="0" w:afterAutospacing="0"/>
        <w:rPr>
          <w:color w:val="000000"/>
        </w:rPr>
      </w:pPr>
      <w:r w:rsidRPr="001348E8">
        <w:rPr>
          <w:color w:val="000000"/>
        </w:rPr>
        <w:t>Donation amount: 24.0</w:t>
      </w:r>
    </w:p>
    <w:p w14:paraId="4218C6BC" w14:textId="77777777" w:rsidR="001348E8" w:rsidRPr="001348E8" w:rsidRDefault="001348E8" w:rsidP="00270248">
      <w:pPr>
        <w:pStyle w:val="NormalWeb"/>
        <w:spacing w:before="0" w:beforeAutospacing="0" w:after="0" w:afterAutospacing="0"/>
        <w:rPr>
          <w:color w:val="000000"/>
        </w:rPr>
      </w:pPr>
      <w:r w:rsidRPr="001348E8">
        <w:rPr>
          <w:color w:val="000000"/>
        </w:rPr>
        <w:t>Total amount paid by customer: 104.0</w:t>
      </w:r>
    </w:p>
    <w:p w14:paraId="4B8CE107" w14:textId="77777777" w:rsidR="001348E8" w:rsidRPr="001348E8" w:rsidRDefault="001348E8" w:rsidP="00270248">
      <w:pPr>
        <w:pStyle w:val="NormalWeb"/>
        <w:spacing w:before="0" w:beforeAutospacing="0" w:after="0" w:afterAutospacing="0"/>
        <w:rPr>
          <w:color w:val="000000"/>
        </w:rPr>
      </w:pPr>
      <w:r w:rsidRPr="001348E8">
        <w:rPr>
          <w:color w:val="000000"/>
        </w:rPr>
        <w:t>Balance in donation account before transaction: 1066.79</w:t>
      </w:r>
    </w:p>
    <w:p w14:paraId="76A1B55D" w14:textId="77777777" w:rsidR="001348E8" w:rsidRPr="001348E8" w:rsidRDefault="001348E8" w:rsidP="00270248">
      <w:pPr>
        <w:pStyle w:val="NormalWeb"/>
        <w:spacing w:before="0" w:beforeAutospacing="0" w:after="0" w:afterAutospacing="0"/>
        <w:rPr>
          <w:color w:val="000000"/>
        </w:rPr>
      </w:pPr>
      <w:r w:rsidRPr="001348E8">
        <w:rPr>
          <w:color w:val="000000"/>
        </w:rPr>
        <w:t>Balance in donation account after transaction: 1090.79</w:t>
      </w:r>
    </w:p>
    <w:p w14:paraId="34B7993C" w14:textId="77777777" w:rsidR="001348E8" w:rsidRPr="001348E8" w:rsidRDefault="001348E8" w:rsidP="00270248">
      <w:pPr>
        <w:pStyle w:val="NormalWeb"/>
        <w:spacing w:before="0" w:beforeAutospacing="0" w:after="0" w:afterAutospacing="0"/>
        <w:rPr>
          <w:color w:val="000000"/>
        </w:rPr>
      </w:pPr>
      <w:r w:rsidRPr="001348E8">
        <w:rPr>
          <w:color w:val="000000"/>
        </w:rPr>
        <w:t>Change in platform product balance: 3.0</w:t>
      </w:r>
    </w:p>
    <w:p w14:paraId="027E7495" w14:textId="77777777" w:rsidR="001348E8" w:rsidRPr="001348E8" w:rsidRDefault="001348E8" w:rsidP="00270248">
      <w:pPr>
        <w:pStyle w:val="NormalWeb"/>
        <w:spacing w:before="0" w:beforeAutospacing="0" w:after="0" w:afterAutospacing="0"/>
        <w:rPr>
          <w:color w:val="000000"/>
        </w:rPr>
      </w:pPr>
      <w:r w:rsidRPr="001348E8">
        <w:rPr>
          <w:color w:val="000000"/>
        </w:rPr>
        <w:t>Platform product balance before transaction: 0.0</w:t>
      </w:r>
    </w:p>
    <w:p w14:paraId="484B2D2E" w14:textId="77777777" w:rsidR="001348E8" w:rsidRPr="001348E8" w:rsidRDefault="001348E8" w:rsidP="00270248">
      <w:pPr>
        <w:pStyle w:val="NormalWeb"/>
        <w:spacing w:before="0" w:beforeAutospacing="0" w:after="0" w:afterAutospacing="0"/>
        <w:rPr>
          <w:color w:val="000000"/>
        </w:rPr>
      </w:pPr>
      <w:r w:rsidRPr="001348E8">
        <w:rPr>
          <w:color w:val="000000"/>
        </w:rPr>
        <w:t>Platform product balance after transaction: 3.0</w:t>
      </w:r>
    </w:p>
    <w:p w14:paraId="07110845" w14:textId="77777777" w:rsidR="001348E8" w:rsidRPr="001348E8" w:rsidRDefault="001348E8" w:rsidP="00270248">
      <w:pPr>
        <w:pStyle w:val="NormalWeb"/>
        <w:spacing w:before="0" w:beforeAutospacing="0" w:after="0" w:afterAutospacing="0"/>
        <w:rPr>
          <w:color w:val="000000"/>
        </w:rPr>
      </w:pPr>
      <w:r w:rsidRPr="001348E8">
        <w:rPr>
          <w:color w:val="000000"/>
        </w:rPr>
        <w:t>Global platform balance before transaction: -44.00</w:t>
      </w:r>
    </w:p>
    <w:p w14:paraId="3376FF48" w14:textId="77777777" w:rsidR="001348E8" w:rsidRPr="001348E8" w:rsidRDefault="001348E8" w:rsidP="00270248">
      <w:pPr>
        <w:pStyle w:val="NormalWeb"/>
        <w:spacing w:before="0" w:beforeAutospacing="0" w:after="0" w:afterAutospacing="0"/>
        <w:rPr>
          <w:color w:val="000000"/>
        </w:rPr>
      </w:pPr>
      <w:r w:rsidRPr="001348E8">
        <w:rPr>
          <w:color w:val="000000"/>
        </w:rPr>
        <w:t>Global platform balance after transaction: -41.00</w:t>
      </w:r>
    </w:p>
    <w:p w14:paraId="772C3A2E" w14:textId="77777777" w:rsidR="001348E8" w:rsidRPr="001348E8" w:rsidRDefault="001348E8" w:rsidP="00270248">
      <w:pPr>
        <w:pStyle w:val="NormalWeb"/>
        <w:spacing w:before="0" w:beforeAutospacing="0" w:after="0" w:afterAutospacing="0"/>
        <w:rPr>
          <w:color w:val="000000"/>
        </w:rPr>
      </w:pPr>
      <w:r w:rsidRPr="001348E8">
        <w:rPr>
          <w:color w:val="000000"/>
        </w:rPr>
        <w:t>Time of purchase request: 15-01-2025 00:00:27.000000</w:t>
      </w:r>
    </w:p>
    <w:p w14:paraId="76C0EC6C" w14:textId="77777777" w:rsidR="001348E8" w:rsidRPr="001348E8" w:rsidRDefault="001348E8" w:rsidP="00270248">
      <w:pPr>
        <w:pStyle w:val="NormalWeb"/>
        <w:spacing w:before="0" w:beforeAutospacing="0" w:after="0" w:afterAutospacing="0"/>
        <w:rPr>
          <w:color w:val="000000"/>
        </w:rPr>
      </w:pPr>
      <w:r w:rsidRPr="001348E8">
        <w:rPr>
          <w:color w:val="000000"/>
        </w:rPr>
        <w:t>Time processed: 27-03-2026 18:14:50.070665</w:t>
      </w:r>
    </w:p>
    <w:p w14:paraId="5FE6C59F" w14:textId="2E3599BF" w:rsidR="001348E8" w:rsidRDefault="001348E8" w:rsidP="00270248">
      <w:pPr>
        <w:pStyle w:val="NormalWeb"/>
        <w:spacing w:before="0" w:beforeAutospacing="0" w:after="0" w:afterAutospacing="0"/>
        <w:rPr>
          <w:color w:val="000000"/>
        </w:rPr>
      </w:pPr>
      <w:r w:rsidRPr="001348E8">
        <w:rPr>
          <w:color w:val="000000"/>
        </w:rPr>
        <w:t>Execution order: 91</w:t>
      </w:r>
    </w:p>
    <w:p w14:paraId="6E0FE13F" w14:textId="77777777" w:rsidR="008A26C6" w:rsidRPr="001348E8" w:rsidRDefault="008A26C6" w:rsidP="00270248">
      <w:pPr>
        <w:pStyle w:val="NormalWeb"/>
        <w:spacing w:before="0" w:beforeAutospacing="0" w:after="0" w:afterAutospacing="0"/>
        <w:rPr>
          <w:color w:val="000000"/>
        </w:rPr>
      </w:pPr>
    </w:p>
    <w:p w14:paraId="333855D4" w14:textId="77777777" w:rsidR="001348E8" w:rsidRPr="001348E8" w:rsidRDefault="001348E8" w:rsidP="00270248">
      <w:pPr>
        <w:pStyle w:val="NormalWeb"/>
        <w:spacing w:before="0" w:beforeAutospacing="0" w:after="0" w:afterAutospacing="0"/>
        <w:rPr>
          <w:color w:val="000000"/>
        </w:rPr>
      </w:pPr>
      <w:proofErr w:type="spellStart"/>
      <w:r w:rsidRPr="001348E8">
        <w:rPr>
          <w:color w:val="000000"/>
        </w:rPr>
        <w:t>PlatformProductID</w:t>
      </w:r>
      <w:proofErr w:type="spellEnd"/>
      <w:r w:rsidRPr="001348E8">
        <w:rPr>
          <w:color w:val="000000"/>
        </w:rPr>
        <w:t>:  2</w:t>
      </w:r>
    </w:p>
    <w:p w14:paraId="535F9FE5" w14:textId="77777777" w:rsidR="001348E8" w:rsidRPr="001348E8" w:rsidRDefault="001348E8" w:rsidP="00270248">
      <w:pPr>
        <w:pStyle w:val="NormalWeb"/>
        <w:spacing w:before="0" w:beforeAutospacing="0" w:after="0" w:afterAutospacing="0"/>
        <w:rPr>
          <w:color w:val="000000"/>
        </w:rPr>
      </w:pPr>
      <w:r w:rsidRPr="001348E8">
        <w:rPr>
          <w:color w:val="000000"/>
        </w:rPr>
        <w:t>Discount customer 102: transaction 76 completed</w:t>
      </w:r>
    </w:p>
    <w:p w14:paraId="1685E378" w14:textId="77777777" w:rsidR="001348E8" w:rsidRPr="001348E8" w:rsidRDefault="001348E8" w:rsidP="00270248">
      <w:pPr>
        <w:pStyle w:val="NormalWeb"/>
        <w:spacing w:before="0" w:beforeAutospacing="0" w:after="0" w:afterAutospacing="0"/>
        <w:rPr>
          <w:color w:val="000000"/>
        </w:rPr>
      </w:pPr>
      <w:r w:rsidRPr="001348E8">
        <w:rPr>
          <w:color w:val="000000"/>
        </w:rPr>
        <w:t>Original price allocation: N/A</w:t>
      </w:r>
    </w:p>
    <w:p w14:paraId="29742CD1" w14:textId="77777777" w:rsidR="001348E8" w:rsidRPr="001348E8" w:rsidRDefault="001348E8" w:rsidP="00270248">
      <w:pPr>
        <w:pStyle w:val="NormalWeb"/>
        <w:spacing w:before="0" w:beforeAutospacing="0" w:after="0" w:afterAutospacing="0"/>
        <w:rPr>
          <w:color w:val="000000"/>
        </w:rPr>
      </w:pPr>
      <w:r w:rsidRPr="001348E8">
        <w:rPr>
          <w:color w:val="000000"/>
        </w:rPr>
        <w:t>Purchase type: DISCOUNT</w:t>
      </w:r>
    </w:p>
    <w:p w14:paraId="68E80692" w14:textId="77777777" w:rsidR="001348E8" w:rsidRPr="001348E8" w:rsidRDefault="001348E8" w:rsidP="00270248">
      <w:pPr>
        <w:pStyle w:val="NormalWeb"/>
        <w:spacing w:before="0" w:beforeAutospacing="0" w:after="0" w:afterAutospacing="0"/>
        <w:rPr>
          <w:color w:val="000000"/>
        </w:rPr>
      </w:pPr>
      <w:r w:rsidRPr="001348E8">
        <w:rPr>
          <w:color w:val="000000"/>
        </w:rPr>
        <w:t>Base price paid to the vendor: 80.0</w:t>
      </w:r>
    </w:p>
    <w:p w14:paraId="2850F52B" w14:textId="77777777" w:rsidR="001348E8" w:rsidRPr="001348E8" w:rsidRDefault="001348E8" w:rsidP="00270248">
      <w:pPr>
        <w:pStyle w:val="NormalWeb"/>
        <w:spacing w:before="0" w:beforeAutospacing="0" w:after="0" w:afterAutospacing="0"/>
        <w:rPr>
          <w:color w:val="000000"/>
        </w:rPr>
      </w:pPr>
      <w:r w:rsidRPr="001348E8">
        <w:rPr>
          <w:color w:val="000000"/>
        </w:rPr>
        <w:t>Markup paid to platform operator: 8.0</w:t>
      </w:r>
    </w:p>
    <w:p w14:paraId="44DA3C33" w14:textId="77777777" w:rsidR="001348E8" w:rsidRPr="001348E8" w:rsidRDefault="001348E8" w:rsidP="00270248">
      <w:pPr>
        <w:pStyle w:val="NormalWeb"/>
        <w:spacing w:before="0" w:beforeAutospacing="0" w:after="0" w:afterAutospacing="0"/>
        <w:rPr>
          <w:color w:val="000000"/>
        </w:rPr>
      </w:pPr>
      <w:r w:rsidRPr="001348E8">
        <w:rPr>
          <w:color w:val="000000"/>
        </w:rPr>
        <w:t>Price paid by customer (without donation): 46.2</w:t>
      </w:r>
    </w:p>
    <w:p w14:paraId="0344589B" w14:textId="77777777" w:rsidR="001348E8" w:rsidRPr="001348E8" w:rsidRDefault="001348E8" w:rsidP="00270248">
      <w:pPr>
        <w:pStyle w:val="NormalWeb"/>
        <w:spacing w:before="0" w:beforeAutospacing="0" w:after="0" w:afterAutospacing="0"/>
        <w:rPr>
          <w:color w:val="000000"/>
        </w:rPr>
      </w:pPr>
      <w:r w:rsidRPr="001348E8">
        <w:rPr>
          <w:color w:val="000000"/>
        </w:rPr>
        <w:t>Item taken from price category [1] (price: 66.0)</w:t>
      </w:r>
    </w:p>
    <w:p w14:paraId="7007F13F" w14:textId="77777777" w:rsidR="001348E8" w:rsidRPr="001348E8" w:rsidRDefault="001348E8" w:rsidP="00270248">
      <w:pPr>
        <w:pStyle w:val="NormalWeb"/>
        <w:spacing w:before="0" w:beforeAutospacing="0" w:after="0" w:afterAutospacing="0"/>
        <w:rPr>
          <w:color w:val="000000"/>
        </w:rPr>
      </w:pPr>
      <w:r w:rsidRPr="001348E8">
        <w:rPr>
          <w:color w:val="000000"/>
        </w:rPr>
        <w:t>Donation rate: 0.07</w:t>
      </w:r>
    </w:p>
    <w:p w14:paraId="7BBEEDE7" w14:textId="77777777" w:rsidR="001348E8" w:rsidRPr="001348E8" w:rsidRDefault="001348E8" w:rsidP="00270248">
      <w:pPr>
        <w:pStyle w:val="NormalWeb"/>
        <w:spacing w:before="0" w:beforeAutospacing="0" w:after="0" w:afterAutospacing="0"/>
        <w:rPr>
          <w:color w:val="000000"/>
        </w:rPr>
      </w:pPr>
      <w:r w:rsidRPr="001348E8">
        <w:rPr>
          <w:color w:val="000000"/>
        </w:rPr>
        <w:t>Donation amount: 3.23</w:t>
      </w:r>
    </w:p>
    <w:p w14:paraId="66B9BCF6" w14:textId="77777777" w:rsidR="001348E8" w:rsidRPr="001348E8" w:rsidRDefault="001348E8" w:rsidP="00270248">
      <w:pPr>
        <w:pStyle w:val="NormalWeb"/>
        <w:spacing w:before="0" w:beforeAutospacing="0" w:after="0" w:afterAutospacing="0"/>
        <w:rPr>
          <w:color w:val="000000"/>
        </w:rPr>
      </w:pPr>
      <w:r w:rsidRPr="001348E8">
        <w:rPr>
          <w:color w:val="000000"/>
        </w:rPr>
        <w:t>Total amount paid by customer: 49.43</w:t>
      </w:r>
    </w:p>
    <w:p w14:paraId="7E9327EB" w14:textId="77777777" w:rsidR="001348E8" w:rsidRPr="001348E8" w:rsidRDefault="001348E8" w:rsidP="00270248">
      <w:pPr>
        <w:pStyle w:val="NormalWeb"/>
        <w:spacing w:before="0" w:beforeAutospacing="0" w:after="0" w:afterAutospacing="0"/>
        <w:rPr>
          <w:color w:val="000000"/>
        </w:rPr>
      </w:pPr>
      <w:r w:rsidRPr="001348E8">
        <w:rPr>
          <w:color w:val="000000"/>
        </w:rPr>
        <w:t>Balance in donation account before transaction: 1090.74</w:t>
      </w:r>
    </w:p>
    <w:p w14:paraId="6E6F5A8E" w14:textId="77777777" w:rsidR="001348E8" w:rsidRPr="001348E8" w:rsidRDefault="001348E8" w:rsidP="00270248">
      <w:pPr>
        <w:pStyle w:val="NormalWeb"/>
        <w:spacing w:before="0" w:beforeAutospacing="0" w:after="0" w:afterAutospacing="0"/>
        <w:rPr>
          <w:color w:val="000000"/>
        </w:rPr>
      </w:pPr>
      <w:r w:rsidRPr="001348E8">
        <w:rPr>
          <w:color w:val="000000"/>
        </w:rPr>
        <w:t>Balance in donation account after transaction: 1074.18</w:t>
      </w:r>
    </w:p>
    <w:p w14:paraId="40F1E0EA" w14:textId="77777777" w:rsidR="001348E8" w:rsidRPr="001348E8" w:rsidRDefault="001348E8" w:rsidP="00270248">
      <w:pPr>
        <w:pStyle w:val="NormalWeb"/>
        <w:spacing w:before="0" w:beforeAutospacing="0" w:after="0" w:afterAutospacing="0"/>
        <w:rPr>
          <w:color w:val="000000"/>
        </w:rPr>
      </w:pPr>
      <w:r w:rsidRPr="001348E8">
        <w:rPr>
          <w:color w:val="000000"/>
        </w:rPr>
        <w:t>Change in platform product balance: -22.0</w:t>
      </w:r>
    </w:p>
    <w:p w14:paraId="1A4E3712" w14:textId="77777777" w:rsidR="001348E8" w:rsidRPr="001348E8" w:rsidRDefault="001348E8" w:rsidP="00270248">
      <w:pPr>
        <w:pStyle w:val="NormalWeb"/>
        <w:spacing w:before="0" w:beforeAutospacing="0" w:after="0" w:afterAutospacing="0"/>
        <w:rPr>
          <w:color w:val="000000"/>
        </w:rPr>
      </w:pPr>
      <w:r w:rsidRPr="001348E8">
        <w:rPr>
          <w:color w:val="000000"/>
        </w:rPr>
        <w:t>Platform product balance before transaction: 0.0</w:t>
      </w:r>
    </w:p>
    <w:p w14:paraId="45A35AA5" w14:textId="77777777" w:rsidR="001348E8" w:rsidRPr="001348E8" w:rsidRDefault="001348E8" w:rsidP="00270248">
      <w:pPr>
        <w:pStyle w:val="NormalWeb"/>
        <w:spacing w:before="0" w:beforeAutospacing="0" w:after="0" w:afterAutospacing="0"/>
        <w:rPr>
          <w:color w:val="000000"/>
        </w:rPr>
      </w:pPr>
      <w:r w:rsidRPr="001348E8">
        <w:rPr>
          <w:color w:val="000000"/>
        </w:rPr>
        <w:t>Platform product balance after transaction: -22.0</w:t>
      </w:r>
    </w:p>
    <w:p w14:paraId="26D9531F" w14:textId="77777777" w:rsidR="001348E8" w:rsidRPr="001348E8" w:rsidRDefault="001348E8" w:rsidP="00270248">
      <w:pPr>
        <w:pStyle w:val="NormalWeb"/>
        <w:spacing w:before="0" w:beforeAutospacing="0" w:after="0" w:afterAutospacing="0"/>
        <w:rPr>
          <w:color w:val="000000"/>
        </w:rPr>
      </w:pPr>
      <w:r w:rsidRPr="001348E8">
        <w:rPr>
          <w:color w:val="000000"/>
        </w:rPr>
        <w:t>Global platform balance before transaction: 0.00</w:t>
      </w:r>
    </w:p>
    <w:p w14:paraId="7A56844E" w14:textId="77777777" w:rsidR="001348E8" w:rsidRPr="001348E8" w:rsidRDefault="001348E8" w:rsidP="00270248">
      <w:pPr>
        <w:pStyle w:val="NormalWeb"/>
        <w:spacing w:before="0" w:beforeAutospacing="0" w:after="0" w:afterAutospacing="0"/>
        <w:rPr>
          <w:color w:val="000000"/>
        </w:rPr>
      </w:pPr>
      <w:r w:rsidRPr="001348E8">
        <w:rPr>
          <w:color w:val="000000"/>
        </w:rPr>
        <w:t>Global platform balance after transaction: -22.00</w:t>
      </w:r>
    </w:p>
    <w:p w14:paraId="641E9F71" w14:textId="77777777" w:rsidR="001348E8" w:rsidRPr="001348E8" w:rsidRDefault="001348E8" w:rsidP="00270248">
      <w:pPr>
        <w:pStyle w:val="NormalWeb"/>
        <w:spacing w:before="0" w:beforeAutospacing="0" w:after="0" w:afterAutospacing="0"/>
        <w:rPr>
          <w:color w:val="000000"/>
        </w:rPr>
      </w:pPr>
      <w:r w:rsidRPr="001348E8">
        <w:rPr>
          <w:color w:val="000000"/>
        </w:rPr>
        <w:t>Time of purchase request: 15-01-2025 00:00:32.600000</w:t>
      </w:r>
    </w:p>
    <w:p w14:paraId="05D79CAD" w14:textId="77777777" w:rsidR="001348E8" w:rsidRPr="001348E8" w:rsidRDefault="001348E8" w:rsidP="00270248">
      <w:pPr>
        <w:pStyle w:val="NormalWeb"/>
        <w:spacing w:before="0" w:beforeAutospacing="0" w:after="0" w:afterAutospacing="0"/>
        <w:rPr>
          <w:color w:val="000000"/>
        </w:rPr>
      </w:pPr>
      <w:r w:rsidRPr="001348E8">
        <w:rPr>
          <w:color w:val="000000"/>
        </w:rPr>
        <w:t>Time processed: 27-03-2026 18:14:50.062365</w:t>
      </w:r>
    </w:p>
    <w:p w14:paraId="3BA25E88" w14:textId="77777777" w:rsidR="001348E8" w:rsidRPr="001348E8" w:rsidRDefault="001348E8" w:rsidP="00270248">
      <w:pPr>
        <w:pStyle w:val="NormalWeb"/>
        <w:spacing w:before="0" w:beforeAutospacing="0" w:after="0" w:afterAutospacing="0"/>
        <w:rPr>
          <w:color w:val="000000"/>
        </w:rPr>
      </w:pPr>
      <w:r w:rsidRPr="001348E8">
        <w:rPr>
          <w:color w:val="000000"/>
        </w:rPr>
        <w:t>Execution order: 89</w:t>
      </w:r>
    </w:p>
    <w:p w14:paraId="21046C95" w14:textId="77777777" w:rsidR="001348E8" w:rsidRDefault="001348E8" w:rsidP="00270248">
      <w:pPr>
        <w:pStyle w:val="NormalWeb"/>
        <w:spacing w:before="0" w:beforeAutospacing="0" w:after="0" w:afterAutospacing="0"/>
      </w:pPr>
    </w:p>
    <w:p w14:paraId="61A2846B" w14:textId="77777777" w:rsidR="0001210D" w:rsidRDefault="0001210D" w:rsidP="00270248">
      <w:pPr>
        <w:pStyle w:val="NormalWeb"/>
        <w:spacing w:before="0" w:beforeAutospacing="0" w:after="0" w:afterAutospacing="0"/>
        <w:rPr>
          <w:b/>
          <w:bCs/>
          <w:color w:val="000000"/>
        </w:rPr>
      </w:pPr>
      <w:r>
        <w:rPr>
          <w:b/>
          <w:bCs/>
          <w:color w:val="000000"/>
        </w:rPr>
        <w:t>ACCEPTED AND COMPLETED TRANSACTIONS PERIOD N</w:t>
      </w:r>
    </w:p>
    <w:p w14:paraId="7B61A6D5" w14:textId="77777777" w:rsidR="004746BB" w:rsidRDefault="004746BB" w:rsidP="00270248">
      <w:pPr>
        <w:pStyle w:val="NormalWeb"/>
        <w:spacing w:before="0" w:beforeAutospacing="0" w:after="0" w:afterAutospacing="0"/>
      </w:pPr>
    </w:p>
    <w:p w14:paraId="7F28C21F" w14:textId="60393A52" w:rsidR="004746BB" w:rsidRPr="00270248" w:rsidRDefault="0001210D" w:rsidP="001A5FE2">
      <w:pPr>
        <w:pStyle w:val="NormalWeb"/>
        <w:spacing w:before="0" w:beforeAutospacing="0" w:after="0" w:afterAutospacing="0"/>
        <w:rPr>
          <w:color w:val="000000"/>
        </w:rPr>
      </w:pPr>
      <w:r>
        <w:rPr>
          <w:color w:val="000000"/>
        </w:rPr>
        <w:t xml:space="preserve">This section combines all accepted </w:t>
      </w:r>
      <w:r w:rsidR="001A5FE2">
        <w:rPr>
          <w:color w:val="000000"/>
        </w:rPr>
        <w:t xml:space="preserve">transactions from both “accepted during” and “accepted end of period” into a chronological list, sorted by execution timestamp, which enables to trace the </w:t>
      </w:r>
      <w:r w:rsidR="001A5FE2" w:rsidRPr="001A5FE2">
        <w:rPr>
          <w:color w:val="000000"/>
        </w:rPr>
        <w:t xml:space="preserve">processing order </w:t>
      </w:r>
      <w:r w:rsidR="001A5FE2">
        <w:rPr>
          <w:color w:val="000000"/>
        </w:rPr>
        <w:t>of transactions</w:t>
      </w:r>
      <w:r w:rsidR="004746BB" w:rsidRPr="000168B7">
        <w:rPr>
          <w:color w:val="000000"/>
        </w:rPr>
        <w:t xml:space="preserve">. </w:t>
      </w:r>
      <w:r w:rsidR="004746BB">
        <w:rPr>
          <w:color w:val="000000"/>
        </w:rPr>
        <w:t xml:space="preserve">This </w:t>
      </w:r>
      <w:r w:rsidR="001A5FE2">
        <w:rPr>
          <w:color w:val="000000"/>
        </w:rPr>
        <w:t xml:space="preserve">section </w:t>
      </w:r>
      <w:r w:rsidR="004746BB">
        <w:rPr>
          <w:color w:val="000000"/>
        </w:rPr>
        <w:t xml:space="preserve">gives a chronological audit trail of how every transaction was handled across all phases </w:t>
      </w:r>
      <w:r w:rsidR="001A5FE2">
        <w:rPr>
          <w:color w:val="000000"/>
        </w:rPr>
        <w:t xml:space="preserve">in </w:t>
      </w:r>
      <w:r w:rsidR="004746BB">
        <w:rPr>
          <w:color w:val="000000"/>
        </w:rPr>
        <w:t xml:space="preserve">the period. </w:t>
      </w:r>
      <w:r>
        <w:rPr>
          <w:color w:val="000000"/>
        </w:rPr>
        <w:t>A single transaction can appear multiple times if it was processed in more than one phase (e.g., first attempt</w:t>
      </w:r>
      <w:r w:rsidR="001A5FE2">
        <w:rPr>
          <w:color w:val="000000"/>
        </w:rPr>
        <w:t xml:space="preserve"> in the</w:t>
      </w:r>
      <w:r>
        <w:rPr>
          <w:color w:val="000000"/>
        </w:rPr>
        <w:t xml:space="preserve"> during </w:t>
      </w:r>
      <w:r w:rsidR="001A5FE2">
        <w:rPr>
          <w:color w:val="000000"/>
        </w:rPr>
        <w:t xml:space="preserve">period </w:t>
      </w:r>
      <w:r>
        <w:rPr>
          <w:color w:val="000000"/>
        </w:rPr>
        <w:t>phase and then re-processed in end1 or end2</w:t>
      </w:r>
      <w:r w:rsidR="001A5FE2">
        <w:rPr>
          <w:color w:val="000000"/>
        </w:rPr>
        <w:t xml:space="preserve"> phases</w:t>
      </w:r>
      <w:r>
        <w:rPr>
          <w:color w:val="000000"/>
        </w:rPr>
        <w:t>).</w:t>
      </w:r>
      <w:r w:rsidR="001A5FE2">
        <w:rPr>
          <w:color w:val="000000"/>
        </w:rPr>
        <w:t xml:space="preserve"> </w:t>
      </w:r>
      <w:r w:rsidR="004746BB">
        <w:rPr>
          <w:color w:val="000000"/>
        </w:rPr>
        <w:t xml:space="preserve">This section includes </w:t>
      </w:r>
      <w:r w:rsidR="004746BB" w:rsidRPr="004746BB">
        <w:rPr>
          <w:color w:val="000000"/>
        </w:rPr>
        <w:t>the following information:</w:t>
      </w:r>
    </w:p>
    <w:p w14:paraId="59AC22D6" w14:textId="77777777" w:rsidR="004746BB" w:rsidRPr="004746BB" w:rsidRDefault="004746BB" w:rsidP="00270248">
      <w:pPr>
        <w:pStyle w:val="NormalWeb"/>
        <w:spacing w:before="0" w:beforeAutospacing="0" w:after="0" w:afterAutospacing="0"/>
        <w:rPr>
          <w:color w:val="000000"/>
        </w:rPr>
      </w:pPr>
      <w:r w:rsidRPr="004746BB">
        <w:rPr>
          <w:color w:val="000000"/>
        </w:rPr>
        <w:t xml:space="preserve">• </w:t>
      </w:r>
      <w:proofErr w:type="spellStart"/>
      <w:r w:rsidRPr="004746BB">
        <w:rPr>
          <w:color w:val="000000"/>
        </w:rPr>
        <w:t>transactionID</w:t>
      </w:r>
      <w:proofErr w:type="spellEnd"/>
      <w:r w:rsidRPr="004746BB">
        <w:rPr>
          <w:color w:val="000000"/>
        </w:rPr>
        <w:t>: unique ID representing the transaction</w:t>
      </w:r>
    </w:p>
    <w:p w14:paraId="3BC14415" w14:textId="0E7F46A4" w:rsidR="004746BB" w:rsidRPr="004746BB" w:rsidRDefault="004746BB" w:rsidP="00270248">
      <w:pPr>
        <w:pStyle w:val="NormalWeb"/>
        <w:spacing w:before="0" w:beforeAutospacing="0" w:after="0" w:afterAutospacing="0"/>
        <w:rPr>
          <w:color w:val="000000"/>
        </w:rPr>
      </w:pPr>
      <w:r w:rsidRPr="004746BB">
        <w:rPr>
          <w:color w:val="000000"/>
        </w:rPr>
        <w:t xml:space="preserve">• </w:t>
      </w:r>
      <w:proofErr w:type="spellStart"/>
      <w:r w:rsidRPr="004746BB">
        <w:rPr>
          <w:color w:val="000000"/>
        </w:rPr>
        <w:t>placement_timestamp</w:t>
      </w:r>
      <w:proofErr w:type="spellEnd"/>
      <w:r w:rsidRPr="004746BB">
        <w:rPr>
          <w:color w:val="000000"/>
        </w:rPr>
        <w:t xml:space="preserve">: The date and time </w:t>
      </w:r>
      <w:r w:rsidR="001A5FE2">
        <w:rPr>
          <w:color w:val="000000"/>
        </w:rPr>
        <w:t>at</w:t>
      </w:r>
      <w:r w:rsidR="001A5FE2" w:rsidRPr="004746BB">
        <w:rPr>
          <w:color w:val="000000"/>
        </w:rPr>
        <w:t xml:space="preserve"> </w:t>
      </w:r>
      <w:r w:rsidRPr="004746BB">
        <w:rPr>
          <w:color w:val="000000"/>
        </w:rPr>
        <w:t>which the purchase request was placed</w:t>
      </w:r>
    </w:p>
    <w:p w14:paraId="005DB964" w14:textId="43C5B5CE" w:rsidR="004746BB" w:rsidRPr="004746BB" w:rsidRDefault="004746BB" w:rsidP="00270248">
      <w:pPr>
        <w:pStyle w:val="NormalWeb"/>
        <w:spacing w:before="0" w:beforeAutospacing="0" w:after="0" w:afterAutospacing="0"/>
        <w:rPr>
          <w:color w:val="000000"/>
        </w:rPr>
      </w:pPr>
      <w:r w:rsidRPr="004746BB">
        <w:rPr>
          <w:color w:val="000000"/>
        </w:rPr>
        <w:t xml:space="preserve">• </w:t>
      </w:r>
      <w:proofErr w:type="spellStart"/>
      <w:r w:rsidRPr="004746BB">
        <w:rPr>
          <w:color w:val="000000"/>
        </w:rPr>
        <w:t>Execution_timestamp</w:t>
      </w:r>
      <w:proofErr w:type="spellEnd"/>
      <w:r w:rsidRPr="004746BB">
        <w:rPr>
          <w:color w:val="000000"/>
        </w:rPr>
        <w:t xml:space="preserve">: The date and time </w:t>
      </w:r>
      <w:r w:rsidR="001A5FE2">
        <w:rPr>
          <w:color w:val="000000"/>
        </w:rPr>
        <w:t>at</w:t>
      </w:r>
      <w:r w:rsidR="001A5FE2" w:rsidRPr="004746BB">
        <w:rPr>
          <w:color w:val="000000"/>
        </w:rPr>
        <w:t xml:space="preserve"> </w:t>
      </w:r>
      <w:r w:rsidRPr="004746BB">
        <w:rPr>
          <w:color w:val="000000"/>
        </w:rPr>
        <w:t>which the purchase request was executed</w:t>
      </w:r>
    </w:p>
    <w:p w14:paraId="269DEA0D" w14:textId="77777777" w:rsidR="004746BB" w:rsidRPr="004746BB" w:rsidRDefault="004746BB" w:rsidP="00270248">
      <w:pPr>
        <w:pStyle w:val="NormalWeb"/>
        <w:spacing w:before="0" w:beforeAutospacing="0" w:after="0" w:afterAutospacing="0"/>
        <w:rPr>
          <w:color w:val="000000"/>
        </w:rPr>
      </w:pPr>
      <w:r w:rsidRPr="004746BB">
        <w:rPr>
          <w:color w:val="000000"/>
        </w:rPr>
        <w:t xml:space="preserve">• </w:t>
      </w:r>
      <w:proofErr w:type="spellStart"/>
      <w:r w:rsidRPr="004746BB">
        <w:rPr>
          <w:color w:val="000000"/>
        </w:rPr>
        <w:t>customerID</w:t>
      </w:r>
      <w:proofErr w:type="spellEnd"/>
      <w:r w:rsidRPr="004746BB">
        <w:rPr>
          <w:color w:val="000000"/>
        </w:rPr>
        <w:t>: ID of the customer making the purchase request</w:t>
      </w:r>
    </w:p>
    <w:p w14:paraId="1328BB76" w14:textId="77777777" w:rsidR="004746BB" w:rsidRPr="004746BB" w:rsidRDefault="004746BB" w:rsidP="00270248">
      <w:pPr>
        <w:pStyle w:val="NormalWeb"/>
        <w:spacing w:before="0" w:beforeAutospacing="0" w:after="0" w:afterAutospacing="0"/>
        <w:rPr>
          <w:color w:val="000000"/>
        </w:rPr>
      </w:pPr>
      <w:r w:rsidRPr="004746BB">
        <w:rPr>
          <w:color w:val="000000"/>
        </w:rPr>
        <w:t xml:space="preserve">• </w:t>
      </w:r>
      <w:proofErr w:type="spellStart"/>
      <w:r w:rsidRPr="004746BB">
        <w:rPr>
          <w:color w:val="000000"/>
        </w:rPr>
        <w:t>vendorID</w:t>
      </w:r>
      <w:proofErr w:type="spellEnd"/>
      <w:r w:rsidRPr="004746BB">
        <w:rPr>
          <w:color w:val="000000"/>
        </w:rPr>
        <w:t>: ID of the vendor offering the product</w:t>
      </w:r>
    </w:p>
    <w:p w14:paraId="1CAC4B5A" w14:textId="77777777" w:rsidR="004746BB" w:rsidRPr="004746BB" w:rsidRDefault="004746BB" w:rsidP="00270248">
      <w:pPr>
        <w:pStyle w:val="NormalWeb"/>
        <w:spacing w:before="0" w:beforeAutospacing="0" w:after="0" w:afterAutospacing="0"/>
        <w:rPr>
          <w:color w:val="000000"/>
        </w:rPr>
      </w:pPr>
      <w:r w:rsidRPr="004746BB">
        <w:rPr>
          <w:color w:val="000000"/>
        </w:rPr>
        <w:t xml:space="preserve">• </w:t>
      </w:r>
      <w:proofErr w:type="spellStart"/>
      <w:r w:rsidRPr="004746BB">
        <w:rPr>
          <w:color w:val="000000"/>
        </w:rPr>
        <w:t>platformProductID</w:t>
      </w:r>
      <w:proofErr w:type="spellEnd"/>
      <w:r w:rsidRPr="004746BB">
        <w:rPr>
          <w:color w:val="000000"/>
        </w:rPr>
        <w:t>: ID of the requested product offered on the platform</w:t>
      </w:r>
    </w:p>
    <w:p w14:paraId="18D378FD" w14:textId="77777777" w:rsidR="004746BB" w:rsidRPr="004746BB" w:rsidRDefault="004746BB" w:rsidP="00270248">
      <w:pPr>
        <w:pStyle w:val="NormalWeb"/>
        <w:spacing w:before="0" w:beforeAutospacing="0" w:after="0" w:afterAutospacing="0"/>
        <w:rPr>
          <w:color w:val="000000"/>
        </w:rPr>
      </w:pPr>
      <w:r w:rsidRPr="004746BB">
        <w:rPr>
          <w:color w:val="000000"/>
        </w:rPr>
        <w:t xml:space="preserve">• </w:t>
      </w:r>
      <w:proofErr w:type="spellStart"/>
      <w:r w:rsidRPr="004746BB">
        <w:rPr>
          <w:color w:val="000000"/>
        </w:rPr>
        <w:t>vendorProductID</w:t>
      </w:r>
      <w:proofErr w:type="spellEnd"/>
      <w:r w:rsidRPr="004746BB">
        <w:rPr>
          <w:color w:val="000000"/>
        </w:rPr>
        <w:t>: ID of the requested product offered by the vendor</w:t>
      </w:r>
    </w:p>
    <w:p w14:paraId="03D54BB8" w14:textId="12DC6A78" w:rsidR="004746BB" w:rsidRPr="004746BB" w:rsidRDefault="004746BB" w:rsidP="00270248">
      <w:pPr>
        <w:pStyle w:val="NormalWeb"/>
        <w:spacing w:before="0" w:beforeAutospacing="0" w:after="0" w:afterAutospacing="0"/>
        <w:rPr>
          <w:color w:val="000000"/>
        </w:rPr>
      </w:pPr>
      <w:r w:rsidRPr="004746BB">
        <w:rPr>
          <w:color w:val="000000"/>
        </w:rPr>
        <w:t xml:space="preserve">• </w:t>
      </w:r>
      <w:proofErr w:type="spellStart"/>
      <w:r w:rsidRPr="004746BB">
        <w:rPr>
          <w:color w:val="000000"/>
        </w:rPr>
        <w:t>purchase_type</w:t>
      </w:r>
      <w:proofErr w:type="spellEnd"/>
      <w:r w:rsidRPr="004746BB">
        <w:rPr>
          <w:color w:val="000000"/>
        </w:rPr>
        <w:t>: type of the purchase request: FIXED, DISCOUNT, PN or BID</w:t>
      </w:r>
    </w:p>
    <w:p w14:paraId="28C68219" w14:textId="74529828" w:rsidR="004746BB" w:rsidRPr="004746BB" w:rsidRDefault="004746BB" w:rsidP="00270248">
      <w:pPr>
        <w:pStyle w:val="NormalWeb"/>
        <w:spacing w:before="0" w:beforeAutospacing="0" w:after="0" w:afterAutospacing="0"/>
        <w:rPr>
          <w:color w:val="000000"/>
        </w:rPr>
      </w:pPr>
      <w:r w:rsidRPr="004746BB">
        <w:rPr>
          <w:color w:val="000000"/>
        </w:rPr>
        <w:t xml:space="preserve">• </w:t>
      </w:r>
      <w:proofErr w:type="spellStart"/>
      <w:r w:rsidRPr="004746BB">
        <w:rPr>
          <w:color w:val="000000"/>
        </w:rPr>
        <w:t>option_</w:t>
      </w:r>
      <w:proofErr w:type="gramStart"/>
      <w:r w:rsidRPr="004746BB">
        <w:rPr>
          <w:color w:val="000000"/>
        </w:rPr>
        <w:t>chosen</w:t>
      </w:r>
      <w:proofErr w:type="spellEnd"/>
      <w:r w:rsidRPr="004746BB">
        <w:rPr>
          <w:color w:val="000000"/>
        </w:rPr>
        <w:t>:</w:t>
      </w:r>
      <w:proofErr w:type="gramEnd"/>
      <w:r w:rsidRPr="004746BB">
        <w:rPr>
          <w:color w:val="000000"/>
        </w:rPr>
        <w:t xml:space="preserve"> applies to fixed customers </w:t>
      </w:r>
      <w:r w:rsidR="001A5FE2">
        <w:rPr>
          <w:color w:val="000000"/>
        </w:rPr>
        <w:t>whose</w:t>
      </w:r>
      <w:r w:rsidRPr="004746BB">
        <w:rPr>
          <w:color w:val="000000"/>
        </w:rPr>
        <w:t xml:space="preserve"> purchase request was </w:t>
      </w:r>
      <w:proofErr w:type="gramStart"/>
      <w:r w:rsidRPr="004746BB">
        <w:rPr>
          <w:color w:val="000000"/>
        </w:rPr>
        <w:t>rejected</w:t>
      </w:r>
      <w:proofErr w:type="gramEnd"/>
      <w:r w:rsidRPr="004746BB">
        <w:rPr>
          <w:color w:val="000000"/>
        </w:rPr>
        <w:t xml:space="preserve"> </w:t>
      </w:r>
      <w:r w:rsidR="001A5FE2">
        <w:rPr>
          <w:color w:val="000000"/>
        </w:rPr>
        <w:t>and they</w:t>
      </w:r>
      <w:r w:rsidRPr="004746BB">
        <w:rPr>
          <w:color w:val="000000"/>
        </w:rPr>
        <w:t xml:space="preserve"> choose </w:t>
      </w:r>
      <w:r w:rsidR="001A5FE2">
        <w:rPr>
          <w:color w:val="000000"/>
        </w:rPr>
        <w:t>an available follow-up</w:t>
      </w:r>
      <w:r w:rsidRPr="004746BB">
        <w:rPr>
          <w:color w:val="000000"/>
        </w:rPr>
        <w:t xml:space="preserve"> option</w:t>
      </w:r>
      <w:r w:rsidR="001A5FE2">
        <w:rPr>
          <w:color w:val="000000"/>
        </w:rPr>
        <w:t xml:space="preserve">, </w:t>
      </w:r>
      <w:r w:rsidRPr="004746BB">
        <w:rPr>
          <w:color w:val="000000"/>
        </w:rPr>
        <w:t>N/A otherwise</w:t>
      </w:r>
    </w:p>
    <w:p w14:paraId="6279D205" w14:textId="77777777" w:rsidR="004746BB" w:rsidRPr="004746BB" w:rsidRDefault="004746BB" w:rsidP="00270248">
      <w:pPr>
        <w:pStyle w:val="NormalWeb"/>
        <w:spacing w:before="0" w:beforeAutospacing="0" w:after="0" w:afterAutospacing="0"/>
        <w:rPr>
          <w:color w:val="000000"/>
        </w:rPr>
      </w:pPr>
      <w:r w:rsidRPr="004746BB">
        <w:rPr>
          <w:color w:val="000000"/>
        </w:rPr>
        <w:t xml:space="preserve">• </w:t>
      </w:r>
      <w:proofErr w:type="spellStart"/>
      <w:r w:rsidRPr="004746BB">
        <w:rPr>
          <w:color w:val="000000"/>
        </w:rPr>
        <w:t>paid_price</w:t>
      </w:r>
      <w:proofErr w:type="spellEnd"/>
      <w:r w:rsidRPr="004746BB">
        <w:rPr>
          <w:color w:val="000000"/>
        </w:rPr>
        <w:t>: the price paid by the customer before adding the donation</w:t>
      </w:r>
    </w:p>
    <w:p w14:paraId="767AFAF5" w14:textId="1FA41ACA" w:rsidR="004746BB" w:rsidRPr="004746BB" w:rsidRDefault="004746BB" w:rsidP="00270248">
      <w:pPr>
        <w:pStyle w:val="NormalWeb"/>
        <w:spacing w:before="0" w:beforeAutospacing="0" w:after="0" w:afterAutospacing="0"/>
        <w:rPr>
          <w:color w:val="000000"/>
        </w:rPr>
      </w:pPr>
      <w:r w:rsidRPr="004746BB">
        <w:rPr>
          <w:color w:val="000000"/>
        </w:rPr>
        <w:t xml:space="preserve">• </w:t>
      </w:r>
      <w:proofErr w:type="spellStart"/>
      <w:r w:rsidRPr="004746BB">
        <w:rPr>
          <w:color w:val="000000"/>
        </w:rPr>
        <w:t>donation_rate</w:t>
      </w:r>
      <w:proofErr w:type="spellEnd"/>
      <w:r w:rsidRPr="004746BB">
        <w:rPr>
          <w:color w:val="000000"/>
        </w:rPr>
        <w:t>: the customer</w:t>
      </w:r>
      <w:r w:rsidR="001A5FE2">
        <w:rPr>
          <w:color w:val="000000"/>
        </w:rPr>
        <w:t>’</w:t>
      </w:r>
      <w:r w:rsidRPr="004746BB">
        <w:rPr>
          <w:color w:val="000000"/>
        </w:rPr>
        <w:t>s donation rate</w:t>
      </w:r>
    </w:p>
    <w:p w14:paraId="66FA6D7B" w14:textId="75A46C5B" w:rsidR="004746BB" w:rsidRPr="004746BB" w:rsidRDefault="004746BB" w:rsidP="00270248">
      <w:pPr>
        <w:pStyle w:val="NormalWeb"/>
        <w:spacing w:before="0" w:beforeAutospacing="0" w:after="0" w:afterAutospacing="0"/>
        <w:rPr>
          <w:color w:val="000000"/>
        </w:rPr>
      </w:pPr>
      <w:r w:rsidRPr="004746BB">
        <w:rPr>
          <w:color w:val="000000"/>
        </w:rPr>
        <w:t xml:space="preserve">• </w:t>
      </w:r>
      <w:proofErr w:type="spellStart"/>
      <w:r w:rsidRPr="004746BB">
        <w:rPr>
          <w:color w:val="000000"/>
        </w:rPr>
        <w:t>donation_amount</w:t>
      </w:r>
      <w:proofErr w:type="spellEnd"/>
      <w:r w:rsidRPr="004746BB">
        <w:rPr>
          <w:color w:val="000000"/>
        </w:rPr>
        <w:t>: customer</w:t>
      </w:r>
      <w:r w:rsidR="001A5FE2">
        <w:rPr>
          <w:color w:val="000000"/>
        </w:rPr>
        <w:t>’</w:t>
      </w:r>
      <w:r w:rsidRPr="004746BB">
        <w:rPr>
          <w:color w:val="000000"/>
        </w:rPr>
        <w:t>s donation amount which is added to purchases</w:t>
      </w:r>
    </w:p>
    <w:p w14:paraId="3046F7DA" w14:textId="77777777" w:rsidR="004746BB" w:rsidRPr="004746BB" w:rsidRDefault="004746BB" w:rsidP="00270248">
      <w:pPr>
        <w:pStyle w:val="NormalWeb"/>
        <w:spacing w:before="0" w:beforeAutospacing="0" w:after="0" w:afterAutospacing="0"/>
        <w:rPr>
          <w:color w:val="000000"/>
        </w:rPr>
      </w:pPr>
      <w:r w:rsidRPr="004746BB">
        <w:rPr>
          <w:color w:val="000000"/>
        </w:rPr>
        <w:t xml:space="preserve">• </w:t>
      </w:r>
      <w:proofErr w:type="spellStart"/>
      <w:r w:rsidRPr="004746BB">
        <w:rPr>
          <w:color w:val="000000"/>
        </w:rPr>
        <w:t>total_</w:t>
      </w:r>
      <w:proofErr w:type="gramStart"/>
      <w:r w:rsidRPr="004746BB">
        <w:rPr>
          <w:color w:val="000000"/>
        </w:rPr>
        <w:t>paid</w:t>
      </w:r>
      <w:proofErr w:type="spellEnd"/>
      <w:r w:rsidRPr="004746BB">
        <w:rPr>
          <w:color w:val="000000"/>
        </w:rPr>
        <w:t>:</w:t>
      </w:r>
      <w:proofErr w:type="gramEnd"/>
      <w:r w:rsidRPr="004746BB">
        <w:rPr>
          <w:color w:val="000000"/>
        </w:rPr>
        <w:t xml:space="preserve"> total price paid by the customer (including donation)</w:t>
      </w:r>
    </w:p>
    <w:p w14:paraId="2D9F3CD0" w14:textId="77777777" w:rsidR="004746BB" w:rsidRPr="004746BB" w:rsidRDefault="004746BB" w:rsidP="00270248">
      <w:pPr>
        <w:pStyle w:val="NormalWeb"/>
        <w:spacing w:before="0" w:beforeAutospacing="0" w:after="0" w:afterAutospacing="0"/>
        <w:rPr>
          <w:color w:val="000000"/>
        </w:rPr>
      </w:pPr>
      <w:r w:rsidRPr="004746BB">
        <w:rPr>
          <w:color w:val="000000"/>
        </w:rPr>
        <w:t>• markup: the markup paid to the platform</w:t>
      </w:r>
    </w:p>
    <w:p w14:paraId="50ECD080" w14:textId="77777777" w:rsidR="004746BB" w:rsidRPr="004746BB" w:rsidRDefault="004746BB" w:rsidP="00270248">
      <w:pPr>
        <w:pStyle w:val="NormalWeb"/>
        <w:spacing w:before="0" w:beforeAutospacing="0" w:after="0" w:afterAutospacing="0"/>
        <w:rPr>
          <w:color w:val="000000"/>
        </w:rPr>
      </w:pPr>
      <w:r w:rsidRPr="004746BB">
        <w:rPr>
          <w:color w:val="000000"/>
        </w:rPr>
        <w:t xml:space="preserve">• </w:t>
      </w:r>
      <w:proofErr w:type="spellStart"/>
      <w:r w:rsidRPr="004746BB">
        <w:rPr>
          <w:color w:val="000000"/>
        </w:rPr>
        <w:t>donation_account_before</w:t>
      </w:r>
      <w:proofErr w:type="spellEnd"/>
      <w:r w:rsidRPr="004746BB">
        <w:rPr>
          <w:color w:val="000000"/>
        </w:rPr>
        <w:t>: the amount in the donation account before this transaction</w:t>
      </w:r>
    </w:p>
    <w:p w14:paraId="2807AFA5" w14:textId="77777777" w:rsidR="004746BB" w:rsidRPr="004746BB" w:rsidRDefault="004746BB" w:rsidP="00270248">
      <w:pPr>
        <w:pStyle w:val="NormalWeb"/>
        <w:spacing w:before="0" w:beforeAutospacing="0" w:after="0" w:afterAutospacing="0"/>
        <w:rPr>
          <w:color w:val="000000"/>
        </w:rPr>
      </w:pPr>
      <w:r w:rsidRPr="004746BB">
        <w:rPr>
          <w:color w:val="000000"/>
        </w:rPr>
        <w:t xml:space="preserve">• </w:t>
      </w:r>
      <w:proofErr w:type="spellStart"/>
      <w:r w:rsidRPr="004746BB">
        <w:rPr>
          <w:color w:val="000000"/>
        </w:rPr>
        <w:t>donation_account_</w:t>
      </w:r>
      <w:proofErr w:type="gramStart"/>
      <w:r w:rsidRPr="004746BB">
        <w:rPr>
          <w:color w:val="000000"/>
        </w:rPr>
        <w:t>after</w:t>
      </w:r>
      <w:proofErr w:type="spellEnd"/>
      <w:r w:rsidRPr="004746BB">
        <w:rPr>
          <w:color w:val="000000"/>
        </w:rPr>
        <w:t>:</w:t>
      </w:r>
      <w:proofErr w:type="gramEnd"/>
      <w:r w:rsidRPr="004746BB">
        <w:rPr>
          <w:color w:val="000000"/>
        </w:rPr>
        <w:t xml:space="preserve"> the amount in the donation account after this transaction</w:t>
      </w:r>
    </w:p>
    <w:p w14:paraId="49EA0B0F" w14:textId="77777777" w:rsidR="004746BB" w:rsidRPr="004746BB" w:rsidRDefault="004746BB" w:rsidP="00270248">
      <w:pPr>
        <w:pStyle w:val="NormalWeb"/>
        <w:spacing w:before="0" w:beforeAutospacing="0" w:after="0" w:afterAutospacing="0"/>
        <w:rPr>
          <w:color w:val="000000"/>
        </w:rPr>
      </w:pPr>
      <w:r w:rsidRPr="004746BB">
        <w:rPr>
          <w:color w:val="000000"/>
        </w:rPr>
        <w:t xml:space="preserve">• </w:t>
      </w:r>
      <w:proofErr w:type="spellStart"/>
      <w:r w:rsidRPr="004746BB">
        <w:rPr>
          <w:color w:val="000000"/>
        </w:rPr>
        <w:t>platform_product_balance_before</w:t>
      </w:r>
      <w:proofErr w:type="spellEnd"/>
      <w:r w:rsidRPr="004746BB">
        <w:rPr>
          <w:color w:val="000000"/>
        </w:rPr>
        <w:t>: the amount in the product balance before this transaction</w:t>
      </w:r>
    </w:p>
    <w:p w14:paraId="32B7082E" w14:textId="77777777" w:rsidR="004746BB" w:rsidRPr="004746BB" w:rsidRDefault="004746BB" w:rsidP="00270248">
      <w:pPr>
        <w:pStyle w:val="NormalWeb"/>
        <w:spacing w:before="0" w:beforeAutospacing="0" w:after="0" w:afterAutospacing="0"/>
        <w:rPr>
          <w:color w:val="000000"/>
        </w:rPr>
      </w:pPr>
      <w:r w:rsidRPr="004746BB">
        <w:rPr>
          <w:color w:val="000000"/>
        </w:rPr>
        <w:t xml:space="preserve">• </w:t>
      </w:r>
      <w:proofErr w:type="spellStart"/>
      <w:r w:rsidRPr="004746BB">
        <w:rPr>
          <w:color w:val="000000"/>
        </w:rPr>
        <w:t>platform_product_balance_</w:t>
      </w:r>
      <w:proofErr w:type="gramStart"/>
      <w:r w:rsidRPr="004746BB">
        <w:rPr>
          <w:color w:val="000000"/>
        </w:rPr>
        <w:t>after</w:t>
      </w:r>
      <w:proofErr w:type="spellEnd"/>
      <w:r w:rsidRPr="004746BB">
        <w:rPr>
          <w:color w:val="000000"/>
        </w:rPr>
        <w:t>:</w:t>
      </w:r>
      <w:proofErr w:type="gramEnd"/>
      <w:r w:rsidRPr="004746BB">
        <w:rPr>
          <w:color w:val="000000"/>
        </w:rPr>
        <w:t xml:space="preserve"> the amount in the product balance after this transaction</w:t>
      </w:r>
    </w:p>
    <w:p w14:paraId="32C19C5C" w14:textId="77777777" w:rsidR="004746BB" w:rsidRPr="004746BB" w:rsidRDefault="004746BB" w:rsidP="00270248">
      <w:pPr>
        <w:pStyle w:val="NormalWeb"/>
        <w:spacing w:before="0" w:beforeAutospacing="0" w:after="0" w:afterAutospacing="0"/>
        <w:rPr>
          <w:color w:val="000000"/>
        </w:rPr>
      </w:pPr>
      <w:r w:rsidRPr="004746BB">
        <w:rPr>
          <w:color w:val="000000"/>
        </w:rPr>
        <w:t xml:space="preserve">• </w:t>
      </w:r>
      <w:proofErr w:type="spellStart"/>
      <w:r w:rsidRPr="004746BB">
        <w:rPr>
          <w:color w:val="000000"/>
        </w:rPr>
        <w:t>global_platform_balance_before_transaction</w:t>
      </w:r>
      <w:proofErr w:type="spellEnd"/>
      <w:r w:rsidRPr="004746BB">
        <w:rPr>
          <w:color w:val="000000"/>
        </w:rPr>
        <w:t>: the amount in the global platform balance before this transaction (accumulated across product balances of all vendors)</w:t>
      </w:r>
    </w:p>
    <w:p w14:paraId="4898527C" w14:textId="3FDDC902" w:rsidR="004746BB" w:rsidRPr="004746BB" w:rsidRDefault="004746BB" w:rsidP="00270248">
      <w:pPr>
        <w:pStyle w:val="NormalWeb"/>
        <w:spacing w:before="0" w:beforeAutospacing="0" w:after="0" w:afterAutospacing="0"/>
        <w:rPr>
          <w:color w:val="000000"/>
        </w:rPr>
      </w:pPr>
      <w:r w:rsidRPr="004746BB">
        <w:rPr>
          <w:color w:val="000000"/>
        </w:rPr>
        <w:t xml:space="preserve">• </w:t>
      </w:r>
      <w:proofErr w:type="spellStart"/>
      <w:r w:rsidRPr="004746BB">
        <w:rPr>
          <w:color w:val="000000"/>
        </w:rPr>
        <w:t>global_platform_balance_after</w:t>
      </w:r>
      <w:proofErr w:type="spellEnd"/>
      <w:r w:rsidRPr="004746BB">
        <w:rPr>
          <w:color w:val="000000"/>
        </w:rPr>
        <w:t>_ transaction: the amount in the global platform balance after this transaction</w:t>
      </w:r>
    </w:p>
    <w:p w14:paraId="524CE98E" w14:textId="77777777" w:rsidR="0001210D" w:rsidRDefault="0001210D" w:rsidP="00270248">
      <w:pPr>
        <w:pStyle w:val="NormalWeb"/>
        <w:spacing w:before="0" w:beforeAutospacing="0" w:after="0" w:afterAutospacing="0"/>
        <w:rPr>
          <w:color w:val="000000"/>
        </w:rPr>
      </w:pPr>
    </w:p>
    <w:p w14:paraId="5B15DB44" w14:textId="2972C7BE" w:rsidR="007A418B" w:rsidRDefault="007A418B" w:rsidP="00270248">
      <w:pPr>
        <w:pStyle w:val="NormalWeb"/>
        <w:spacing w:before="0" w:beforeAutospacing="0" w:after="0" w:afterAutospacing="0"/>
        <w:rPr>
          <w:color w:val="000000"/>
        </w:rPr>
      </w:pPr>
      <w:r>
        <w:rPr>
          <w:color w:val="000000"/>
        </w:rPr>
        <w:t>Example:</w:t>
      </w:r>
    </w:p>
    <w:p w14:paraId="662410EB" w14:textId="77777777" w:rsidR="001348E8" w:rsidRPr="001348E8" w:rsidRDefault="001348E8" w:rsidP="00270248">
      <w:pPr>
        <w:pStyle w:val="NormalWeb"/>
        <w:spacing w:before="0" w:beforeAutospacing="0" w:after="0" w:afterAutospacing="0"/>
        <w:rPr>
          <w:color w:val="000000"/>
        </w:rPr>
      </w:pPr>
      <w:proofErr w:type="spellStart"/>
      <w:r w:rsidRPr="001348E8">
        <w:rPr>
          <w:color w:val="000000"/>
        </w:rPr>
        <w:t>transactionID</w:t>
      </w:r>
      <w:proofErr w:type="spellEnd"/>
      <w:r w:rsidRPr="001348E8">
        <w:rPr>
          <w:color w:val="000000"/>
        </w:rPr>
        <w:t xml:space="preserve"> </w:t>
      </w:r>
      <w:proofErr w:type="spellStart"/>
      <w:r w:rsidRPr="001348E8">
        <w:rPr>
          <w:color w:val="000000"/>
        </w:rPr>
        <w:t>placement_</w:t>
      </w:r>
      <w:proofErr w:type="gramStart"/>
      <w:r w:rsidRPr="001348E8">
        <w:rPr>
          <w:color w:val="000000"/>
        </w:rPr>
        <w:t>timestamp</w:t>
      </w:r>
      <w:proofErr w:type="spellEnd"/>
      <w:r w:rsidRPr="001348E8">
        <w:rPr>
          <w:color w:val="000000"/>
        </w:rPr>
        <w:t xml:space="preserve">  </w:t>
      </w:r>
      <w:proofErr w:type="spellStart"/>
      <w:r w:rsidRPr="001348E8">
        <w:rPr>
          <w:color w:val="000000"/>
        </w:rPr>
        <w:t>execution</w:t>
      </w:r>
      <w:proofErr w:type="gramEnd"/>
      <w:r w:rsidRPr="001348E8">
        <w:rPr>
          <w:color w:val="000000"/>
        </w:rPr>
        <w:t>_</w:t>
      </w:r>
      <w:proofErr w:type="gramStart"/>
      <w:r w:rsidRPr="001348E8">
        <w:rPr>
          <w:color w:val="000000"/>
        </w:rPr>
        <w:t>timestamp</w:t>
      </w:r>
      <w:proofErr w:type="spellEnd"/>
      <w:r w:rsidRPr="001348E8">
        <w:rPr>
          <w:color w:val="000000"/>
        </w:rPr>
        <w:t xml:space="preserve">  </w:t>
      </w:r>
      <w:proofErr w:type="spellStart"/>
      <w:r w:rsidRPr="001348E8">
        <w:rPr>
          <w:color w:val="000000"/>
        </w:rPr>
        <w:t>customerID</w:t>
      </w:r>
      <w:proofErr w:type="spellEnd"/>
      <w:proofErr w:type="gramEnd"/>
      <w:r w:rsidRPr="001348E8">
        <w:rPr>
          <w:color w:val="000000"/>
        </w:rPr>
        <w:t xml:space="preserve"> </w:t>
      </w:r>
      <w:proofErr w:type="spellStart"/>
      <w:proofErr w:type="gramStart"/>
      <w:r w:rsidRPr="001348E8">
        <w:rPr>
          <w:color w:val="000000"/>
        </w:rPr>
        <w:t>vendorID</w:t>
      </w:r>
      <w:proofErr w:type="spellEnd"/>
      <w:r w:rsidRPr="001348E8">
        <w:rPr>
          <w:color w:val="000000"/>
        </w:rPr>
        <w:t xml:space="preserve">  </w:t>
      </w:r>
      <w:proofErr w:type="spellStart"/>
      <w:r w:rsidRPr="001348E8">
        <w:rPr>
          <w:color w:val="000000"/>
        </w:rPr>
        <w:t>platformProductID</w:t>
      </w:r>
      <w:proofErr w:type="spellEnd"/>
      <w:proofErr w:type="gramEnd"/>
      <w:r w:rsidRPr="001348E8">
        <w:rPr>
          <w:color w:val="000000"/>
        </w:rPr>
        <w:t xml:space="preserve"> </w:t>
      </w:r>
      <w:proofErr w:type="spellStart"/>
      <w:r w:rsidRPr="001348E8">
        <w:rPr>
          <w:color w:val="000000"/>
        </w:rPr>
        <w:t>vendorProductID</w:t>
      </w:r>
      <w:proofErr w:type="spellEnd"/>
      <w:r w:rsidRPr="001348E8">
        <w:rPr>
          <w:color w:val="000000"/>
        </w:rPr>
        <w:t xml:space="preserve"> </w:t>
      </w:r>
      <w:proofErr w:type="spellStart"/>
      <w:r w:rsidRPr="001348E8">
        <w:rPr>
          <w:color w:val="000000"/>
        </w:rPr>
        <w:t>purchase_type</w:t>
      </w:r>
      <w:proofErr w:type="spellEnd"/>
      <w:r w:rsidRPr="001348E8">
        <w:rPr>
          <w:color w:val="000000"/>
        </w:rPr>
        <w:t xml:space="preserve"> </w:t>
      </w:r>
      <w:proofErr w:type="spellStart"/>
      <w:r w:rsidRPr="001348E8">
        <w:rPr>
          <w:color w:val="000000"/>
        </w:rPr>
        <w:t>option_chosen</w:t>
      </w:r>
      <w:proofErr w:type="spellEnd"/>
      <w:r w:rsidRPr="001348E8">
        <w:rPr>
          <w:color w:val="000000"/>
        </w:rPr>
        <w:t xml:space="preserve"> </w:t>
      </w:r>
      <w:proofErr w:type="spellStart"/>
      <w:r w:rsidRPr="001348E8">
        <w:rPr>
          <w:color w:val="000000"/>
        </w:rPr>
        <w:t>paid_price</w:t>
      </w:r>
      <w:proofErr w:type="spellEnd"/>
      <w:r w:rsidRPr="001348E8">
        <w:rPr>
          <w:color w:val="000000"/>
        </w:rPr>
        <w:t xml:space="preserve"> </w:t>
      </w:r>
      <w:proofErr w:type="spellStart"/>
      <w:r w:rsidRPr="001348E8">
        <w:rPr>
          <w:color w:val="000000"/>
        </w:rPr>
        <w:t>donation_rate</w:t>
      </w:r>
      <w:proofErr w:type="spellEnd"/>
      <w:r w:rsidRPr="001348E8">
        <w:rPr>
          <w:color w:val="000000"/>
        </w:rPr>
        <w:t xml:space="preserve"> </w:t>
      </w:r>
      <w:proofErr w:type="spellStart"/>
      <w:r w:rsidRPr="001348E8">
        <w:rPr>
          <w:color w:val="000000"/>
        </w:rPr>
        <w:t>donation_amount</w:t>
      </w:r>
      <w:proofErr w:type="spellEnd"/>
      <w:r w:rsidRPr="001348E8">
        <w:rPr>
          <w:color w:val="000000"/>
        </w:rPr>
        <w:t xml:space="preserve"> </w:t>
      </w:r>
      <w:proofErr w:type="spellStart"/>
      <w:r w:rsidRPr="001348E8">
        <w:rPr>
          <w:color w:val="000000"/>
        </w:rPr>
        <w:t>total_paid</w:t>
      </w:r>
      <w:proofErr w:type="spellEnd"/>
      <w:r w:rsidRPr="001348E8">
        <w:rPr>
          <w:color w:val="000000"/>
        </w:rPr>
        <w:t xml:space="preserve"> markup </w:t>
      </w:r>
      <w:proofErr w:type="spellStart"/>
      <w:r w:rsidRPr="001348E8">
        <w:rPr>
          <w:color w:val="000000"/>
        </w:rPr>
        <w:t>donation_account_before</w:t>
      </w:r>
      <w:proofErr w:type="spellEnd"/>
      <w:r w:rsidRPr="001348E8">
        <w:rPr>
          <w:color w:val="000000"/>
        </w:rPr>
        <w:t xml:space="preserve"> </w:t>
      </w:r>
      <w:proofErr w:type="spellStart"/>
      <w:r w:rsidRPr="001348E8">
        <w:rPr>
          <w:color w:val="000000"/>
        </w:rPr>
        <w:t>donation_account_after</w:t>
      </w:r>
      <w:proofErr w:type="spellEnd"/>
      <w:r w:rsidRPr="001348E8">
        <w:rPr>
          <w:color w:val="000000"/>
        </w:rPr>
        <w:t xml:space="preserve"> </w:t>
      </w:r>
      <w:proofErr w:type="spellStart"/>
      <w:r w:rsidRPr="001348E8">
        <w:rPr>
          <w:color w:val="000000"/>
        </w:rPr>
        <w:t>platform_product_balance_before</w:t>
      </w:r>
      <w:proofErr w:type="spellEnd"/>
      <w:r w:rsidRPr="001348E8">
        <w:rPr>
          <w:color w:val="000000"/>
        </w:rPr>
        <w:t xml:space="preserve"> </w:t>
      </w:r>
      <w:proofErr w:type="spellStart"/>
      <w:r w:rsidRPr="001348E8">
        <w:rPr>
          <w:color w:val="000000"/>
        </w:rPr>
        <w:t>platform_product_balance_after</w:t>
      </w:r>
      <w:proofErr w:type="spellEnd"/>
      <w:r w:rsidRPr="001348E8">
        <w:rPr>
          <w:color w:val="000000"/>
        </w:rPr>
        <w:t xml:space="preserve"> </w:t>
      </w:r>
      <w:proofErr w:type="spellStart"/>
      <w:r w:rsidRPr="001348E8">
        <w:rPr>
          <w:color w:val="000000"/>
        </w:rPr>
        <w:t>global_platform_balance_before</w:t>
      </w:r>
      <w:proofErr w:type="spellEnd"/>
      <w:r w:rsidRPr="001348E8">
        <w:rPr>
          <w:color w:val="000000"/>
        </w:rPr>
        <w:t xml:space="preserve"> </w:t>
      </w:r>
      <w:proofErr w:type="spellStart"/>
      <w:r w:rsidRPr="001348E8">
        <w:rPr>
          <w:color w:val="000000"/>
        </w:rPr>
        <w:t>global_platform_balance_after</w:t>
      </w:r>
      <w:proofErr w:type="spellEnd"/>
    </w:p>
    <w:p w14:paraId="10AA0148" w14:textId="6C3172DF" w:rsidR="001348E8" w:rsidRPr="001348E8" w:rsidRDefault="001348E8" w:rsidP="000168B7">
      <w:pPr>
        <w:pStyle w:val="NormalWeb"/>
        <w:spacing w:before="0" w:beforeAutospacing="0" w:after="60" w:afterAutospacing="0"/>
        <w:rPr>
          <w:color w:val="000000"/>
        </w:rPr>
      </w:pPr>
      <w:r w:rsidRPr="001348E8">
        <w:rPr>
          <w:color w:val="000000"/>
        </w:rPr>
        <w:t>76 15/01/2025 00:00:32.600000 27/03/2026 18:14:50.062365 102 1 2 2 DISCOUNT N/A 46.20          0.07 3.23 49.43</w:t>
      </w:r>
      <w:r w:rsidR="001A5FE2">
        <w:rPr>
          <w:color w:val="000000"/>
        </w:rPr>
        <w:t xml:space="preserve"> </w:t>
      </w:r>
      <w:r w:rsidRPr="001348E8">
        <w:rPr>
          <w:color w:val="000000"/>
        </w:rPr>
        <w:t xml:space="preserve">8.00 1090.74 1074.18 </w:t>
      </w:r>
      <w:r w:rsidR="00A37F14">
        <w:rPr>
          <w:color w:val="000000"/>
        </w:rPr>
        <w:t xml:space="preserve">  </w:t>
      </w:r>
      <w:proofErr w:type="gramStart"/>
      <w:r w:rsidRPr="001348E8">
        <w:rPr>
          <w:color w:val="000000"/>
        </w:rPr>
        <w:t>0.00</w:t>
      </w:r>
      <w:r w:rsidR="00A37F14">
        <w:rPr>
          <w:color w:val="000000"/>
        </w:rPr>
        <w:t xml:space="preserve">  </w:t>
      </w:r>
      <w:r w:rsidRPr="001348E8">
        <w:rPr>
          <w:color w:val="000000"/>
        </w:rPr>
        <w:t>-</w:t>
      </w:r>
      <w:proofErr w:type="gramEnd"/>
      <w:r w:rsidRPr="001348E8">
        <w:rPr>
          <w:color w:val="000000"/>
        </w:rPr>
        <w:t>22.00</w:t>
      </w:r>
      <w:r w:rsidR="00A37F14">
        <w:rPr>
          <w:color w:val="000000"/>
        </w:rPr>
        <w:t xml:space="preserve">   </w:t>
      </w:r>
      <w:r w:rsidRPr="001348E8">
        <w:rPr>
          <w:color w:val="000000"/>
        </w:rPr>
        <w:t xml:space="preserve"> 0.00 -22.00</w:t>
      </w:r>
    </w:p>
    <w:p w14:paraId="64FFEEF0" w14:textId="24F31361" w:rsidR="001348E8" w:rsidRPr="001348E8" w:rsidRDefault="001348E8" w:rsidP="000168B7">
      <w:pPr>
        <w:pStyle w:val="NormalWeb"/>
        <w:spacing w:before="0" w:beforeAutospacing="0" w:after="60" w:afterAutospacing="0"/>
        <w:rPr>
          <w:color w:val="000000"/>
        </w:rPr>
      </w:pPr>
      <w:r w:rsidRPr="001348E8">
        <w:rPr>
          <w:color w:val="000000"/>
        </w:rPr>
        <w:t>78 15/01/2025 00:00:32.600000 27/03/2026 18:14:50.067491</w:t>
      </w:r>
      <w:r w:rsidR="001A5FE2">
        <w:rPr>
          <w:color w:val="000000"/>
        </w:rPr>
        <w:t xml:space="preserve"> </w:t>
      </w:r>
      <w:r w:rsidRPr="001348E8">
        <w:rPr>
          <w:color w:val="000000"/>
        </w:rPr>
        <w:t>104 1</w:t>
      </w:r>
      <w:r w:rsidR="001A5FE2">
        <w:rPr>
          <w:color w:val="000000"/>
        </w:rPr>
        <w:t xml:space="preserve"> </w:t>
      </w:r>
      <w:r w:rsidRPr="001348E8">
        <w:rPr>
          <w:color w:val="000000"/>
        </w:rPr>
        <w:t>2</w:t>
      </w:r>
      <w:r w:rsidR="001A5FE2">
        <w:rPr>
          <w:color w:val="000000"/>
        </w:rPr>
        <w:t xml:space="preserve"> </w:t>
      </w:r>
      <w:r w:rsidRPr="001348E8">
        <w:rPr>
          <w:color w:val="000000"/>
        </w:rPr>
        <w:t>2 DISCOUNT N/A</w:t>
      </w:r>
      <w:r w:rsidR="001A5FE2">
        <w:rPr>
          <w:color w:val="000000"/>
        </w:rPr>
        <w:t xml:space="preserve"> </w:t>
      </w:r>
      <w:r w:rsidRPr="001348E8">
        <w:rPr>
          <w:color w:val="000000"/>
        </w:rPr>
        <w:t>52.80          0.11 5.81</w:t>
      </w:r>
      <w:r w:rsidR="001A5FE2">
        <w:rPr>
          <w:color w:val="000000"/>
        </w:rPr>
        <w:t xml:space="preserve"> </w:t>
      </w:r>
      <w:r w:rsidRPr="001348E8">
        <w:rPr>
          <w:color w:val="000000"/>
        </w:rPr>
        <w:t>58.61</w:t>
      </w:r>
      <w:r w:rsidR="001A5FE2">
        <w:rPr>
          <w:color w:val="000000"/>
        </w:rPr>
        <w:t xml:space="preserve"> </w:t>
      </w:r>
      <w:r w:rsidRPr="001348E8">
        <w:rPr>
          <w:color w:val="000000"/>
        </w:rPr>
        <w:t>8.00 1074.18 1066.79 -22.00 -44.00 -22.00</w:t>
      </w:r>
      <w:r w:rsidR="00A37F14">
        <w:rPr>
          <w:color w:val="000000"/>
        </w:rPr>
        <w:t xml:space="preserve"> </w:t>
      </w:r>
      <w:r w:rsidRPr="001348E8">
        <w:rPr>
          <w:color w:val="000000"/>
        </w:rPr>
        <w:t>-44.00</w:t>
      </w:r>
    </w:p>
    <w:p w14:paraId="497E477A" w14:textId="285BB8C4" w:rsidR="001348E8" w:rsidRPr="001348E8" w:rsidRDefault="001348E8" w:rsidP="000168B7">
      <w:pPr>
        <w:pStyle w:val="NormalWeb"/>
        <w:spacing w:before="0" w:beforeAutospacing="0" w:after="60" w:afterAutospacing="0"/>
        <w:rPr>
          <w:color w:val="000000"/>
        </w:rPr>
      </w:pPr>
      <w:r w:rsidRPr="001348E8">
        <w:rPr>
          <w:color w:val="000000"/>
        </w:rPr>
        <w:t>98 15/01/2025 00:00:27.000000 27/03/2026 18:14:50.070665 203</w:t>
      </w:r>
      <w:r w:rsidR="00A37F14">
        <w:rPr>
          <w:color w:val="000000"/>
        </w:rPr>
        <w:t xml:space="preserve"> </w:t>
      </w:r>
      <w:r w:rsidRPr="001348E8">
        <w:rPr>
          <w:color w:val="000000"/>
        </w:rPr>
        <w:t xml:space="preserve">1 1 1 BID OPTION </w:t>
      </w:r>
      <w:proofErr w:type="gramStart"/>
      <w:r w:rsidRPr="001348E8">
        <w:rPr>
          <w:color w:val="000000"/>
        </w:rPr>
        <w:t xml:space="preserve">4 </w:t>
      </w:r>
      <w:r w:rsidR="00A37F14">
        <w:rPr>
          <w:color w:val="000000"/>
        </w:rPr>
        <w:t xml:space="preserve"> </w:t>
      </w:r>
      <w:r w:rsidRPr="001348E8">
        <w:rPr>
          <w:color w:val="000000"/>
        </w:rPr>
        <w:t>80.00</w:t>
      </w:r>
      <w:proofErr w:type="gramEnd"/>
      <w:r w:rsidRPr="001348E8">
        <w:rPr>
          <w:color w:val="000000"/>
        </w:rPr>
        <w:t xml:space="preserve">          0.30 24.00 104.00 7.00 1066.79 1090.79 0.00 3.00 -44.00 -41.00</w:t>
      </w:r>
    </w:p>
    <w:p w14:paraId="70F23A27" w14:textId="3069DB64" w:rsidR="0001210D" w:rsidRDefault="001348E8" w:rsidP="000168B7">
      <w:pPr>
        <w:pStyle w:val="NormalWeb"/>
        <w:spacing w:before="0" w:beforeAutospacing="0" w:after="60" w:afterAutospacing="0"/>
        <w:rPr>
          <w:color w:val="000000"/>
        </w:rPr>
      </w:pPr>
      <w:r w:rsidRPr="001348E8">
        <w:rPr>
          <w:color w:val="000000"/>
        </w:rPr>
        <w:t>104 15/01/2025 00:00:27.000000 27/03/2026 18:14:50.073723 203 1 1 1 BID OPTION 4 80.00          0.30</w:t>
      </w:r>
      <w:r w:rsidR="00A37F14">
        <w:rPr>
          <w:color w:val="000000"/>
        </w:rPr>
        <w:t xml:space="preserve"> </w:t>
      </w:r>
      <w:r w:rsidRPr="001348E8">
        <w:rPr>
          <w:color w:val="000000"/>
        </w:rPr>
        <w:t>24.00</w:t>
      </w:r>
      <w:r w:rsidR="00A37F14">
        <w:rPr>
          <w:color w:val="000000"/>
        </w:rPr>
        <w:t xml:space="preserve"> </w:t>
      </w:r>
      <w:r w:rsidRPr="001348E8">
        <w:rPr>
          <w:color w:val="000000"/>
        </w:rPr>
        <w:t>104.00</w:t>
      </w:r>
      <w:r w:rsidR="00A37F14">
        <w:rPr>
          <w:color w:val="000000"/>
        </w:rPr>
        <w:t xml:space="preserve"> </w:t>
      </w:r>
      <w:r w:rsidRPr="001348E8">
        <w:rPr>
          <w:color w:val="000000"/>
        </w:rPr>
        <w:t>7.00 1090.79 1114.79 3.00 6.00 -41.00 -38.00</w:t>
      </w:r>
    </w:p>
    <w:p w14:paraId="45148C1E" w14:textId="77777777" w:rsidR="001348E8" w:rsidRDefault="001348E8" w:rsidP="00270248">
      <w:pPr>
        <w:pStyle w:val="NormalWeb"/>
        <w:spacing w:before="0" w:beforeAutospacing="0" w:after="0" w:afterAutospacing="0"/>
        <w:rPr>
          <w:color w:val="000000"/>
        </w:rPr>
      </w:pPr>
    </w:p>
    <w:p w14:paraId="2AAEBE1F" w14:textId="1148E625" w:rsidR="0001210D" w:rsidRDefault="0001210D" w:rsidP="00270248">
      <w:pPr>
        <w:pStyle w:val="NormalWeb"/>
        <w:spacing w:before="0" w:beforeAutospacing="0" w:after="0" w:afterAutospacing="0"/>
        <w:rPr>
          <w:b/>
          <w:bCs/>
          <w:color w:val="000000"/>
        </w:rPr>
      </w:pPr>
      <w:r>
        <w:rPr>
          <w:b/>
          <w:bCs/>
          <w:color w:val="000000"/>
        </w:rPr>
        <w:t>PROCESSING ORDER TRACE (actual execution order) PERIOD N</w:t>
      </w:r>
    </w:p>
    <w:p w14:paraId="7BD77B18" w14:textId="77777777" w:rsidR="0001210D" w:rsidRDefault="0001210D" w:rsidP="00270248">
      <w:pPr>
        <w:pStyle w:val="NormalWeb"/>
        <w:spacing w:before="0" w:beforeAutospacing="0" w:after="0" w:afterAutospacing="0"/>
        <w:rPr>
          <w:b/>
          <w:bCs/>
          <w:color w:val="000000"/>
        </w:rPr>
      </w:pPr>
    </w:p>
    <w:p w14:paraId="1C9685B8" w14:textId="68126098" w:rsidR="004746BB" w:rsidRPr="000168B7" w:rsidRDefault="004746BB" w:rsidP="00A37F14">
      <w:pPr>
        <w:pStyle w:val="NormalWeb"/>
        <w:spacing w:before="0" w:beforeAutospacing="0" w:after="0" w:afterAutospacing="0"/>
        <w:rPr>
          <w:color w:val="000000"/>
        </w:rPr>
      </w:pPr>
      <w:r w:rsidRPr="000168B7">
        <w:rPr>
          <w:color w:val="000000"/>
        </w:rPr>
        <w:t>This section presents the order at which transactions were processed</w:t>
      </w:r>
      <w:r w:rsidR="00A37F14">
        <w:rPr>
          <w:color w:val="000000"/>
        </w:rPr>
        <w:t>, with the following information</w:t>
      </w:r>
      <w:r w:rsidRPr="000168B7">
        <w:rPr>
          <w:color w:val="000000"/>
        </w:rPr>
        <w:t>:</w:t>
      </w:r>
    </w:p>
    <w:p w14:paraId="3F9A6E32" w14:textId="2C99E24C" w:rsidR="004746BB" w:rsidRPr="000168B7" w:rsidRDefault="004746BB" w:rsidP="00270248">
      <w:pPr>
        <w:pStyle w:val="NormalWeb"/>
        <w:spacing w:before="0" w:beforeAutospacing="0" w:after="0" w:afterAutospacing="0"/>
        <w:rPr>
          <w:color w:val="000000"/>
        </w:rPr>
      </w:pPr>
      <w:r w:rsidRPr="000168B7">
        <w:rPr>
          <w:color w:val="000000"/>
        </w:rPr>
        <w:t xml:space="preserve">· #: </w:t>
      </w:r>
      <w:r w:rsidR="007A418B" w:rsidRPr="000168B7">
        <w:rPr>
          <w:color w:val="000000"/>
        </w:rPr>
        <w:t>p</w:t>
      </w:r>
      <w:r w:rsidRPr="000168B7">
        <w:rPr>
          <w:color w:val="000000"/>
        </w:rPr>
        <w:t xml:space="preserve">rocessing number </w:t>
      </w:r>
      <w:r w:rsidR="00A37F14">
        <w:rPr>
          <w:color w:val="000000"/>
        </w:rPr>
        <w:t>-</w:t>
      </w:r>
      <w:r w:rsidRPr="000168B7">
        <w:rPr>
          <w:color w:val="000000"/>
        </w:rPr>
        <w:t xml:space="preserve"> the order at which the transaction was processed </w:t>
      </w:r>
      <w:r w:rsidR="00A37F14">
        <w:rPr>
          <w:color w:val="000000"/>
        </w:rPr>
        <w:t>(</w:t>
      </w:r>
      <w:r w:rsidRPr="000168B7">
        <w:rPr>
          <w:color w:val="000000"/>
        </w:rPr>
        <w:t>a successive number</w:t>
      </w:r>
      <w:r w:rsidR="00A37F14">
        <w:rPr>
          <w:color w:val="000000"/>
        </w:rPr>
        <w:t>)</w:t>
      </w:r>
    </w:p>
    <w:p w14:paraId="22824B4F" w14:textId="77777777" w:rsidR="004746BB" w:rsidRPr="000168B7" w:rsidRDefault="004746BB" w:rsidP="00270248">
      <w:pPr>
        <w:pStyle w:val="NormalWeb"/>
        <w:spacing w:before="0" w:beforeAutospacing="0" w:after="0" w:afterAutospacing="0"/>
        <w:rPr>
          <w:color w:val="000000"/>
        </w:rPr>
      </w:pPr>
      <w:r w:rsidRPr="000168B7">
        <w:rPr>
          <w:color w:val="000000"/>
        </w:rPr>
        <w:lastRenderedPageBreak/>
        <w:t xml:space="preserve">· </w:t>
      </w:r>
      <w:proofErr w:type="spellStart"/>
      <w:proofErr w:type="gramStart"/>
      <w:r w:rsidRPr="000168B7">
        <w:rPr>
          <w:color w:val="000000"/>
        </w:rPr>
        <w:t>tx</w:t>
      </w:r>
      <w:proofErr w:type="gramEnd"/>
      <w:r w:rsidRPr="000168B7">
        <w:rPr>
          <w:color w:val="000000"/>
        </w:rPr>
        <w:t>_id</w:t>
      </w:r>
      <w:proofErr w:type="spellEnd"/>
      <w:r w:rsidRPr="000168B7">
        <w:rPr>
          <w:color w:val="000000"/>
        </w:rPr>
        <w:t>: unique ID representing the transaction</w:t>
      </w:r>
    </w:p>
    <w:p w14:paraId="7B8FD2B0" w14:textId="75B26DD0" w:rsidR="004746BB" w:rsidRPr="000168B7" w:rsidRDefault="004746BB" w:rsidP="00270248">
      <w:pPr>
        <w:pStyle w:val="NormalWeb"/>
        <w:spacing w:before="0" w:beforeAutospacing="0" w:after="0" w:afterAutospacing="0"/>
        <w:rPr>
          <w:color w:val="000000"/>
        </w:rPr>
      </w:pPr>
      <w:r w:rsidRPr="000168B7">
        <w:rPr>
          <w:color w:val="000000"/>
        </w:rPr>
        <w:t xml:space="preserve">· phase: the phase </w:t>
      </w:r>
      <w:r w:rsidR="00A37F14">
        <w:rPr>
          <w:color w:val="000000"/>
        </w:rPr>
        <w:t>at</w:t>
      </w:r>
      <w:r w:rsidR="00A37F14" w:rsidRPr="000168B7">
        <w:rPr>
          <w:color w:val="000000"/>
        </w:rPr>
        <w:t xml:space="preserve"> </w:t>
      </w:r>
      <w:r w:rsidRPr="000168B7">
        <w:rPr>
          <w:color w:val="000000"/>
        </w:rPr>
        <w:t xml:space="preserve">which the transaction was processed (before – </w:t>
      </w:r>
      <w:r w:rsidR="00A37F14">
        <w:rPr>
          <w:color w:val="000000"/>
        </w:rPr>
        <w:t>rejected before the period start due to exceeding consumption limit</w:t>
      </w:r>
      <w:r w:rsidRPr="000168B7">
        <w:rPr>
          <w:color w:val="000000"/>
        </w:rPr>
        <w:t xml:space="preserve">; during – the transaction was processed during the period; end – discount and bid transactions processed at the end of the period; end1 – if the transaction was processed at the end of the period during the fallback phase in which fixed/bid transactions </w:t>
      </w:r>
      <w:r w:rsidR="00A37F14">
        <w:rPr>
          <w:color w:val="000000"/>
        </w:rPr>
        <w:t xml:space="preserve">are assigned products from </w:t>
      </w:r>
      <w:r w:rsidRPr="000168B7">
        <w:rPr>
          <w:color w:val="000000"/>
        </w:rPr>
        <w:t xml:space="preserve">lower price categories; end2 – if the transaction was processed at the end of the period </w:t>
      </w:r>
      <w:r w:rsidR="00A37F14">
        <w:rPr>
          <w:color w:val="000000"/>
        </w:rPr>
        <w:t xml:space="preserve">following a </w:t>
      </w:r>
      <w:r w:rsidRPr="000168B7">
        <w:rPr>
          <w:color w:val="000000"/>
        </w:rPr>
        <w:t>customer</w:t>
      </w:r>
      <w:r w:rsidR="00A37F14">
        <w:rPr>
          <w:color w:val="000000"/>
        </w:rPr>
        <w:t>’s</w:t>
      </w:r>
      <w:r w:rsidRPr="000168B7">
        <w:rPr>
          <w:color w:val="000000"/>
        </w:rPr>
        <w:t xml:space="preserve"> </w:t>
      </w:r>
      <w:proofErr w:type="spellStart"/>
      <w:r w:rsidRPr="000168B7">
        <w:rPr>
          <w:color w:val="000000"/>
        </w:rPr>
        <w:t>cho</w:t>
      </w:r>
      <w:r w:rsidR="00A37F14">
        <w:rPr>
          <w:color w:val="000000"/>
        </w:rPr>
        <w:t>i</w:t>
      </w:r>
      <w:r w:rsidRPr="000168B7">
        <w:rPr>
          <w:color w:val="000000"/>
        </w:rPr>
        <w:t>se</w:t>
      </w:r>
      <w:proofErr w:type="spellEnd"/>
      <w:r w:rsidRPr="000168B7">
        <w:rPr>
          <w:color w:val="000000"/>
        </w:rPr>
        <w:t xml:space="preserve"> </w:t>
      </w:r>
      <w:r w:rsidR="00A37F14">
        <w:rPr>
          <w:color w:val="000000"/>
        </w:rPr>
        <w:t xml:space="preserve">of option for </w:t>
      </w:r>
      <w:r w:rsidRPr="000168B7">
        <w:rPr>
          <w:color w:val="000000"/>
        </w:rPr>
        <w:t>handl</w:t>
      </w:r>
      <w:r w:rsidR="00A37F14">
        <w:rPr>
          <w:color w:val="000000"/>
        </w:rPr>
        <w:t>ing</w:t>
      </w:r>
      <w:r w:rsidRPr="000168B7">
        <w:rPr>
          <w:color w:val="000000"/>
        </w:rPr>
        <w:t xml:space="preserve"> a rejected transaction)</w:t>
      </w:r>
    </w:p>
    <w:p w14:paraId="5792A498" w14:textId="592BBDB8" w:rsidR="004746BB" w:rsidRPr="000168B7" w:rsidRDefault="004746BB" w:rsidP="00270248">
      <w:pPr>
        <w:pStyle w:val="NormalWeb"/>
        <w:spacing w:before="0" w:beforeAutospacing="0" w:after="0" w:afterAutospacing="0"/>
        <w:rPr>
          <w:color w:val="000000"/>
        </w:rPr>
      </w:pPr>
      <w:r w:rsidRPr="000168B7">
        <w:rPr>
          <w:color w:val="000000"/>
        </w:rPr>
        <w:t xml:space="preserve">· </w:t>
      </w:r>
      <w:proofErr w:type="gramStart"/>
      <w:r w:rsidRPr="000168B7">
        <w:rPr>
          <w:color w:val="000000"/>
        </w:rPr>
        <w:t>status</w:t>
      </w:r>
      <w:proofErr w:type="gramEnd"/>
      <w:r w:rsidRPr="000168B7">
        <w:rPr>
          <w:color w:val="000000"/>
        </w:rPr>
        <w:t xml:space="preserve">: </w:t>
      </w:r>
      <w:r w:rsidR="00A37F14">
        <w:rPr>
          <w:color w:val="000000"/>
        </w:rPr>
        <w:t>indicates</w:t>
      </w:r>
      <w:r w:rsidR="00A37F14" w:rsidRPr="000168B7">
        <w:rPr>
          <w:color w:val="000000"/>
        </w:rPr>
        <w:t xml:space="preserve"> </w:t>
      </w:r>
      <w:r w:rsidRPr="000168B7">
        <w:rPr>
          <w:color w:val="000000"/>
        </w:rPr>
        <w:t>if the transaction was accepted or rejected</w:t>
      </w:r>
    </w:p>
    <w:p w14:paraId="2FC14265" w14:textId="77777777" w:rsidR="004746BB" w:rsidRPr="000168B7" w:rsidRDefault="004746BB" w:rsidP="00270248">
      <w:pPr>
        <w:pStyle w:val="NormalWeb"/>
        <w:spacing w:before="0" w:beforeAutospacing="0" w:after="0" w:afterAutospacing="0"/>
        <w:rPr>
          <w:color w:val="000000"/>
        </w:rPr>
      </w:pPr>
      <w:r w:rsidRPr="000168B7">
        <w:rPr>
          <w:color w:val="000000"/>
        </w:rPr>
        <w:t xml:space="preserve">· </w:t>
      </w:r>
      <w:proofErr w:type="gramStart"/>
      <w:r w:rsidRPr="000168B7">
        <w:rPr>
          <w:color w:val="000000"/>
        </w:rPr>
        <w:t>type</w:t>
      </w:r>
      <w:proofErr w:type="gramEnd"/>
      <w:r w:rsidRPr="000168B7">
        <w:rPr>
          <w:color w:val="000000"/>
        </w:rPr>
        <w:t>: type of purchase request - FIXED, DISCOUNT, PN or BID</w:t>
      </w:r>
    </w:p>
    <w:p w14:paraId="241CFB1A" w14:textId="77777777" w:rsidR="004746BB" w:rsidRPr="000168B7" w:rsidRDefault="004746BB" w:rsidP="00270248">
      <w:pPr>
        <w:pStyle w:val="NormalWeb"/>
        <w:spacing w:before="0" w:beforeAutospacing="0" w:after="0" w:afterAutospacing="0"/>
        <w:rPr>
          <w:color w:val="000000"/>
        </w:rPr>
      </w:pPr>
      <w:r w:rsidRPr="000168B7">
        <w:rPr>
          <w:color w:val="000000"/>
        </w:rPr>
        <w:t xml:space="preserve">· </w:t>
      </w:r>
      <w:proofErr w:type="gramStart"/>
      <w:r w:rsidRPr="000168B7">
        <w:rPr>
          <w:color w:val="000000"/>
        </w:rPr>
        <w:t>customer</w:t>
      </w:r>
      <w:proofErr w:type="gramEnd"/>
      <w:r w:rsidRPr="000168B7">
        <w:rPr>
          <w:color w:val="000000"/>
        </w:rPr>
        <w:t>: ID of the customer making the purchase request</w:t>
      </w:r>
    </w:p>
    <w:p w14:paraId="06D9E931" w14:textId="77777777" w:rsidR="004746BB" w:rsidRPr="000168B7" w:rsidRDefault="004746BB" w:rsidP="00270248">
      <w:pPr>
        <w:pStyle w:val="NormalWeb"/>
        <w:spacing w:before="0" w:beforeAutospacing="0" w:after="0" w:afterAutospacing="0"/>
        <w:rPr>
          <w:color w:val="000000"/>
        </w:rPr>
      </w:pPr>
      <w:r w:rsidRPr="000168B7">
        <w:rPr>
          <w:color w:val="000000"/>
        </w:rPr>
        <w:t xml:space="preserve">· </w:t>
      </w:r>
      <w:proofErr w:type="gramStart"/>
      <w:r w:rsidRPr="000168B7">
        <w:rPr>
          <w:color w:val="000000"/>
        </w:rPr>
        <w:t>vendor</w:t>
      </w:r>
      <w:proofErr w:type="gramEnd"/>
      <w:r w:rsidRPr="000168B7">
        <w:rPr>
          <w:color w:val="000000"/>
        </w:rPr>
        <w:t>: ID of the vendor offering the product</w:t>
      </w:r>
    </w:p>
    <w:p w14:paraId="70D3C0FC" w14:textId="77777777" w:rsidR="004746BB" w:rsidRPr="000168B7" w:rsidRDefault="004746BB" w:rsidP="00270248">
      <w:pPr>
        <w:pStyle w:val="NormalWeb"/>
        <w:spacing w:before="0" w:beforeAutospacing="0" w:after="0" w:afterAutospacing="0"/>
        <w:rPr>
          <w:color w:val="000000"/>
        </w:rPr>
      </w:pPr>
      <w:r w:rsidRPr="000168B7">
        <w:rPr>
          <w:color w:val="000000"/>
        </w:rPr>
        <w:t xml:space="preserve">· </w:t>
      </w:r>
      <w:proofErr w:type="gramStart"/>
      <w:r w:rsidRPr="000168B7">
        <w:rPr>
          <w:color w:val="000000"/>
        </w:rPr>
        <w:t>product</w:t>
      </w:r>
      <w:proofErr w:type="gramEnd"/>
      <w:r w:rsidRPr="000168B7">
        <w:rPr>
          <w:color w:val="000000"/>
        </w:rPr>
        <w:t>: ID of the requested product</w:t>
      </w:r>
    </w:p>
    <w:p w14:paraId="069F68A1" w14:textId="77777777" w:rsidR="004746BB" w:rsidRPr="000168B7" w:rsidRDefault="004746BB" w:rsidP="00270248">
      <w:pPr>
        <w:pStyle w:val="NormalWeb"/>
        <w:spacing w:before="0" w:beforeAutospacing="0" w:after="0" w:afterAutospacing="0"/>
        <w:rPr>
          <w:color w:val="000000"/>
        </w:rPr>
      </w:pPr>
      <w:r w:rsidRPr="000168B7">
        <w:rPr>
          <w:color w:val="000000"/>
        </w:rPr>
        <w:t xml:space="preserve">· </w:t>
      </w:r>
      <w:proofErr w:type="spellStart"/>
      <w:proofErr w:type="gramStart"/>
      <w:r w:rsidRPr="000168B7">
        <w:rPr>
          <w:color w:val="000000"/>
        </w:rPr>
        <w:t>exec</w:t>
      </w:r>
      <w:proofErr w:type="gramEnd"/>
      <w:r w:rsidRPr="000168B7">
        <w:rPr>
          <w:color w:val="000000"/>
        </w:rPr>
        <w:t>_timestamp</w:t>
      </w:r>
      <w:proofErr w:type="spellEnd"/>
      <w:r w:rsidRPr="000168B7">
        <w:rPr>
          <w:color w:val="000000"/>
        </w:rPr>
        <w:t xml:space="preserve">: the timestamp when the transaction was </w:t>
      </w:r>
      <w:proofErr w:type="gramStart"/>
      <w:r w:rsidRPr="000168B7">
        <w:rPr>
          <w:color w:val="000000"/>
        </w:rPr>
        <w:t>actually executed</w:t>
      </w:r>
      <w:proofErr w:type="gramEnd"/>
    </w:p>
    <w:p w14:paraId="40A7ABB9" w14:textId="77777777" w:rsidR="0001210D" w:rsidRPr="00A37F14" w:rsidRDefault="0001210D" w:rsidP="00270248">
      <w:pPr>
        <w:pStyle w:val="NormalWeb"/>
        <w:spacing w:before="0" w:beforeAutospacing="0" w:after="0" w:afterAutospacing="0"/>
        <w:rPr>
          <w:color w:val="000000"/>
        </w:rPr>
      </w:pPr>
    </w:p>
    <w:p w14:paraId="539E30E0" w14:textId="5D95EEBD" w:rsidR="001348E8" w:rsidRPr="001348E8" w:rsidRDefault="001348E8" w:rsidP="00270248">
      <w:pPr>
        <w:pStyle w:val="NormalWeb"/>
        <w:spacing w:before="0" w:beforeAutospacing="0" w:after="0" w:afterAutospacing="0"/>
        <w:rPr>
          <w:color w:val="000000"/>
        </w:rPr>
      </w:pPr>
      <w:r w:rsidRPr="001348E8">
        <w:rPr>
          <w:color w:val="000000"/>
        </w:rPr>
        <w:t xml:space="preserve"># period </w:t>
      </w:r>
      <w:proofErr w:type="spellStart"/>
      <w:r w:rsidRPr="001348E8">
        <w:rPr>
          <w:color w:val="000000"/>
        </w:rPr>
        <w:t>tx_</w:t>
      </w:r>
      <w:proofErr w:type="gramStart"/>
      <w:r w:rsidRPr="001348E8">
        <w:rPr>
          <w:color w:val="000000"/>
        </w:rPr>
        <w:t>id</w:t>
      </w:r>
      <w:proofErr w:type="spellEnd"/>
      <w:r w:rsidRPr="001348E8">
        <w:rPr>
          <w:color w:val="000000"/>
        </w:rPr>
        <w:t xml:space="preserve"> </w:t>
      </w:r>
      <w:r w:rsidR="00A37F14">
        <w:rPr>
          <w:color w:val="000000"/>
        </w:rPr>
        <w:t xml:space="preserve"> </w:t>
      </w:r>
      <w:r w:rsidRPr="001348E8">
        <w:rPr>
          <w:color w:val="000000"/>
        </w:rPr>
        <w:t>phase</w:t>
      </w:r>
      <w:proofErr w:type="gramEnd"/>
      <w:r w:rsidRPr="001348E8">
        <w:rPr>
          <w:color w:val="000000"/>
        </w:rPr>
        <w:t xml:space="preserve"> status      </w:t>
      </w:r>
      <w:proofErr w:type="gramStart"/>
      <w:r w:rsidRPr="001348E8">
        <w:rPr>
          <w:color w:val="000000"/>
        </w:rPr>
        <w:t>type  customer</w:t>
      </w:r>
      <w:proofErr w:type="gramEnd"/>
      <w:r w:rsidRPr="001348E8">
        <w:rPr>
          <w:color w:val="000000"/>
        </w:rPr>
        <w:t xml:space="preserve">  </w:t>
      </w:r>
      <w:proofErr w:type="gramStart"/>
      <w:r w:rsidRPr="001348E8">
        <w:rPr>
          <w:color w:val="000000"/>
        </w:rPr>
        <w:t>vendor  product</w:t>
      </w:r>
      <w:proofErr w:type="gramEnd"/>
      <w:r w:rsidRPr="001348E8">
        <w:rPr>
          <w:color w:val="000000"/>
        </w:rPr>
        <w:t xml:space="preserve"> </w:t>
      </w:r>
      <w:proofErr w:type="gramStart"/>
      <w:r w:rsidRPr="001348E8">
        <w:rPr>
          <w:color w:val="000000"/>
        </w:rPr>
        <w:t xml:space="preserve">carryover  </w:t>
      </w:r>
      <w:proofErr w:type="spellStart"/>
      <w:r w:rsidR="00E12F1F">
        <w:rPr>
          <w:color w:val="000000"/>
        </w:rPr>
        <w:t>e</w:t>
      </w:r>
      <w:r w:rsidRPr="001348E8">
        <w:rPr>
          <w:color w:val="000000"/>
        </w:rPr>
        <w:t>xec</w:t>
      </w:r>
      <w:proofErr w:type="gramEnd"/>
      <w:r w:rsidRPr="001348E8">
        <w:rPr>
          <w:color w:val="000000"/>
        </w:rPr>
        <w:t>_timestamp</w:t>
      </w:r>
      <w:proofErr w:type="spellEnd"/>
    </w:p>
    <w:p w14:paraId="76C5EB78" w14:textId="0E8CA293" w:rsidR="001348E8" w:rsidRPr="001348E8" w:rsidRDefault="001348E8" w:rsidP="00270248">
      <w:pPr>
        <w:pStyle w:val="NormalWeb"/>
        <w:spacing w:before="0" w:beforeAutospacing="0" w:after="0" w:afterAutospacing="0"/>
        <w:rPr>
          <w:color w:val="000000"/>
        </w:rPr>
      </w:pPr>
      <w:r w:rsidRPr="001348E8">
        <w:rPr>
          <w:color w:val="000000"/>
        </w:rPr>
        <w:t xml:space="preserve">1    2    57   </w:t>
      </w:r>
      <w:proofErr w:type="gramStart"/>
      <w:r w:rsidRPr="001348E8">
        <w:rPr>
          <w:color w:val="000000"/>
        </w:rPr>
        <w:t>before  rejected</w:t>
      </w:r>
      <w:proofErr w:type="gramEnd"/>
      <w:r w:rsidRPr="001348E8">
        <w:rPr>
          <w:color w:val="000000"/>
        </w:rPr>
        <w:t xml:space="preserve">    FIXED     92       1         1        No 27-03-2026 18:14:25.967307</w:t>
      </w:r>
    </w:p>
    <w:p w14:paraId="21E76297" w14:textId="05F7D68F" w:rsidR="001348E8" w:rsidRPr="001348E8" w:rsidRDefault="001348E8" w:rsidP="00270248">
      <w:pPr>
        <w:pStyle w:val="NormalWeb"/>
        <w:spacing w:before="0" w:beforeAutospacing="0" w:after="0" w:afterAutospacing="0"/>
        <w:rPr>
          <w:color w:val="000000"/>
        </w:rPr>
      </w:pPr>
      <w:r w:rsidRPr="001348E8">
        <w:rPr>
          <w:color w:val="000000"/>
        </w:rPr>
        <w:t xml:space="preserve">2    2    58   </w:t>
      </w:r>
      <w:proofErr w:type="gramStart"/>
      <w:r w:rsidRPr="001348E8">
        <w:rPr>
          <w:color w:val="000000"/>
        </w:rPr>
        <w:t>before  rejected</w:t>
      </w:r>
      <w:proofErr w:type="gramEnd"/>
      <w:r w:rsidRPr="001348E8">
        <w:rPr>
          <w:color w:val="000000"/>
        </w:rPr>
        <w:t xml:space="preserve">    FIXED     93       1         2        No 27-03-2026 18:14:25.969861</w:t>
      </w:r>
    </w:p>
    <w:p w14:paraId="44BE0868" w14:textId="405F704B" w:rsidR="001348E8" w:rsidRPr="001348E8" w:rsidRDefault="001348E8" w:rsidP="00270248">
      <w:pPr>
        <w:pStyle w:val="NormalWeb"/>
        <w:spacing w:before="0" w:beforeAutospacing="0" w:after="0" w:afterAutospacing="0"/>
        <w:rPr>
          <w:color w:val="000000"/>
        </w:rPr>
      </w:pPr>
      <w:r w:rsidRPr="001348E8">
        <w:rPr>
          <w:color w:val="000000"/>
        </w:rPr>
        <w:t xml:space="preserve">3    2    59   </w:t>
      </w:r>
      <w:proofErr w:type="gramStart"/>
      <w:r w:rsidRPr="001348E8">
        <w:rPr>
          <w:color w:val="000000"/>
        </w:rPr>
        <w:t>before  rejected</w:t>
      </w:r>
      <w:proofErr w:type="gramEnd"/>
      <w:r w:rsidRPr="001348E8">
        <w:rPr>
          <w:color w:val="000000"/>
        </w:rPr>
        <w:t xml:space="preserve">    FIXED     94       1         1        No 27-03-2026 18:14:25.972368</w:t>
      </w:r>
    </w:p>
    <w:p w14:paraId="4955578C" w14:textId="12CEA175" w:rsidR="001348E8" w:rsidRPr="001348E8" w:rsidRDefault="001348E8" w:rsidP="00270248">
      <w:pPr>
        <w:pStyle w:val="NormalWeb"/>
        <w:spacing w:before="0" w:beforeAutospacing="0" w:after="0" w:afterAutospacing="0"/>
        <w:rPr>
          <w:color w:val="000000"/>
        </w:rPr>
      </w:pPr>
      <w:r w:rsidRPr="001348E8">
        <w:rPr>
          <w:color w:val="000000"/>
        </w:rPr>
        <w:t xml:space="preserve">4    2    60   </w:t>
      </w:r>
      <w:proofErr w:type="gramStart"/>
      <w:r w:rsidRPr="001348E8">
        <w:rPr>
          <w:color w:val="000000"/>
        </w:rPr>
        <w:t>before  rejected</w:t>
      </w:r>
      <w:proofErr w:type="gramEnd"/>
      <w:r w:rsidRPr="001348E8">
        <w:rPr>
          <w:color w:val="000000"/>
        </w:rPr>
        <w:t xml:space="preserve">    FIXED     95       1         2        No 27-03-2026 18:14:25.975281</w:t>
      </w:r>
    </w:p>
    <w:p w14:paraId="1265742C" w14:textId="76AD723E" w:rsidR="001348E8" w:rsidRPr="001348E8" w:rsidRDefault="00E12F1F" w:rsidP="00270248">
      <w:pPr>
        <w:pStyle w:val="NormalWeb"/>
        <w:spacing w:before="0" w:beforeAutospacing="0" w:after="0" w:afterAutospacing="0"/>
        <w:rPr>
          <w:color w:val="000000"/>
        </w:rPr>
      </w:pPr>
      <w:r>
        <w:rPr>
          <w:color w:val="000000"/>
        </w:rPr>
        <w:t>5</w:t>
      </w:r>
      <w:r w:rsidR="001348E8" w:rsidRPr="001348E8">
        <w:rPr>
          <w:color w:val="000000"/>
        </w:rPr>
        <w:t xml:space="preserve">    2    75   </w:t>
      </w:r>
      <w:proofErr w:type="gramStart"/>
      <w:r w:rsidR="001348E8" w:rsidRPr="001348E8">
        <w:rPr>
          <w:color w:val="000000"/>
        </w:rPr>
        <w:t>before  rejected</w:t>
      </w:r>
      <w:proofErr w:type="gramEnd"/>
      <w:r w:rsidR="001348E8" w:rsidRPr="001348E8">
        <w:rPr>
          <w:color w:val="000000"/>
        </w:rPr>
        <w:t xml:space="preserve"> DISCOUNT 104    1         1        No 27-03-2026 18:14:25.996679</w:t>
      </w:r>
    </w:p>
    <w:p w14:paraId="59267082" w14:textId="11EA618E" w:rsidR="001348E8" w:rsidRPr="001348E8" w:rsidRDefault="00E12F1F" w:rsidP="00270248">
      <w:pPr>
        <w:pStyle w:val="NormalWeb"/>
        <w:spacing w:before="0" w:beforeAutospacing="0" w:after="0" w:afterAutospacing="0"/>
        <w:rPr>
          <w:color w:val="000000"/>
        </w:rPr>
      </w:pPr>
      <w:r>
        <w:rPr>
          <w:color w:val="000000"/>
        </w:rPr>
        <w:t>6</w:t>
      </w:r>
      <w:r w:rsidR="001348E8" w:rsidRPr="001348E8">
        <w:rPr>
          <w:color w:val="000000"/>
        </w:rPr>
        <w:t xml:space="preserve">    2    77   </w:t>
      </w:r>
      <w:proofErr w:type="gramStart"/>
      <w:r w:rsidR="001348E8" w:rsidRPr="001348E8">
        <w:rPr>
          <w:color w:val="000000"/>
        </w:rPr>
        <w:t>before  rejected</w:t>
      </w:r>
      <w:proofErr w:type="gramEnd"/>
      <w:r w:rsidR="001348E8" w:rsidRPr="001348E8">
        <w:rPr>
          <w:color w:val="000000"/>
        </w:rPr>
        <w:t xml:space="preserve"> DISCOUNT 03   </w:t>
      </w:r>
      <w:r>
        <w:rPr>
          <w:color w:val="000000"/>
        </w:rPr>
        <w:t xml:space="preserve">  </w:t>
      </w:r>
      <w:r w:rsidR="001348E8" w:rsidRPr="001348E8">
        <w:rPr>
          <w:color w:val="000000"/>
        </w:rPr>
        <w:t xml:space="preserve"> 1         1        No 27-03-2026 18:14:26.001431</w:t>
      </w:r>
    </w:p>
    <w:p w14:paraId="32B711BB" w14:textId="4518D890" w:rsidR="001348E8" w:rsidRPr="001348E8" w:rsidRDefault="00E12F1F" w:rsidP="00270248">
      <w:pPr>
        <w:pStyle w:val="NormalWeb"/>
        <w:spacing w:before="0" w:beforeAutospacing="0" w:after="0" w:afterAutospacing="0"/>
        <w:rPr>
          <w:color w:val="000000"/>
        </w:rPr>
      </w:pPr>
      <w:r>
        <w:rPr>
          <w:color w:val="000000"/>
        </w:rPr>
        <w:t>7</w:t>
      </w:r>
      <w:r w:rsidR="001348E8" w:rsidRPr="001348E8">
        <w:rPr>
          <w:color w:val="000000"/>
        </w:rPr>
        <w:t xml:space="preserve">    2    82   </w:t>
      </w:r>
      <w:proofErr w:type="gramStart"/>
      <w:r w:rsidR="001348E8" w:rsidRPr="001348E8">
        <w:rPr>
          <w:color w:val="000000"/>
        </w:rPr>
        <w:t>before  rejected</w:t>
      </w:r>
      <w:proofErr w:type="gramEnd"/>
      <w:r w:rsidR="001348E8" w:rsidRPr="001348E8">
        <w:rPr>
          <w:color w:val="000000"/>
        </w:rPr>
        <w:t xml:space="preserve">      BID    204   </w:t>
      </w:r>
      <w:r>
        <w:rPr>
          <w:color w:val="000000"/>
        </w:rPr>
        <w:t xml:space="preserve">  </w:t>
      </w:r>
      <w:r w:rsidR="001348E8" w:rsidRPr="001348E8">
        <w:rPr>
          <w:color w:val="000000"/>
        </w:rPr>
        <w:t xml:space="preserve">    1         2        No 27-03-2026 18:14:25.980098</w:t>
      </w:r>
    </w:p>
    <w:p w14:paraId="342FF8FE" w14:textId="1136D0D9" w:rsidR="001348E8" w:rsidRPr="001348E8" w:rsidRDefault="00E12F1F" w:rsidP="00270248">
      <w:pPr>
        <w:pStyle w:val="NormalWeb"/>
        <w:spacing w:before="0" w:beforeAutospacing="0" w:after="0" w:afterAutospacing="0"/>
        <w:rPr>
          <w:color w:val="000000"/>
        </w:rPr>
      </w:pPr>
      <w:r>
        <w:rPr>
          <w:color w:val="000000"/>
        </w:rPr>
        <w:t>8</w:t>
      </w:r>
      <w:r w:rsidR="001348E8" w:rsidRPr="001348E8">
        <w:rPr>
          <w:color w:val="000000"/>
        </w:rPr>
        <w:t xml:space="preserve">    2    83   </w:t>
      </w:r>
      <w:proofErr w:type="gramStart"/>
      <w:r w:rsidR="001348E8" w:rsidRPr="001348E8">
        <w:rPr>
          <w:color w:val="000000"/>
        </w:rPr>
        <w:t>before  rejected</w:t>
      </w:r>
      <w:proofErr w:type="gramEnd"/>
      <w:r w:rsidR="001348E8" w:rsidRPr="001348E8">
        <w:rPr>
          <w:color w:val="000000"/>
        </w:rPr>
        <w:t xml:space="preserve">      BID    204   </w:t>
      </w:r>
      <w:r>
        <w:rPr>
          <w:color w:val="000000"/>
        </w:rPr>
        <w:t xml:space="preserve">  </w:t>
      </w:r>
      <w:r w:rsidR="001348E8" w:rsidRPr="001348E8">
        <w:rPr>
          <w:color w:val="000000"/>
        </w:rPr>
        <w:t xml:space="preserve">    1         2        No 27-03-2026 18:14:26.009724</w:t>
      </w:r>
    </w:p>
    <w:p w14:paraId="4D9775F0" w14:textId="5D90334B" w:rsidR="001348E8" w:rsidRPr="001348E8" w:rsidRDefault="00E12F1F" w:rsidP="00270248">
      <w:pPr>
        <w:pStyle w:val="NormalWeb"/>
        <w:spacing w:before="0" w:beforeAutospacing="0" w:after="0" w:afterAutospacing="0"/>
        <w:rPr>
          <w:color w:val="000000"/>
        </w:rPr>
      </w:pPr>
      <w:r>
        <w:rPr>
          <w:color w:val="000000"/>
        </w:rPr>
        <w:t>9</w:t>
      </w:r>
      <w:r w:rsidR="001348E8" w:rsidRPr="001348E8">
        <w:rPr>
          <w:color w:val="000000"/>
        </w:rPr>
        <w:t xml:space="preserve">    2    86 </w:t>
      </w:r>
      <w:r w:rsidR="00A37F14">
        <w:rPr>
          <w:color w:val="000000"/>
        </w:rPr>
        <w:t xml:space="preserve">  </w:t>
      </w:r>
      <w:proofErr w:type="gramStart"/>
      <w:r w:rsidR="001348E8" w:rsidRPr="001348E8">
        <w:rPr>
          <w:color w:val="000000"/>
        </w:rPr>
        <w:t>before  rejected</w:t>
      </w:r>
      <w:proofErr w:type="gramEnd"/>
      <w:r w:rsidR="001348E8" w:rsidRPr="001348E8">
        <w:rPr>
          <w:color w:val="000000"/>
        </w:rPr>
        <w:t xml:space="preserve"> </w:t>
      </w:r>
      <w:r w:rsidR="00A37F14">
        <w:rPr>
          <w:color w:val="000000"/>
        </w:rPr>
        <w:t xml:space="preserve">     </w:t>
      </w:r>
      <w:r w:rsidR="001348E8" w:rsidRPr="001348E8">
        <w:rPr>
          <w:color w:val="000000"/>
        </w:rPr>
        <w:t xml:space="preserve">BID    201   </w:t>
      </w:r>
      <w:r>
        <w:rPr>
          <w:color w:val="000000"/>
        </w:rPr>
        <w:t xml:space="preserve"> </w:t>
      </w:r>
      <w:r w:rsidR="001348E8" w:rsidRPr="001348E8">
        <w:rPr>
          <w:color w:val="000000"/>
        </w:rPr>
        <w:t xml:space="preserve"> </w:t>
      </w:r>
      <w:r>
        <w:rPr>
          <w:color w:val="000000"/>
        </w:rPr>
        <w:t xml:space="preserve"> </w:t>
      </w:r>
      <w:r w:rsidR="001348E8" w:rsidRPr="001348E8">
        <w:rPr>
          <w:color w:val="000000"/>
        </w:rPr>
        <w:t xml:space="preserve">   1         1        No 27-03-2026 18:14:25.994443</w:t>
      </w:r>
    </w:p>
    <w:p w14:paraId="46944CEE" w14:textId="6FB42EA8" w:rsidR="001348E8" w:rsidRPr="001348E8" w:rsidRDefault="00E12F1F" w:rsidP="00270248">
      <w:pPr>
        <w:pStyle w:val="NormalWeb"/>
        <w:spacing w:before="0" w:beforeAutospacing="0" w:after="0" w:afterAutospacing="0"/>
        <w:rPr>
          <w:color w:val="000000"/>
        </w:rPr>
      </w:pPr>
      <w:r>
        <w:rPr>
          <w:color w:val="000000"/>
        </w:rPr>
        <w:t>10</w:t>
      </w:r>
      <w:r w:rsidR="001348E8" w:rsidRPr="001348E8">
        <w:rPr>
          <w:color w:val="000000"/>
        </w:rPr>
        <w:t xml:space="preserve">   2    87   </w:t>
      </w:r>
      <w:proofErr w:type="gramStart"/>
      <w:r w:rsidR="001348E8" w:rsidRPr="001348E8">
        <w:rPr>
          <w:color w:val="000000"/>
        </w:rPr>
        <w:t>before  rejected</w:t>
      </w:r>
      <w:proofErr w:type="gramEnd"/>
      <w:r w:rsidR="001348E8" w:rsidRPr="001348E8">
        <w:rPr>
          <w:color w:val="000000"/>
        </w:rPr>
        <w:t xml:space="preserve"> DISCOUNT 101</w:t>
      </w:r>
      <w:r>
        <w:rPr>
          <w:color w:val="000000"/>
        </w:rPr>
        <w:t xml:space="preserve"> </w:t>
      </w:r>
      <w:r w:rsidR="001348E8" w:rsidRPr="001348E8">
        <w:rPr>
          <w:color w:val="000000"/>
        </w:rPr>
        <w:t xml:space="preserve">  1         1        No 27-03-2026 18:14:26.005610</w:t>
      </w:r>
    </w:p>
    <w:p w14:paraId="26A7FFF3" w14:textId="46805811" w:rsidR="001348E8" w:rsidRPr="001348E8" w:rsidRDefault="00E12F1F" w:rsidP="00270248">
      <w:pPr>
        <w:pStyle w:val="NormalWeb"/>
        <w:spacing w:before="0" w:beforeAutospacing="0" w:after="0" w:afterAutospacing="0"/>
        <w:rPr>
          <w:color w:val="000000"/>
        </w:rPr>
      </w:pPr>
      <w:r>
        <w:rPr>
          <w:color w:val="000000"/>
        </w:rPr>
        <w:t>11</w:t>
      </w:r>
      <w:r w:rsidR="001348E8" w:rsidRPr="001348E8">
        <w:rPr>
          <w:color w:val="000000"/>
        </w:rPr>
        <w:t xml:space="preserve">   2    78   </w:t>
      </w:r>
      <w:proofErr w:type="gramStart"/>
      <w:r w:rsidR="001348E8" w:rsidRPr="001348E8">
        <w:rPr>
          <w:color w:val="000000"/>
        </w:rPr>
        <w:t>end  accepted</w:t>
      </w:r>
      <w:proofErr w:type="gramEnd"/>
      <w:r w:rsidR="001348E8" w:rsidRPr="001348E8">
        <w:rPr>
          <w:color w:val="000000"/>
        </w:rPr>
        <w:t xml:space="preserve">   DISCOUNT 104 </w:t>
      </w:r>
      <w:r>
        <w:rPr>
          <w:color w:val="000000"/>
        </w:rPr>
        <w:t xml:space="preserve"> </w:t>
      </w:r>
      <w:r w:rsidR="001348E8" w:rsidRPr="001348E8">
        <w:rPr>
          <w:color w:val="000000"/>
        </w:rPr>
        <w:t xml:space="preserve">  1         2        No 27-03-2026 18:14:50.067499</w:t>
      </w:r>
    </w:p>
    <w:p w14:paraId="1612E253" w14:textId="381505A1" w:rsidR="001348E8" w:rsidRPr="001348E8" w:rsidRDefault="00E12F1F" w:rsidP="00270248">
      <w:pPr>
        <w:pStyle w:val="NormalWeb"/>
        <w:spacing w:before="0" w:beforeAutospacing="0" w:after="0" w:afterAutospacing="0"/>
        <w:rPr>
          <w:color w:val="000000"/>
        </w:rPr>
      </w:pPr>
      <w:r>
        <w:rPr>
          <w:color w:val="000000"/>
        </w:rPr>
        <w:t>12</w:t>
      </w:r>
      <w:r w:rsidR="001348E8" w:rsidRPr="001348E8">
        <w:rPr>
          <w:color w:val="000000"/>
        </w:rPr>
        <w:t xml:space="preserve">   1    98   </w:t>
      </w:r>
      <w:proofErr w:type="gramStart"/>
      <w:r w:rsidR="001348E8" w:rsidRPr="001348E8">
        <w:rPr>
          <w:color w:val="000000"/>
        </w:rPr>
        <w:t>end  accepted</w:t>
      </w:r>
      <w:proofErr w:type="gramEnd"/>
      <w:r w:rsidR="001348E8" w:rsidRPr="001348E8">
        <w:rPr>
          <w:color w:val="000000"/>
        </w:rPr>
        <w:t xml:space="preserve">        BID       203  </w:t>
      </w:r>
      <w:r>
        <w:rPr>
          <w:color w:val="000000"/>
        </w:rPr>
        <w:t xml:space="preserve"> </w:t>
      </w:r>
      <w:r w:rsidR="001348E8" w:rsidRPr="001348E8">
        <w:rPr>
          <w:color w:val="000000"/>
        </w:rPr>
        <w:t xml:space="preserve">   1         1       Yes 27-03-2026 18:14:50.070672</w:t>
      </w:r>
    </w:p>
    <w:p w14:paraId="1F8FF977" w14:textId="4572DEEC" w:rsidR="0001210D" w:rsidRDefault="00E12F1F" w:rsidP="00270248">
      <w:pPr>
        <w:pStyle w:val="NormalWeb"/>
        <w:spacing w:before="0" w:beforeAutospacing="0" w:after="0" w:afterAutospacing="0"/>
        <w:rPr>
          <w:color w:val="000000"/>
        </w:rPr>
      </w:pPr>
      <w:r>
        <w:rPr>
          <w:color w:val="000000"/>
        </w:rPr>
        <w:t>13</w:t>
      </w:r>
      <w:r w:rsidR="001348E8" w:rsidRPr="001348E8">
        <w:rPr>
          <w:color w:val="000000"/>
        </w:rPr>
        <w:t xml:space="preserve">   1   </w:t>
      </w:r>
      <w:proofErr w:type="gramStart"/>
      <w:r w:rsidR="001348E8" w:rsidRPr="001348E8">
        <w:rPr>
          <w:color w:val="000000"/>
        </w:rPr>
        <w:t>104  end</w:t>
      </w:r>
      <w:proofErr w:type="gramEnd"/>
      <w:r w:rsidR="001348E8" w:rsidRPr="001348E8">
        <w:rPr>
          <w:color w:val="000000"/>
        </w:rPr>
        <w:t xml:space="preserve">  accepted        BID       203   </w:t>
      </w:r>
      <w:r>
        <w:rPr>
          <w:color w:val="000000"/>
        </w:rPr>
        <w:t xml:space="preserve"> </w:t>
      </w:r>
      <w:r w:rsidR="001348E8" w:rsidRPr="001348E8">
        <w:rPr>
          <w:color w:val="000000"/>
        </w:rPr>
        <w:t xml:space="preserve">  1         1       Yes 27-03-2026 18:14:50.073731</w:t>
      </w:r>
    </w:p>
    <w:p w14:paraId="06BC3388" w14:textId="77777777" w:rsidR="007A418B" w:rsidRDefault="007A418B" w:rsidP="00270248">
      <w:pPr>
        <w:pStyle w:val="NormalWeb"/>
        <w:spacing w:before="0" w:beforeAutospacing="0" w:after="0" w:afterAutospacing="0"/>
        <w:rPr>
          <w:color w:val="000000"/>
        </w:rPr>
      </w:pPr>
    </w:p>
    <w:p w14:paraId="51E55371" w14:textId="77777777" w:rsidR="0001210D" w:rsidRDefault="0001210D" w:rsidP="00BF22A0">
      <w:pPr>
        <w:pStyle w:val="NormalWeb"/>
        <w:spacing w:before="0" w:beforeAutospacing="0" w:after="0" w:afterAutospacing="0"/>
        <w:ind w:right="-149"/>
        <w:rPr>
          <w:b/>
          <w:bCs/>
          <w:color w:val="000000"/>
        </w:rPr>
      </w:pPr>
      <w:r>
        <w:rPr>
          <w:b/>
          <w:bCs/>
          <w:color w:val="000000"/>
        </w:rPr>
        <w:t>PRODUCTS AVAILABLE IN PRICE CATEGORIES AT THE BEGINNING OF PERIOD N</w:t>
      </w:r>
    </w:p>
    <w:p w14:paraId="4E90678C" w14:textId="77777777" w:rsidR="004746BB" w:rsidRDefault="004746BB" w:rsidP="00270248">
      <w:pPr>
        <w:pStyle w:val="NormalWeb"/>
        <w:spacing w:before="0" w:beforeAutospacing="0" w:after="0" w:afterAutospacing="0"/>
      </w:pPr>
    </w:p>
    <w:p w14:paraId="2723877B" w14:textId="1B403E11" w:rsidR="007A418B" w:rsidRDefault="004746BB" w:rsidP="00270248">
      <w:pPr>
        <w:pStyle w:val="NormalWeb"/>
        <w:spacing w:before="0" w:beforeAutospacing="0" w:after="0" w:afterAutospacing="0"/>
        <w:rPr>
          <w:color w:val="000000"/>
        </w:rPr>
      </w:pPr>
      <w:r w:rsidRPr="004746BB">
        <w:rPr>
          <w:color w:val="000000"/>
        </w:rPr>
        <w:t>This section presents for each vendor and product the number of items available at the beginning of the period per each price category.</w:t>
      </w:r>
      <w:r w:rsidR="001C31DE">
        <w:rPr>
          <w:color w:val="000000"/>
        </w:rPr>
        <w:t xml:space="preserve"> </w:t>
      </w:r>
      <w:r w:rsidR="007A418B">
        <w:rPr>
          <w:color w:val="000000"/>
        </w:rPr>
        <w:t>Example:</w:t>
      </w:r>
    </w:p>
    <w:p w14:paraId="454C5E58" w14:textId="77777777" w:rsidR="001C31DE" w:rsidRDefault="001C31DE" w:rsidP="00270248">
      <w:pPr>
        <w:pStyle w:val="NormalWeb"/>
        <w:spacing w:before="0" w:beforeAutospacing="0" w:after="0" w:afterAutospacing="0"/>
        <w:rPr>
          <w:color w:val="000000"/>
        </w:rPr>
      </w:pPr>
    </w:p>
    <w:p w14:paraId="19C68D17" w14:textId="77777777" w:rsidR="001348E8" w:rsidRDefault="001348E8" w:rsidP="00270248">
      <w:pPr>
        <w:pStyle w:val="NormalWeb"/>
        <w:spacing w:before="0" w:beforeAutospacing="0" w:after="0" w:afterAutospacing="0"/>
      </w:pPr>
      <w:proofErr w:type="spellStart"/>
      <w:r>
        <w:t>platformProductID</w:t>
      </w:r>
      <w:proofErr w:type="spellEnd"/>
      <w:r>
        <w:t xml:space="preserve"> 1      </w:t>
      </w:r>
      <w:proofErr w:type="spellStart"/>
      <w:r>
        <w:t>item_allocations</w:t>
      </w:r>
      <w:proofErr w:type="spellEnd"/>
    </w:p>
    <w:p w14:paraId="711F6DF7" w14:textId="77777777" w:rsidR="001348E8" w:rsidRDefault="001348E8" w:rsidP="00270248">
      <w:pPr>
        <w:pStyle w:val="NormalWeb"/>
        <w:spacing w:before="0" w:beforeAutospacing="0" w:after="0" w:afterAutospacing="0"/>
      </w:pPr>
      <w:r>
        <w:t xml:space="preserve">        Vendor 1      </w:t>
      </w:r>
      <w:proofErr w:type="gramStart"/>
      <w:r>
        <w:t xml:space="preserve">   [</w:t>
      </w:r>
      <w:proofErr w:type="gramEnd"/>
      <w:r>
        <w:t>2, 2, 2, 2, 2, 2, 2, 2, 2, 2]</w:t>
      </w:r>
    </w:p>
    <w:p w14:paraId="5DCA88ED" w14:textId="77777777" w:rsidR="001348E8" w:rsidRDefault="001348E8" w:rsidP="00270248">
      <w:pPr>
        <w:pStyle w:val="NormalWeb"/>
        <w:spacing w:before="0" w:beforeAutospacing="0" w:after="0" w:afterAutospacing="0"/>
      </w:pPr>
      <w:r>
        <w:t xml:space="preserve">        Vendor 2      </w:t>
      </w:r>
      <w:proofErr w:type="gramStart"/>
      <w:r>
        <w:t xml:space="preserve">   [</w:t>
      </w:r>
      <w:proofErr w:type="gramEnd"/>
      <w:r>
        <w:t>0, 0, 1, 1, 1, 1, 1, 1, 1, 0]</w:t>
      </w:r>
    </w:p>
    <w:p w14:paraId="3DF3D107" w14:textId="77777777" w:rsidR="001348E8" w:rsidRDefault="001348E8" w:rsidP="00270248">
      <w:pPr>
        <w:pStyle w:val="NormalWeb"/>
        <w:spacing w:before="0" w:beforeAutospacing="0" w:after="0" w:afterAutospacing="0"/>
      </w:pPr>
    </w:p>
    <w:p w14:paraId="4DA6C6B8" w14:textId="77777777" w:rsidR="001348E8" w:rsidRDefault="001348E8" w:rsidP="00270248">
      <w:pPr>
        <w:pStyle w:val="NormalWeb"/>
        <w:spacing w:before="0" w:beforeAutospacing="0" w:after="0" w:afterAutospacing="0"/>
      </w:pPr>
      <w:proofErr w:type="spellStart"/>
      <w:r>
        <w:t>platformProductID</w:t>
      </w:r>
      <w:proofErr w:type="spellEnd"/>
      <w:r>
        <w:t xml:space="preserve"> 2      </w:t>
      </w:r>
      <w:proofErr w:type="spellStart"/>
      <w:r>
        <w:t>item_allocations</w:t>
      </w:r>
      <w:proofErr w:type="spellEnd"/>
    </w:p>
    <w:p w14:paraId="12225E22" w14:textId="77777777" w:rsidR="001348E8" w:rsidRDefault="001348E8" w:rsidP="00270248">
      <w:pPr>
        <w:pStyle w:val="NormalWeb"/>
        <w:spacing w:before="0" w:beforeAutospacing="0" w:after="0" w:afterAutospacing="0"/>
      </w:pPr>
      <w:r>
        <w:t xml:space="preserve">        Vendor 1      </w:t>
      </w:r>
      <w:proofErr w:type="gramStart"/>
      <w:r>
        <w:t xml:space="preserve">   [</w:t>
      </w:r>
      <w:proofErr w:type="gramEnd"/>
      <w:r>
        <w:t>3, 3, 3, 3, 3, 4, 3, 3, 3, 3]</w:t>
      </w:r>
    </w:p>
    <w:p w14:paraId="4B81F74C" w14:textId="77777777" w:rsidR="001348E8" w:rsidRDefault="001348E8" w:rsidP="00270248">
      <w:pPr>
        <w:pStyle w:val="NormalWeb"/>
        <w:spacing w:before="0" w:beforeAutospacing="0" w:after="0" w:afterAutospacing="0"/>
      </w:pPr>
    </w:p>
    <w:p w14:paraId="53F8FA3F" w14:textId="77777777" w:rsidR="001348E8" w:rsidRDefault="001348E8" w:rsidP="00270248">
      <w:pPr>
        <w:pStyle w:val="NormalWeb"/>
        <w:spacing w:before="0" w:beforeAutospacing="0" w:after="0" w:afterAutospacing="0"/>
      </w:pPr>
      <w:proofErr w:type="spellStart"/>
      <w:r>
        <w:t>platformProductID</w:t>
      </w:r>
      <w:proofErr w:type="spellEnd"/>
      <w:r>
        <w:t xml:space="preserve"> 4      </w:t>
      </w:r>
      <w:proofErr w:type="spellStart"/>
      <w:r>
        <w:t>item_allocations</w:t>
      </w:r>
      <w:proofErr w:type="spellEnd"/>
    </w:p>
    <w:p w14:paraId="11A52259" w14:textId="77777777" w:rsidR="001348E8" w:rsidRDefault="001348E8" w:rsidP="00270248">
      <w:pPr>
        <w:pStyle w:val="NormalWeb"/>
        <w:spacing w:before="0" w:beforeAutospacing="0" w:after="0" w:afterAutospacing="0"/>
      </w:pPr>
      <w:r>
        <w:t xml:space="preserve">        Vendor 2      </w:t>
      </w:r>
      <w:proofErr w:type="gramStart"/>
      <w:r>
        <w:t xml:space="preserve">   [</w:t>
      </w:r>
      <w:proofErr w:type="gramEnd"/>
      <w:r>
        <w:t>0, 1, 1, 1, 1, 1, 1, 1, 1, 1]</w:t>
      </w:r>
    </w:p>
    <w:p w14:paraId="0723738C" w14:textId="77777777" w:rsidR="001348E8" w:rsidRDefault="001348E8" w:rsidP="00270248">
      <w:pPr>
        <w:pStyle w:val="NormalWeb"/>
        <w:spacing w:before="0" w:beforeAutospacing="0" w:after="0" w:afterAutospacing="0"/>
      </w:pPr>
    </w:p>
    <w:p w14:paraId="67CC7D98" w14:textId="77777777" w:rsidR="0001210D" w:rsidRDefault="0001210D" w:rsidP="00270248">
      <w:pPr>
        <w:pStyle w:val="NormalWeb"/>
        <w:spacing w:before="0" w:beforeAutospacing="0" w:after="0" w:afterAutospacing="0"/>
        <w:rPr>
          <w:b/>
          <w:bCs/>
          <w:color w:val="000000"/>
        </w:rPr>
      </w:pPr>
      <w:r>
        <w:rPr>
          <w:b/>
          <w:bCs/>
          <w:color w:val="000000"/>
        </w:rPr>
        <w:t>PRODUCTS REMAINING IN PRICE CATEGORIES AFTER HANDLING ACCEPTED TRANSACTIONS PERIOD N</w:t>
      </w:r>
    </w:p>
    <w:p w14:paraId="33D5B590" w14:textId="77777777" w:rsidR="004746BB" w:rsidRDefault="004746BB" w:rsidP="00270248">
      <w:pPr>
        <w:pStyle w:val="NormalWeb"/>
        <w:spacing w:before="0" w:beforeAutospacing="0" w:after="0" w:afterAutospacing="0"/>
      </w:pPr>
    </w:p>
    <w:p w14:paraId="4BDF5DA3" w14:textId="47570B4D" w:rsidR="00F105A0" w:rsidRDefault="004746BB" w:rsidP="00270248">
      <w:pPr>
        <w:pStyle w:val="NormalWeb"/>
        <w:spacing w:before="0" w:beforeAutospacing="0" w:after="0" w:afterAutospacing="0"/>
        <w:rPr>
          <w:color w:val="000000"/>
        </w:rPr>
      </w:pPr>
      <w:r w:rsidRPr="004746BB">
        <w:rPr>
          <w:color w:val="000000"/>
        </w:rPr>
        <w:t>This section presents for each vendor and product the number of items available at the end of the period per each price category after accounting for accepted transactions</w:t>
      </w:r>
      <w:r w:rsidR="001C31DE">
        <w:rPr>
          <w:color w:val="000000"/>
        </w:rPr>
        <w:t>.</w:t>
      </w:r>
    </w:p>
    <w:p w14:paraId="5F006B25" w14:textId="77777777" w:rsidR="007A418B" w:rsidRDefault="007A418B" w:rsidP="00270248">
      <w:pPr>
        <w:pStyle w:val="NormalWeb"/>
        <w:spacing w:before="0" w:beforeAutospacing="0" w:after="0" w:afterAutospacing="0"/>
        <w:rPr>
          <w:color w:val="000000"/>
        </w:rPr>
      </w:pPr>
    </w:p>
    <w:p w14:paraId="3DABD25A" w14:textId="668F7159" w:rsidR="007A418B" w:rsidRDefault="007A418B" w:rsidP="00270248">
      <w:pPr>
        <w:pStyle w:val="NormalWeb"/>
        <w:spacing w:before="0" w:beforeAutospacing="0" w:after="0" w:afterAutospacing="0"/>
        <w:rPr>
          <w:color w:val="000000"/>
        </w:rPr>
      </w:pPr>
      <w:r>
        <w:rPr>
          <w:color w:val="000000"/>
        </w:rPr>
        <w:t>Example:</w:t>
      </w:r>
    </w:p>
    <w:p w14:paraId="54EC1165" w14:textId="77777777" w:rsidR="001348E8" w:rsidRDefault="001348E8" w:rsidP="00270248">
      <w:pPr>
        <w:pStyle w:val="NormalWeb"/>
        <w:spacing w:before="0" w:beforeAutospacing="0" w:after="0" w:afterAutospacing="0"/>
      </w:pPr>
      <w:proofErr w:type="spellStart"/>
      <w:r>
        <w:t>platformProductID</w:t>
      </w:r>
      <w:proofErr w:type="spellEnd"/>
      <w:r>
        <w:t xml:space="preserve"> 1      </w:t>
      </w:r>
      <w:proofErr w:type="spellStart"/>
      <w:r>
        <w:t>item_allocations</w:t>
      </w:r>
      <w:proofErr w:type="spellEnd"/>
    </w:p>
    <w:p w14:paraId="7F642FE5" w14:textId="77777777" w:rsidR="001348E8" w:rsidRDefault="001348E8" w:rsidP="00270248">
      <w:pPr>
        <w:pStyle w:val="NormalWeb"/>
        <w:spacing w:before="0" w:beforeAutospacing="0" w:after="0" w:afterAutospacing="0"/>
      </w:pPr>
      <w:r>
        <w:lastRenderedPageBreak/>
        <w:t xml:space="preserve">        Vendor 1      </w:t>
      </w:r>
      <w:proofErr w:type="gramStart"/>
      <w:r>
        <w:t xml:space="preserve">   [</w:t>
      </w:r>
      <w:proofErr w:type="gramEnd"/>
      <w:r>
        <w:t>2, 2, 2, 2, 2, 0, 2, 2, 2, 2]</w:t>
      </w:r>
    </w:p>
    <w:p w14:paraId="418E6D16" w14:textId="77777777" w:rsidR="001348E8" w:rsidRDefault="001348E8" w:rsidP="00270248">
      <w:pPr>
        <w:pStyle w:val="NormalWeb"/>
        <w:spacing w:before="0" w:beforeAutospacing="0" w:after="0" w:afterAutospacing="0"/>
      </w:pPr>
      <w:r>
        <w:t xml:space="preserve">        Vendor 2      </w:t>
      </w:r>
      <w:proofErr w:type="gramStart"/>
      <w:r>
        <w:t xml:space="preserve">   [</w:t>
      </w:r>
      <w:proofErr w:type="gramEnd"/>
      <w:r>
        <w:t>0, 0, 1, 1, 1, 1, 1, 1, 1, 0]</w:t>
      </w:r>
    </w:p>
    <w:p w14:paraId="0FFBB971" w14:textId="77777777" w:rsidR="001348E8" w:rsidRDefault="001348E8" w:rsidP="00270248">
      <w:pPr>
        <w:pStyle w:val="NormalWeb"/>
        <w:spacing w:before="0" w:beforeAutospacing="0" w:after="0" w:afterAutospacing="0"/>
      </w:pPr>
    </w:p>
    <w:p w14:paraId="4705CC5D" w14:textId="77777777" w:rsidR="001348E8" w:rsidRDefault="001348E8" w:rsidP="00270248">
      <w:pPr>
        <w:pStyle w:val="NormalWeb"/>
        <w:spacing w:before="0" w:beforeAutospacing="0" w:after="0" w:afterAutospacing="0"/>
      </w:pPr>
      <w:proofErr w:type="spellStart"/>
      <w:r>
        <w:t>platformProductID</w:t>
      </w:r>
      <w:proofErr w:type="spellEnd"/>
      <w:r>
        <w:t xml:space="preserve"> 2      </w:t>
      </w:r>
      <w:proofErr w:type="spellStart"/>
      <w:r>
        <w:t>item_allocations</w:t>
      </w:r>
      <w:proofErr w:type="spellEnd"/>
    </w:p>
    <w:p w14:paraId="447DDAFC" w14:textId="77777777" w:rsidR="001348E8" w:rsidRDefault="001348E8" w:rsidP="00270248">
      <w:pPr>
        <w:pStyle w:val="NormalWeb"/>
        <w:spacing w:before="0" w:beforeAutospacing="0" w:after="0" w:afterAutospacing="0"/>
      </w:pPr>
      <w:r>
        <w:t xml:space="preserve">        Vendor 1      </w:t>
      </w:r>
      <w:proofErr w:type="gramStart"/>
      <w:r>
        <w:t xml:space="preserve">   [</w:t>
      </w:r>
      <w:proofErr w:type="gramEnd"/>
      <w:r>
        <w:t>1, 3, 3, 3, 3, 4, 3, 3, 3, 3]</w:t>
      </w:r>
    </w:p>
    <w:p w14:paraId="2B46CF2A" w14:textId="77777777" w:rsidR="001348E8" w:rsidRDefault="001348E8" w:rsidP="00270248">
      <w:pPr>
        <w:pStyle w:val="NormalWeb"/>
        <w:spacing w:before="0" w:beforeAutospacing="0" w:after="0" w:afterAutospacing="0"/>
      </w:pPr>
    </w:p>
    <w:p w14:paraId="56863B06" w14:textId="77777777" w:rsidR="001348E8" w:rsidRDefault="001348E8" w:rsidP="00270248">
      <w:pPr>
        <w:pStyle w:val="NormalWeb"/>
        <w:spacing w:before="0" w:beforeAutospacing="0" w:after="0" w:afterAutospacing="0"/>
      </w:pPr>
      <w:proofErr w:type="spellStart"/>
      <w:r>
        <w:t>platformProductID</w:t>
      </w:r>
      <w:proofErr w:type="spellEnd"/>
      <w:r>
        <w:t xml:space="preserve"> 4      </w:t>
      </w:r>
      <w:proofErr w:type="spellStart"/>
      <w:r>
        <w:t>item_allocations</w:t>
      </w:r>
      <w:proofErr w:type="spellEnd"/>
    </w:p>
    <w:p w14:paraId="76933AEE" w14:textId="77777777" w:rsidR="001348E8" w:rsidRDefault="001348E8" w:rsidP="00270248">
      <w:pPr>
        <w:pStyle w:val="NormalWeb"/>
        <w:spacing w:before="0" w:beforeAutospacing="0" w:after="0" w:afterAutospacing="0"/>
      </w:pPr>
      <w:r>
        <w:t xml:space="preserve">        Vendor 2      </w:t>
      </w:r>
      <w:proofErr w:type="gramStart"/>
      <w:r>
        <w:t xml:space="preserve">   [</w:t>
      </w:r>
      <w:proofErr w:type="gramEnd"/>
      <w:r>
        <w:t>0, 1, 1, 1, 1, 1, 1, 1, 1, 1]</w:t>
      </w:r>
    </w:p>
    <w:p w14:paraId="0948AFEE" w14:textId="77777777" w:rsidR="001348E8" w:rsidRDefault="001348E8" w:rsidP="00270248">
      <w:pPr>
        <w:pStyle w:val="NormalWeb"/>
        <w:spacing w:before="0" w:beforeAutospacing="0" w:after="0" w:afterAutospacing="0"/>
      </w:pPr>
    </w:p>
    <w:p w14:paraId="7FBFE4F3" w14:textId="77777777" w:rsidR="0001210D" w:rsidRDefault="0001210D" w:rsidP="00270248">
      <w:pPr>
        <w:pStyle w:val="NormalWeb"/>
        <w:spacing w:before="0" w:beforeAutospacing="0" w:after="0" w:afterAutospacing="0"/>
      </w:pPr>
      <w:r>
        <w:rPr>
          <w:b/>
          <w:bCs/>
          <w:color w:val="000000"/>
        </w:rPr>
        <w:t>VENDOR REPORT PERIOD N</w:t>
      </w:r>
    </w:p>
    <w:p w14:paraId="28434BE9" w14:textId="77777777" w:rsidR="004746BB" w:rsidRDefault="004746BB" w:rsidP="00270248">
      <w:pPr>
        <w:pStyle w:val="NormalWeb"/>
        <w:spacing w:before="0" w:beforeAutospacing="0" w:after="0" w:afterAutospacing="0"/>
        <w:ind w:left="720" w:hanging="360"/>
        <w:rPr>
          <w:color w:val="000000"/>
        </w:rPr>
      </w:pPr>
    </w:p>
    <w:p w14:paraId="252CDF7E" w14:textId="7DF3B997" w:rsidR="004746BB" w:rsidRPr="004746BB" w:rsidRDefault="004746BB" w:rsidP="000168B7">
      <w:pPr>
        <w:pStyle w:val="NormalWeb"/>
        <w:spacing w:before="0" w:beforeAutospacing="0" w:after="0" w:afterAutospacing="0"/>
        <w:rPr>
          <w:color w:val="000000"/>
        </w:rPr>
      </w:pPr>
      <w:r w:rsidRPr="004746BB">
        <w:rPr>
          <w:color w:val="000000"/>
        </w:rPr>
        <w:t>This section reports for each vendor its respective products offered in the current period</w:t>
      </w:r>
      <w:r w:rsidR="005124D2">
        <w:rPr>
          <w:color w:val="000000"/>
        </w:rPr>
        <w:t>, their prices, item allocations before and after the period, number and proportion of items sold for each type of purchase request, revenue earned and customers served or not served</w:t>
      </w:r>
      <w:r w:rsidR="007A418B">
        <w:rPr>
          <w:color w:val="000000"/>
        </w:rPr>
        <w:t>.</w:t>
      </w:r>
      <w:r w:rsidR="005124D2">
        <w:rPr>
          <w:color w:val="000000"/>
        </w:rPr>
        <w:t xml:space="preserve"> </w:t>
      </w:r>
      <w:r w:rsidRPr="004746BB">
        <w:rPr>
          <w:color w:val="000000"/>
        </w:rPr>
        <w:t>The acronyms refer to the following:</w:t>
      </w:r>
    </w:p>
    <w:p w14:paraId="45869FBE" w14:textId="77777777" w:rsidR="004746BB" w:rsidRPr="004746BB" w:rsidRDefault="004746BB" w:rsidP="00270248">
      <w:pPr>
        <w:pStyle w:val="NormalWeb"/>
        <w:spacing w:before="0" w:beforeAutospacing="0" w:after="0" w:afterAutospacing="0"/>
        <w:ind w:left="720" w:hanging="360"/>
        <w:rPr>
          <w:color w:val="000000"/>
        </w:rPr>
      </w:pPr>
      <w:r w:rsidRPr="004746BB">
        <w:rPr>
          <w:color w:val="000000"/>
        </w:rPr>
        <w:t>• Nv: total number of items offered in the period</w:t>
      </w:r>
    </w:p>
    <w:p w14:paraId="58AB13FD" w14:textId="77777777" w:rsidR="004746BB" w:rsidRPr="004746BB" w:rsidRDefault="004746BB" w:rsidP="00270248">
      <w:pPr>
        <w:pStyle w:val="NormalWeb"/>
        <w:spacing w:before="0" w:beforeAutospacing="0" w:after="0" w:afterAutospacing="0"/>
        <w:ind w:left="720" w:hanging="360"/>
        <w:rPr>
          <w:color w:val="000000"/>
        </w:rPr>
      </w:pPr>
      <w:r w:rsidRPr="004746BB">
        <w:rPr>
          <w:color w:val="000000"/>
        </w:rPr>
        <w:t>• Na start: number of items available for bidding at the beginning of the period</w:t>
      </w:r>
    </w:p>
    <w:p w14:paraId="362AB431" w14:textId="77777777" w:rsidR="004746BB" w:rsidRPr="004746BB" w:rsidRDefault="004746BB" w:rsidP="00270248">
      <w:pPr>
        <w:pStyle w:val="NormalWeb"/>
        <w:spacing w:before="0" w:beforeAutospacing="0" w:after="0" w:afterAutospacing="0"/>
        <w:ind w:left="720" w:hanging="360"/>
        <w:rPr>
          <w:color w:val="000000"/>
        </w:rPr>
      </w:pPr>
      <w:r w:rsidRPr="004746BB">
        <w:rPr>
          <w:color w:val="000000"/>
        </w:rPr>
        <w:t>• Na end: number of items available for bidding at the end of the period</w:t>
      </w:r>
    </w:p>
    <w:p w14:paraId="1F4F8921" w14:textId="77777777" w:rsidR="004746BB" w:rsidRPr="004746BB" w:rsidRDefault="004746BB" w:rsidP="00270248">
      <w:pPr>
        <w:pStyle w:val="NormalWeb"/>
        <w:spacing w:before="0" w:beforeAutospacing="0" w:after="0" w:afterAutospacing="0"/>
        <w:ind w:left="720" w:hanging="360"/>
        <w:rPr>
          <w:color w:val="000000"/>
        </w:rPr>
      </w:pPr>
      <w:r w:rsidRPr="004746BB">
        <w:rPr>
          <w:color w:val="000000"/>
        </w:rPr>
        <w:t xml:space="preserve">• </w:t>
      </w:r>
      <w:proofErr w:type="spellStart"/>
      <w:r w:rsidRPr="004746BB">
        <w:rPr>
          <w:color w:val="000000"/>
        </w:rPr>
        <w:t>Npn</w:t>
      </w:r>
      <w:proofErr w:type="spellEnd"/>
      <w:r w:rsidRPr="004746BB">
        <w:rPr>
          <w:color w:val="000000"/>
        </w:rPr>
        <w:t xml:space="preserve"> </w:t>
      </w:r>
      <w:proofErr w:type="gramStart"/>
      <w:r w:rsidRPr="004746BB">
        <w:rPr>
          <w:color w:val="000000"/>
        </w:rPr>
        <w:t>start:</w:t>
      </w:r>
      <w:proofErr w:type="gramEnd"/>
      <w:r w:rsidRPr="004746BB">
        <w:rPr>
          <w:color w:val="000000"/>
        </w:rPr>
        <w:t xml:space="preserve"> number of items available for purchase now at the beginning of the period</w:t>
      </w:r>
    </w:p>
    <w:p w14:paraId="494C7BD9" w14:textId="77777777" w:rsidR="004746BB" w:rsidRPr="004746BB" w:rsidRDefault="004746BB" w:rsidP="00270248">
      <w:pPr>
        <w:pStyle w:val="NormalWeb"/>
        <w:spacing w:before="0" w:beforeAutospacing="0" w:after="0" w:afterAutospacing="0"/>
        <w:ind w:left="720" w:hanging="360"/>
        <w:rPr>
          <w:color w:val="000000"/>
        </w:rPr>
      </w:pPr>
      <w:r w:rsidRPr="004746BB">
        <w:rPr>
          <w:color w:val="000000"/>
        </w:rPr>
        <w:t xml:space="preserve">• </w:t>
      </w:r>
      <w:proofErr w:type="spellStart"/>
      <w:r w:rsidRPr="004746BB">
        <w:rPr>
          <w:color w:val="000000"/>
        </w:rPr>
        <w:t>Npn</w:t>
      </w:r>
      <w:proofErr w:type="spellEnd"/>
      <w:r w:rsidRPr="004746BB">
        <w:rPr>
          <w:color w:val="000000"/>
        </w:rPr>
        <w:t xml:space="preserve"> end: number of items available for purchase now at the end of the period</w:t>
      </w:r>
    </w:p>
    <w:p w14:paraId="16380AE7" w14:textId="77777777" w:rsidR="004746BB" w:rsidRPr="004746BB" w:rsidRDefault="004746BB" w:rsidP="00270248">
      <w:pPr>
        <w:pStyle w:val="NormalWeb"/>
        <w:spacing w:before="0" w:beforeAutospacing="0" w:after="0" w:afterAutospacing="0"/>
        <w:ind w:left="720" w:hanging="360"/>
        <w:rPr>
          <w:color w:val="000000"/>
        </w:rPr>
      </w:pPr>
      <w:r w:rsidRPr="004746BB">
        <w:rPr>
          <w:color w:val="000000"/>
        </w:rPr>
        <w:t xml:space="preserve">• </w:t>
      </w:r>
      <w:proofErr w:type="spellStart"/>
      <w:r w:rsidRPr="004746BB">
        <w:rPr>
          <w:color w:val="000000"/>
        </w:rPr>
        <w:t>Pv</w:t>
      </w:r>
      <w:proofErr w:type="spellEnd"/>
      <w:r w:rsidRPr="004746BB">
        <w:rPr>
          <w:color w:val="000000"/>
        </w:rPr>
        <w:t>: vendor’s product price</w:t>
      </w:r>
    </w:p>
    <w:p w14:paraId="7F06F5F0" w14:textId="77777777" w:rsidR="004746BB" w:rsidRPr="004746BB" w:rsidRDefault="004746BB" w:rsidP="00270248">
      <w:pPr>
        <w:pStyle w:val="NormalWeb"/>
        <w:spacing w:before="0" w:beforeAutospacing="0" w:after="0" w:afterAutospacing="0"/>
        <w:ind w:left="720" w:hanging="360"/>
        <w:rPr>
          <w:color w:val="000000"/>
        </w:rPr>
      </w:pPr>
      <w:r w:rsidRPr="004746BB">
        <w:rPr>
          <w:color w:val="000000"/>
        </w:rPr>
        <w:t>• Pc: baseline customer price</w:t>
      </w:r>
    </w:p>
    <w:p w14:paraId="7AD62061" w14:textId="77777777" w:rsidR="004746BB" w:rsidRPr="00270248" w:rsidRDefault="004746BB" w:rsidP="00270248">
      <w:pPr>
        <w:pStyle w:val="NormalWeb"/>
        <w:spacing w:before="0" w:beforeAutospacing="0" w:after="0" w:afterAutospacing="0"/>
        <w:ind w:left="720" w:hanging="360"/>
        <w:rPr>
          <w:color w:val="000000"/>
        </w:rPr>
      </w:pPr>
    </w:p>
    <w:p w14:paraId="18D308FC" w14:textId="33D516A6" w:rsidR="00F105A0" w:rsidRDefault="007A418B" w:rsidP="00270248">
      <w:pPr>
        <w:pStyle w:val="NormalWeb"/>
        <w:spacing w:before="0" w:beforeAutospacing="0" w:after="0" w:afterAutospacing="0"/>
        <w:ind w:left="720" w:hanging="360"/>
        <w:rPr>
          <w:color w:val="000000"/>
        </w:rPr>
      </w:pPr>
      <w:r>
        <w:rPr>
          <w:color w:val="000000"/>
        </w:rPr>
        <w:t>Example:</w:t>
      </w:r>
    </w:p>
    <w:p w14:paraId="6C782FC6" w14:textId="77777777" w:rsidR="001348E8" w:rsidRPr="001348E8" w:rsidRDefault="001348E8" w:rsidP="00270248">
      <w:pPr>
        <w:pStyle w:val="NormalWeb"/>
        <w:spacing w:before="0" w:beforeAutospacing="0" w:after="0" w:afterAutospacing="0"/>
        <w:ind w:left="720" w:hanging="360"/>
        <w:rPr>
          <w:color w:val="000000"/>
        </w:rPr>
      </w:pPr>
      <w:r w:rsidRPr="001348E8">
        <w:rPr>
          <w:color w:val="000000"/>
        </w:rPr>
        <w:t>REPORT VENDOR 1</w:t>
      </w:r>
    </w:p>
    <w:p w14:paraId="59CDA67B" w14:textId="77777777" w:rsidR="001348E8" w:rsidRPr="001348E8" w:rsidRDefault="001348E8" w:rsidP="00270248">
      <w:pPr>
        <w:pStyle w:val="NormalWeb"/>
        <w:spacing w:before="0" w:beforeAutospacing="0" w:after="0" w:afterAutospacing="0"/>
        <w:ind w:left="720" w:hanging="360"/>
        <w:rPr>
          <w:color w:val="000000"/>
        </w:rPr>
      </w:pPr>
      <w:r w:rsidRPr="001348E8">
        <w:rPr>
          <w:color w:val="000000"/>
        </w:rPr>
        <w:t xml:space="preserve">     Vendor revenue during period: 300.0</w:t>
      </w:r>
    </w:p>
    <w:p w14:paraId="4A5BA28A" w14:textId="23891E08" w:rsidR="001348E8" w:rsidRPr="001348E8" w:rsidRDefault="001348E8" w:rsidP="00270248">
      <w:pPr>
        <w:pStyle w:val="NormalWeb"/>
        <w:spacing w:before="0" w:beforeAutospacing="0" w:after="0" w:afterAutospacing="0"/>
        <w:ind w:left="720" w:hanging="360"/>
        <w:rPr>
          <w:color w:val="000000"/>
        </w:rPr>
      </w:pPr>
      <w:r w:rsidRPr="001348E8">
        <w:rPr>
          <w:color w:val="000000"/>
        </w:rPr>
        <w:t xml:space="preserve">     Cumulative revenue at end of period: 4130.0</w:t>
      </w:r>
    </w:p>
    <w:p w14:paraId="3877748E" w14:textId="77777777" w:rsidR="001348E8" w:rsidRPr="001348E8" w:rsidRDefault="001348E8" w:rsidP="00270248">
      <w:pPr>
        <w:pStyle w:val="NormalWeb"/>
        <w:spacing w:before="0" w:beforeAutospacing="0" w:after="0" w:afterAutospacing="0"/>
        <w:ind w:left="720" w:hanging="360"/>
        <w:rPr>
          <w:color w:val="000000"/>
        </w:rPr>
      </w:pPr>
      <w:r w:rsidRPr="001348E8">
        <w:rPr>
          <w:color w:val="000000"/>
        </w:rPr>
        <w:t xml:space="preserve">     </w:t>
      </w:r>
      <w:proofErr w:type="spellStart"/>
      <w:r w:rsidRPr="001348E8">
        <w:rPr>
          <w:color w:val="000000"/>
        </w:rPr>
        <w:t>VendorProductID</w:t>
      </w:r>
      <w:proofErr w:type="spellEnd"/>
      <w:r w:rsidRPr="001348E8">
        <w:rPr>
          <w:color w:val="000000"/>
        </w:rPr>
        <w:t xml:space="preserve"> 1</w:t>
      </w:r>
    </w:p>
    <w:p w14:paraId="59BF3F0E" w14:textId="77777777" w:rsidR="001348E8" w:rsidRPr="001348E8" w:rsidRDefault="001348E8" w:rsidP="00270248">
      <w:pPr>
        <w:pStyle w:val="NormalWeb"/>
        <w:spacing w:before="0" w:beforeAutospacing="0" w:after="0" w:afterAutospacing="0"/>
        <w:ind w:left="720" w:hanging="360"/>
        <w:rPr>
          <w:color w:val="000000"/>
        </w:rPr>
      </w:pPr>
      <w:r w:rsidRPr="001348E8">
        <w:rPr>
          <w:color w:val="000000"/>
        </w:rPr>
        <w:t xml:space="preserve">         Nv:  40</w:t>
      </w:r>
    </w:p>
    <w:p w14:paraId="18E2E344" w14:textId="77777777" w:rsidR="001348E8" w:rsidRPr="001348E8" w:rsidRDefault="001348E8" w:rsidP="00270248">
      <w:pPr>
        <w:pStyle w:val="NormalWeb"/>
        <w:spacing w:before="0" w:beforeAutospacing="0" w:after="0" w:afterAutospacing="0"/>
        <w:ind w:left="720" w:hanging="360"/>
        <w:rPr>
          <w:color w:val="000000"/>
        </w:rPr>
      </w:pPr>
      <w:r w:rsidRPr="001348E8">
        <w:rPr>
          <w:color w:val="000000"/>
        </w:rPr>
        <w:t xml:space="preserve">         Nr:  5</w:t>
      </w:r>
    </w:p>
    <w:p w14:paraId="53355FC0" w14:textId="77777777" w:rsidR="001348E8" w:rsidRPr="001348E8" w:rsidRDefault="001348E8" w:rsidP="00270248">
      <w:pPr>
        <w:pStyle w:val="NormalWeb"/>
        <w:spacing w:before="0" w:beforeAutospacing="0" w:after="0" w:afterAutospacing="0"/>
        <w:ind w:left="720" w:hanging="360"/>
        <w:rPr>
          <w:color w:val="000000"/>
        </w:rPr>
      </w:pPr>
      <w:r w:rsidRPr="001348E8">
        <w:rPr>
          <w:color w:val="000000"/>
        </w:rPr>
        <w:t xml:space="preserve">         Na start:  20</w:t>
      </w:r>
    </w:p>
    <w:p w14:paraId="41A71D7E" w14:textId="77777777" w:rsidR="001348E8" w:rsidRPr="001348E8" w:rsidRDefault="001348E8" w:rsidP="00270248">
      <w:pPr>
        <w:pStyle w:val="NormalWeb"/>
        <w:spacing w:before="0" w:beforeAutospacing="0" w:after="0" w:afterAutospacing="0"/>
        <w:ind w:left="720" w:hanging="360"/>
        <w:rPr>
          <w:color w:val="000000"/>
        </w:rPr>
      </w:pPr>
      <w:r w:rsidRPr="001348E8">
        <w:rPr>
          <w:color w:val="000000"/>
        </w:rPr>
        <w:t xml:space="preserve">         Na end:    18</w:t>
      </w:r>
    </w:p>
    <w:p w14:paraId="43235552" w14:textId="77777777" w:rsidR="001348E8" w:rsidRPr="001348E8" w:rsidRDefault="001348E8" w:rsidP="00270248">
      <w:pPr>
        <w:pStyle w:val="NormalWeb"/>
        <w:spacing w:before="0" w:beforeAutospacing="0" w:after="0" w:afterAutospacing="0"/>
        <w:ind w:left="720" w:hanging="360"/>
        <w:rPr>
          <w:color w:val="000000"/>
        </w:rPr>
      </w:pPr>
      <w:r w:rsidRPr="001348E8">
        <w:rPr>
          <w:color w:val="000000"/>
        </w:rPr>
        <w:t xml:space="preserve">         </w:t>
      </w:r>
      <w:proofErr w:type="spellStart"/>
      <w:r w:rsidRPr="001348E8">
        <w:rPr>
          <w:color w:val="000000"/>
        </w:rPr>
        <w:t>Npn</w:t>
      </w:r>
      <w:proofErr w:type="spellEnd"/>
      <w:r w:rsidRPr="001348E8">
        <w:rPr>
          <w:color w:val="000000"/>
        </w:rPr>
        <w:t xml:space="preserve"> start: 20</w:t>
      </w:r>
    </w:p>
    <w:p w14:paraId="3D8D0FDE" w14:textId="77777777" w:rsidR="001348E8" w:rsidRPr="001348E8" w:rsidRDefault="001348E8" w:rsidP="00270248">
      <w:pPr>
        <w:pStyle w:val="NormalWeb"/>
        <w:spacing w:before="0" w:beforeAutospacing="0" w:after="0" w:afterAutospacing="0"/>
        <w:ind w:left="720" w:hanging="360"/>
        <w:rPr>
          <w:color w:val="000000"/>
        </w:rPr>
      </w:pPr>
      <w:r w:rsidRPr="001348E8">
        <w:rPr>
          <w:color w:val="000000"/>
        </w:rPr>
        <w:t xml:space="preserve">         </w:t>
      </w:r>
      <w:proofErr w:type="spellStart"/>
      <w:r w:rsidRPr="001348E8">
        <w:rPr>
          <w:color w:val="000000"/>
        </w:rPr>
        <w:t>Npn</w:t>
      </w:r>
      <w:proofErr w:type="spellEnd"/>
      <w:r w:rsidRPr="001348E8">
        <w:rPr>
          <w:color w:val="000000"/>
        </w:rPr>
        <w:t xml:space="preserve"> end:   20</w:t>
      </w:r>
    </w:p>
    <w:p w14:paraId="67A692C2" w14:textId="77777777" w:rsidR="001348E8" w:rsidRPr="001348E8" w:rsidRDefault="001348E8" w:rsidP="00270248">
      <w:pPr>
        <w:pStyle w:val="NormalWeb"/>
        <w:spacing w:before="0" w:beforeAutospacing="0" w:after="0" w:afterAutospacing="0"/>
        <w:ind w:left="720" w:hanging="360"/>
        <w:rPr>
          <w:color w:val="000000"/>
        </w:rPr>
      </w:pPr>
      <w:r w:rsidRPr="001348E8">
        <w:rPr>
          <w:color w:val="000000"/>
        </w:rPr>
        <w:t xml:space="preserve">         </w:t>
      </w:r>
      <w:proofErr w:type="spellStart"/>
      <w:r w:rsidRPr="001348E8">
        <w:rPr>
          <w:color w:val="000000"/>
        </w:rPr>
        <w:t>Pv</w:t>
      </w:r>
      <w:proofErr w:type="spellEnd"/>
      <w:r w:rsidRPr="001348E8">
        <w:rPr>
          <w:color w:val="000000"/>
        </w:rPr>
        <w:t>:  70.0</w:t>
      </w:r>
    </w:p>
    <w:p w14:paraId="7C5917E1" w14:textId="77777777" w:rsidR="001348E8" w:rsidRPr="001348E8" w:rsidRDefault="001348E8" w:rsidP="00270248">
      <w:pPr>
        <w:pStyle w:val="NormalWeb"/>
        <w:spacing w:before="0" w:beforeAutospacing="0" w:after="0" w:afterAutospacing="0"/>
        <w:ind w:left="720" w:hanging="360"/>
        <w:rPr>
          <w:color w:val="000000"/>
        </w:rPr>
      </w:pPr>
      <w:r w:rsidRPr="001348E8">
        <w:rPr>
          <w:color w:val="000000"/>
        </w:rPr>
        <w:t xml:space="preserve">         Pc:  77.0</w:t>
      </w:r>
    </w:p>
    <w:p w14:paraId="00F6192A" w14:textId="77777777" w:rsidR="001348E8" w:rsidRPr="001348E8" w:rsidRDefault="001348E8" w:rsidP="00270248">
      <w:pPr>
        <w:pStyle w:val="NormalWeb"/>
        <w:spacing w:before="0" w:beforeAutospacing="0" w:after="0" w:afterAutospacing="0"/>
        <w:ind w:left="720" w:hanging="360"/>
        <w:rPr>
          <w:color w:val="000000"/>
        </w:rPr>
      </w:pPr>
      <w:r w:rsidRPr="001348E8">
        <w:rPr>
          <w:color w:val="000000"/>
        </w:rPr>
        <w:t xml:space="preserve">         Purchase now price:  96.25</w:t>
      </w:r>
    </w:p>
    <w:p w14:paraId="7C300E7C" w14:textId="77777777" w:rsidR="001348E8" w:rsidRPr="001348E8" w:rsidRDefault="001348E8" w:rsidP="00270248">
      <w:pPr>
        <w:pStyle w:val="NormalWeb"/>
        <w:spacing w:before="0" w:beforeAutospacing="0" w:after="0" w:afterAutospacing="0"/>
        <w:ind w:left="720" w:hanging="360"/>
        <w:rPr>
          <w:color w:val="000000"/>
        </w:rPr>
      </w:pPr>
      <w:r w:rsidRPr="001348E8">
        <w:rPr>
          <w:color w:val="000000"/>
        </w:rPr>
        <w:t xml:space="preserve">         Minimum bid price:  57.75</w:t>
      </w:r>
    </w:p>
    <w:p w14:paraId="5AA8AE05" w14:textId="77777777" w:rsidR="001348E8" w:rsidRPr="001348E8" w:rsidRDefault="001348E8" w:rsidP="00270248">
      <w:pPr>
        <w:pStyle w:val="NormalWeb"/>
        <w:spacing w:before="0" w:beforeAutospacing="0" w:after="0" w:afterAutospacing="0"/>
        <w:ind w:left="720" w:hanging="360"/>
        <w:rPr>
          <w:color w:val="000000"/>
        </w:rPr>
      </w:pPr>
      <w:r w:rsidRPr="001348E8">
        <w:rPr>
          <w:color w:val="000000"/>
        </w:rPr>
        <w:t xml:space="preserve">         Price categories</w:t>
      </w:r>
      <w:proofErr w:type="gramStart"/>
      <w:r w:rsidRPr="001348E8">
        <w:rPr>
          <w:color w:val="000000"/>
        </w:rPr>
        <w:t>:  [</w:t>
      </w:r>
      <w:proofErr w:type="gramEnd"/>
      <w:r w:rsidRPr="001348E8">
        <w:rPr>
          <w:color w:val="000000"/>
        </w:rPr>
        <w:t>57.75, 61.6, 65.45, 69.3, 73.15, 77.0, 80.85, 84.7, 88.55, 92.4, 96.25]</w:t>
      </w:r>
    </w:p>
    <w:p w14:paraId="1428EEAE" w14:textId="77777777" w:rsidR="001348E8" w:rsidRPr="001348E8" w:rsidRDefault="001348E8" w:rsidP="00270248">
      <w:pPr>
        <w:pStyle w:val="NormalWeb"/>
        <w:spacing w:before="0" w:beforeAutospacing="0" w:after="0" w:afterAutospacing="0"/>
        <w:ind w:left="720" w:hanging="360"/>
        <w:rPr>
          <w:color w:val="000000"/>
        </w:rPr>
      </w:pPr>
      <w:r w:rsidRPr="001348E8">
        <w:rPr>
          <w:color w:val="000000"/>
        </w:rPr>
        <w:t xml:space="preserve">         Item allocation at the beginning of period</w:t>
      </w:r>
      <w:proofErr w:type="gramStart"/>
      <w:r w:rsidRPr="001348E8">
        <w:rPr>
          <w:color w:val="000000"/>
        </w:rPr>
        <w:t>:  [</w:t>
      </w:r>
      <w:proofErr w:type="gramEnd"/>
      <w:r w:rsidRPr="001348E8">
        <w:rPr>
          <w:color w:val="000000"/>
        </w:rPr>
        <w:t>2, 2, 2, 2, 2, 2, 2, 2, 2, 2]</w:t>
      </w:r>
    </w:p>
    <w:p w14:paraId="01593C2B" w14:textId="77777777" w:rsidR="001348E8" w:rsidRPr="001348E8" w:rsidRDefault="001348E8" w:rsidP="00270248">
      <w:pPr>
        <w:pStyle w:val="NormalWeb"/>
        <w:spacing w:before="0" w:beforeAutospacing="0" w:after="0" w:afterAutospacing="0"/>
        <w:ind w:left="720" w:hanging="360"/>
        <w:rPr>
          <w:color w:val="000000"/>
        </w:rPr>
      </w:pPr>
      <w:r w:rsidRPr="001348E8">
        <w:rPr>
          <w:color w:val="000000"/>
        </w:rPr>
        <w:t xml:space="preserve">         Item allocation at the end of period</w:t>
      </w:r>
      <w:proofErr w:type="gramStart"/>
      <w:r w:rsidRPr="001348E8">
        <w:rPr>
          <w:color w:val="000000"/>
        </w:rPr>
        <w:t>:  [</w:t>
      </w:r>
      <w:proofErr w:type="gramEnd"/>
      <w:r w:rsidRPr="001348E8">
        <w:rPr>
          <w:color w:val="000000"/>
        </w:rPr>
        <w:t>2, 2, 2, 2, 2, 0, 2, 2, 2, 2]</w:t>
      </w:r>
    </w:p>
    <w:p w14:paraId="5765DE83" w14:textId="77777777" w:rsidR="001348E8" w:rsidRPr="001348E8" w:rsidRDefault="001348E8" w:rsidP="00270248">
      <w:pPr>
        <w:pStyle w:val="NormalWeb"/>
        <w:spacing w:before="0" w:beforeAutospacing="0" w:after="0" w:afterAutospacing="0"/>
        <w:ind w:left="720" w:hanging="360"/>
        <w:rPr>
          <w:color w:val="000000"/>
        </w:rPr>
      </w:pPr>
      <w:r w:rsidRPr="001348E8">
        <w:rPr>
          <w:color w:val="000000"/>
        </w:rPr>
        <w:t xml:space="preserve">         Total number of </w:t>
      </w:r>
      <w:proofErr w:type="gramStart"/>
      <w:r w:rsidRPr="001348E8">
        <w:rPr>
          <w:color w:val="000000"/>
        </w:rPr>
        <w:t>purchase</w:t>
      </w:r>
      <w:proofErr w:type="gramEnd"/>
      <w:r w:rsidRPr="001348E8">
        <w:rPr>
          <w:color w:val="000000"/>
        </w:rPr>
        <w:t xml:space="preserve"> now items sold:  0</w:t>
      </w:r>
    </w:p>
    <w:p w14:paraId="7A163DD3" w14:textId="77777777" w:rsidR="001348E8" w:rsidRPr="001348E8" w:rsidRDefault="001348E8" w:rsidP="00270248">
      <w:pPr>
        <w:pStyle w:val="NormalWeb"/>
        <w:spacing w:before="0" w:beforeAutospacing="0" w:after="0" w:afterAutospacing="0"/>
        <w:ind w:left="720" w:hanging="360"/>
        <w:rPr>
          <w:color w:val="000000"/>
        </w:rPr>
      </w:pPr>
      <w:r w:rsidRPr="001348E8">
        <w:rPr>
          <w:color w:val="000000"/>
        </w:rPr>
        <w:t xml:space="preserve">         Total number of bid items sold:  2</w:t>
      </w:r>
    </w:p>
    <w:p w14:paraId="424EC515" w14:textId="77777777" w:rsidR="001348E8" w:rsidRPr="001348E8" w:rsidRDefault="001348E8" w:rsidP="00270248">
      <w:pPr>
        <w:pStyle w:val="NormalWeb"/>
        <w:spacing w:before="0" w:beforeAutospacing="0" w:after="0" w:afterAutospacing="0"/>
        <w:ind w:left="720" w:hanging="360"/>
        <w:rPr>
          <w:color w:val="000000"/>
        </w:rPr>
      </w:pPr>
      <w:r w:rsidRPr="001348E8">
        <w:rPr>
          <w:color w:val="000000"/>
        </w:rPr>
        <w:t xml:space="preserve">         Total number of fixed price items sold:  0</w:t>
      </w:r>
    </w:p>
    <w:p w14:paraId="62EB9304" w14:textId="77777777" w:rsidR="001348E8" w:rsidRPr="001348E8" w:rsidRDefault="001348E8" w:rsidP="00270248">
      <w:pPr>
        <w:pStyle w:val="NormalWeb"/>
        <w:spacing w:before="0" w:beforeAutospacing="0" w:after="0" w:afterAutospacing="0"/>
        <w:ind w:left="720" w:hanging="360"/>
        <w:rPr>
          <w:color w:val="000000"/>
        </w:rPr>
      </w:pPr>
      <w:r w:rsidRPr="001348E8">
        <w:rPr>
          <w:color w:val="000000"/>
        </w:rPr>
        <w:t xml:space="preserve">         Total number of discount items sold:  0</w:t>
      </w:r>
    </w:p>
    <w:p w14:paraId="0273D8DF" w14:textId="77777777" w:rsidR="001348E8" w:rsidRPr="001348E8" w:rsidRDefault="001348E8" w:rsidP="00270248">
      <w:pPr>
        <w:pStyle w:val="NormalWeb"/>
        <w:spacing w:before="0" w:beforeAutospacing="0" w:after="0" w:afterAutospacing="0"/>
        <w:ind w:left="720" w:hanging="360"/>
        <w:rPr>
          <w:color w:val="000000"/>
        </w:rPr>
      </w:pPr>
      <w:r w:rsidRPr="001348E8">
        <w:rPr>
          <w:color w:val="000000"/>
        </w:rPr>
        <w:t xml:space="preserve">         Total number of items sold:  2</w:t>
      </w:r>
    </w:p>
    <w:p w14:paraId="3153A360" w14:textId="77777777" w:rsidR="001348E8" w:rsidRPr="001348E8" w:rsidRDefault="001348E8" w:rsidP="00270248">
      <w:pPr>
        <w:pStyle w:val="NormalWeb"/>
        <w:spacing w:before="0" w:beforeAutospacing="0" w:after="0" w:afterAutospacing="0"/>
        <w:ind w:left="720" w:hanging="360"/>
        <w:rPr>
          <w:color w:val="000000"/>
        </w:rPr>
      </w:pPr>
      <w:r w:rsidRPr="001348E8">
        <w:rPr>
          <w:color w:val="000000"/>
        </w:rPr>
        <w:t xml:space="preserve">         Proportion of purchase now items sold:  0.000</w:t>
      </w:r>
    </w:p>
    <w:p w14:paraId="70AF74D6" w14:textId="77777777" w:rsidR="001348E8" w:rsidRPr="001348E8" w:rsidRDefault="001348E8" w:rsidP="00270248">
      <w:pPr>
        <w:pStyle w:val="NormalWeb"/>
        <w:spacing w:before="0" w:beforeAutospacing="0" w:after="0" w:afterAutospacing="0"/>
        <w:ind w:left="720" w:hanging="360"/>
        <w:rPr>
          <w:color w:val="000000"/>
        </w:rPr>
      </w:pPr>
      <w:r w:rsidRPr="001348E8">
        <w:rPr>
          <w:color w:val="000000"/>
        </w:rPr>
        <w:t xml:space="preserve">         Proportion of bid + discount + fixed items sold:  0.100</w:t>
      </w:r>
    </w:p>
    <w:p w14:paraId="16223A38" w14:textId="77777777" w:rsidR="001348E8" w:rsidRPr="001348E8" w:rsidRDefault="001348E8" w:rsidP="00270248">
      <w:pPr>
        <w:pStyle w:val="NormalWeb"/>
        <w:spacing w:before="0" w:beforeAutospacing="0" w:after="0" w:afterAutospacing="0"/>
        <w:ind w:left="720" w:hanging="360"/>
        <w:rPr>
          <w:color w:val="000000"/>
        </w:rPr>
      </w:pPr>
      <w:r w:rsidRPr="001348E8">
        <w:rPr>
          <w:color w:val="000000"/>
        </w:rPr>
        <w:t xml:space="preserve">         Proportion of items sold:  0.050</w:t>
      </w:r>
    </w:p>
    <w:p w14:paraId="3A202F37" w14:textId="77777777" w:rsidR="001348E8" w:rsidRPr="001348E8" w:rsidRDefault="001348E8" w:rsidP="00270248">
      <w:pPr>
        <w:pStyle w:val="NormalWeb"/>
        <w:spacing w:before="0" w:beforeAutospacing="0" w:after="0" w:afterAutospacing="0"/>
        <w:ind w:left="720" w:hanging="360"/>
        <w:rPr>
          <w:color w:val="000000"/>
        </w:rPr>
      </w:pPr>
      <w:r w:rsidRPr="001348E8">
        <w:rPr>
          <w:color w:val="000000"/>
        </w:rPr>
        <w:t xml:space="preserve">         Total vendor revenue from the product during period:  140.0</w:t>
      </w:r>
    </w:p>
    <w:p w14:paraId="7FC025A5" w14:textId="77777777" w:rsidR="001348E8" w:rsidRPr="001348E8" w:rsidRDefault="001348E8" w:rsidP="00270248">
      <w:pPr>
        <w:pStyle w:val="NormalWeb"/>
        <w:spacing w:before="0" w:beforeAutospacing="0" w:after="0" w:afterAutospacing="0"/>
        <w:ind w:left="720" w:hanging="360"/>
        <w:rPr>
          <w:color w:val="000000"/>
        </w:rPr>
      </w:pPr>
      <w:r w:rsidRPr="001348E8">
        <w:rPr>
          <w:color w:val="000000"/>
        </w:rPr>
        <w:t xml:space="preserve">         Customers who completed transactions</w:t>
      </w:r>
      <w:proofErr w:type="gramStart"/>
      <w:r w:rsidRPr="001348E8">
        <w:rPr>
          <w:color w:val="000000"/>
        </w:rPr>
        <w:t>:  [</w:t>
      </w:r>
      <w:proofErr w:type="gramEnd"/>
      <w:r w:rsidRPr="001348E8">
        <w:rPr>
          <w:color w:val="000000"/>
        </w:rPr>
        <w:t>203, 203]</w:t>
      </w:r>
    </w:p>
    <w:p w14:paraId="097134E3" w14:textId="77777777" w:rsidR="001348E8" w:rsidRPr="001348E8" w:rsidRDefault="001348E8" w:rsidP="00270248">
      <w:pPr>
        <w:pStyle w:val="NormalWeb"/>
        <w:spacing w:before="0" w:beforeAutospacing="0" w:after="0" w:afterAutospacing="0"/>
        <w:ind w:left="720" w:hanging="360"/>
        <w:rPr>
          <w:color w:val="000000"/>
        </w:rPr>
      </w:pPr>
      <w:r w:rsidRPr="001348E8">
        <w:rPr>
          <w:color w:val="000000"/>
        </w:rPr>
        <w:t xml:space="preserve">         Customers who did not complete transactions</w:t>
      </w:r>
      <w:proofErr w:type="gramStart"/>
      <w:r w:rsidRPr="001348E8">
        <w:rPr>
          <w:color w:val="000000"/>
        </w:rPr>
        <w:t>:  [</w:t>
      </w:r>
      <w:proofErr w:type="gramEnd"/>
      <w:r w:rsidRPr="001348E8">
        <w:rPr>
          <w:color w:val="000000"/>
        </w:rPr>
        <w:t>]</w:t>
      </w:r>
    </w:p>
    <w:p w14:paraId="5706AB60" w14:textId="77777777" w:rsidR="001348E8" w:rsidRPr="001348E8" w:rsidRDefault="001348E8" w:rsidP="00270248">
      <w:pPr>
        <w:pStyle w:val="NormalWeb"/>
        <w:spacing w:before="0" w:beforeAutospacing="0" w:after="0" w:afterAutospacing="0"/>
        <w:ind w:left="720" w:hanging="360"/>
        <w:rPr>
          <w:color w:val="000000"/>
        </w:rPr>
      </w:pPr>
      <w:r w:rsidRPr="001348E8">
        <w:rPr>
          <w:color w:val="000000"/>
        </w:rPr>
        <w:lastRenderedPageBreak/>
        <w:t xml:space="preserve">         Total vendor revenue from all products during period:  300.0</w:t>
      </w:r>
    </w:p>
    <w:p w14:paraId="1A028678" w14:textId="77777777" w:rsidR="001348E8" w:rsidRDefault="001348E8" w:rsidP="00270248">
      <w:pPr>
        <w:pStyle w:val="NormalWeb"/>
        <w:spacing w:before="0" w:beforeAutospacing="0" w:after="0" w:afterAutospacing="0"/>
        <w:rPr>
          <w:color w:val="000000"/>
        </w:rPr>
      </w:pPr>
    </w:p>
    <w:p w14:paraId="1DD06629" w14:textId="77777777" w:rsidR="00B81002" w:rsidRDefault="00B81002" w:rsidP="00270248">
      <w:pPr>
        <w:pStyle w:val="NormalWeb"/>
        <w:spacing w:before="0" w:beforeAutospacing="0" w:after="0" w:afterAutospacing="0"/>
        <w:rPr>
          <w:b/>
          <w:bCs/>
          <w:color w:val="000000"/>
        </w:rPr>
      </w:pPr>
    </w:p>
    <w:p w14:paraId="024CF8A4" w14:textId="77777777" w:rsidR="00B81002" w:rsidRDefault="00B81002" w:rsidP="00270248">
      <w:pPr>
        <w:pStyle w:val="NormalWeb"/>
        <w:spacing w:before="0" w:beforeAutospacing="0" w:after="0" w:afterAutospacing="0"/>
        <w:rPr>
          <w:b/>
          <w:bCs/>
          <w:color w:val="000000"/>
        </w:rPr>
      </w:pPr>
    </w:p>
    <w:p w14:paraId="0FEB4FE4" w14:textId="77777777" w:rsidR="00B81002" w:rsidRDefault="00B81002" w:rsidP="00270248">
      <w:pPr>
        <w:pStyle w:val="NormalWeb"/>
        <w:spacing w:before="0" w:beforeAutospacing="0" w:after="0" w:afterAutospacing="0"/>
        <w:rPr>
          <w:b/>
          <w:bCs/>
          <w:color w:val="000000"/>
        </w:rPr>
      </w:pPr>
    </w:p>
    <w:p w14:paraId="4F2713C5" w14:textId="77777777" w:rsidR="00B81002" w:rsidRDefault="00B81002">
      <w:pPr>
        <w:pBdr>
          <w:top w:val="nil"/>
          <w:left w:val="nil"/>
          <w:bottom w:val="nil"/>
          <w:right w:val="nil"/>
          <w:between w:val="nil"/>
          <w:bar w:val="nil"/>
        </w:pBdr>
        <w:rPr>
          <w:b/>
          <w:bCs/>
          <w:color w:val="000000"/>
        </w:rPr>
      </w:pPr>
      <w:r>
        <w:rPr>
          <w:b/>
          <w:bCs/>
          <w:color w:val="000000"/>
        </w:rPr>
        <w:br w:type="page"/>
      </w:r>
    </w:p>
    <w:p w14:paraId="59A13199" w14:textId="2E996E3E" w:rsidR="0001210D" w:rsidRDefault="0001210D" w:rsidP="00270248">
      <w:pPr>
        <w:pStyle w:val="NormalWeb"/>
        <w:spacing w:before="0" w:beforeAutospacing="0" w:after="0" w:afterAutospacing="0"/>
        <w:rPr>
          <w:b/>
          <w:bCs/>
          <w:color w:val="000000"/>
        </w:rPr>
      </w:pPr>
      <w:r>
        <w:rPr>
          <w:b/>
          <w:bCs/>
          <w:color w:val="000000"/>
        </w:rPr>
        <w:lastRenderedPageBreak/>
        <w:t>PLATFORM VENDOR REPORT PERIOD N</w:t>
      </w:r>
    </w:p>
    <w:p w14:paraId="2D2E8784" w14:textId="77777777" w:rsidR="004746BB" w:rsidRDefault="004746BB" w:rsidP="00270248">
      <w:pPr>
        <w:pStyle w:val="NormalWeb"/>
        <w:spacing w:before="0" w:beforeAutospacing="0" w:after="0" w:afterAutospacing="0"/>
      </w:pPr>
    </w:p>
    <w:p w14:paraId="4A22A731" w14:textId="202C9A16" w:rsidR="0001210D" w:rsidRDefault="004746BB" w:rsidP="00270248">
      <w:pPr>
        <w:pStyle w:val="NormalWeb"/>
        <w:spacing w:before="0" w:beforeAutospacing="0" w:after="0" w:afterAutospacing="0"/>
        <w:rPr>
          <w:color w:val="000000"/>
        </w:rPr>
      </w:pPr>
      <w:r w:rsidRPr="004746BB">
        <w:rPr>
          <w:color w:val="000000"/>
        </w:rPr>
        <w:t>This section reports information for each vendor and its respective products that were offered in the current period</w:t>
      </w:r>
      <w:r>
        <w:rPr>
          <w:color w:val="000000"/>
        </w:rPr>
        <w:t>.</w:t>
      </w:r>
      <w:r w:rsidR="005124D2">
        <w:rPr>
          <w:color w:val="000000"/>
        </w:rPr>
        <w:t xml:space="preserve"> </w:t>
      </w:r>
      <w:r w:rsidR="0001210D">
        <w:rPr>
          <w:color w:val="000000"/>
        </w:rPr>
        <w:t>The request counts include both accepted and rejected transactions but exclude transactions that were pre-rejected in the consumption limit check (before phase).</w:t>
      </w:r>
      <w:r w:rsidR="005124D2">
        <w:rPr>
          <w:color w:val="000000"/>
        </w:rPr>
        <w:t xml:space="preserve"> </w:t>
      </w:r>
      <w:r w:rsidR="0001210D">
        <w:rPr>
          <w:color w:val="000000"/>
        </w:rPr>
        <w:t>Note that a customer can appear in both the completed and rejected counts</w:t>
      </w:r>
      <w:r w:rsidR="005124D2">
        <w:rPr>
          <w:color w:val="000000"/>
        </w:rPr>
        <w:t xml:space="preserve">, e.g., if making multiple requests or if </w:t>
      </w:r>
      <w:r w:rsidR="0001210D">
        <w:rPr>
          <w:color w:val="000000"/>
        </w:rPr>
        <w:t>their original transaction was rejected but the</w:t>
      </w:r>
      <w:r w:rsidR="005124D2">
        <w:rPr>
          <w:color w:val="000000"/>
        </w:rPr>
        <w:t xml:space="preserve">ir </w:t>
      </w:r>
      <w:r w:rsidR="0001210D">
        <w:rPr>
          <w:color w:val="000000"/>
        </w:rPr>
        <w:t>chose</w:t>
      </w:r>
      <w:r w:rsidR="005124D2">
        <w:rPr>
          <w:color w:val="000000"/>
        </w:rPr>
        <w:t>n</w:t>
      </w:r>
      <w:r w:rsidR="0001210D">
        <w:rPr>
          <w:color w:val="000000"/>
        </w:rPr>
        <w:t xml:space="preserve"> option</w:t>
      </w:r>
      <w:r w:rsidR="005124D2">
        <w:rPr>
          <w:color w:val="000000"/>
        </w:rPr>
        <w:t xml:space="preserve"> for rejected transaction</w:t>
      </w:r>
      <w:r w:rsidR="0001210D">
        <w:rPr>
          <w:color w:val="000000"/>
        </w:rPr>
        <w:t xml:space="preserve"> </w:t>
      </w:r>
      <w:r w:rsidR="005124D2">
        <w:rPr>
          <w:color w:val="000000"/>
        </w:rPr>
        <w:t xml:space="preserve">was processed as </w:t>
      </w:r>
      <w:r w:rsidR="0001210D">
        <w:rPr>
          <w:color w:val="000000"/>
        </w:rPr>
        <w:t xml:space="preserve">a new transaction that was accepted. The list does not </w:t>
      </w:r>
      <w:r w:rsidR="00B662E8">
        <w:rPr>
          <w:color w:val="000000"/>
        </w:rPr>
        <w:t xml:space="preserve">count </w:t>
      </w:r>
      <w:r w:rsidR="0001210D">
        <w:rPr>
          <w:color w:val="000000"/>
        </w:rPr>
        <w:t xml:space="preserve">fallbacks that are processed at end1 for bid and fixed transactions since they </w:t>
      </w:r>
      <w:r w:rsidR="00B662E8">
        <w:rPr>
          <w:color w:val="000000"/>
        </w:rPr>
        <w:t xml:space="preserve">do not represent </w:t>
      </w:r>
      <w:r w:rsidR="0001210D">
        <w:rPr>
          <w:color w:val="000000"/>
        </w:rPr>
        <w:t>a separate request.</w:t>
      </w:r>
      <w:r>
        <w:t xml:space="preserve"> </w:t>
      </w:r>
      <w:r w:rsidR="00B662E8">
        <w:rPr>
          <w:color w:val="000000"/>
        </w:rPr>
        <w:t xml:space="preserve">The section summarizes </w:t>
      </w:r>
      <w:r w:rsidR="0001210D">
        <w:rPr>
          <w:color w:val="000000"/>
        </w:rPr>
        <w:t>how many transactions were completed by type</w:t>
      </w:r>
      <w:r w:rsidR="00B662E8">
        <w:rPr>
          <w:color w:val="000000"/>
        </w:rPr>
        <w:t xml:space="preserve"> and their corresponding proportions. </w:t>
      </w:r>
      <w:r w:rsidR="0001210D">
        <w:rPr>
          <w:color w:val="000000"/>
        </w:rPr>
        <w:t>The financial section shows total vendor revenue (</w:t>
      </w:r>
      <w:proofErr w:type="spellStart"/>
      <w:r w:rsidR="0001210D">
        <w:rPr>
          <w:color w:val="000000"/>
        </w:rPr>
        <w:t>Pv</w:t>
      </w:r>
      <w:proofErr w:type="spellEnd"/>
      <w:r w:rsidR="0001210D">
        <w:rPr>
          <w:color w:val="000000"/>
        </w:rPr>
        <w:t xml:space="preserve"> * </w:t>
      </w:r>
      <w:proofErr w:type="spellStart"/>
      <w:r w:rsidR="0001210D">
        <w:rPr>
          <w:color w:val="000000"/>
        </w:rPr>
        <w:t>items_sold</w:t>
      </w:r>
      <w:proofErr w:type="spellEnd"/>
      <w:r w:rsidR="0001210D">
        <w:rPr>
          <w:color w:val="000000"/>
        </w:rPr>
        <w:t xml:space="preserve">), total customer payments including donations, total platform markup collected, total withdrawals from the donation account (for DISCOUNT purchases where the donation account </w:t>
      </w:r>
      <w:r w:rsidR="00B662E8">
        <w:rPr>
          <w:color w:val="000000"/>
        </w:rPr>
        <w:t xml:space="preserve">subsidizes </w:t>
      </w:r>
      <w:r w:rsidR="0001210D">
        <w:rPr>
          <w:color w:val="000000"/>
        </w:rPr>
        <w:t>the price difference), and total donations made by customers during the period.</w:t>
      </w:r>
      <w:r w:rsidR="00B662E8">
        <w:rPr>
          <w:color w:val="000000"/>
        </w:rPr>
        <w:t xml:space="preserve"> </w:t>
      </w:r>
      <w:proofErr w:type="gramStart"/>
      <w:r w:rsidR="0001210D">
        <w:rPr>
          <w:color w:val="000000"/>
        </w:rPr>
        <w:t>Finally</w:t>
      </w:r>
      <w:proofErr w:type="gramEnd"/>
      <w:r w:rsidR="0001210D">
        <w:rPr>
          <w:color w:val="000000"/>
        </w:rPr>
        <w:t xml:space="preserve"> it shows the platform product balance at the start and end of the period, and how that balance was settled: if positive </w:t>
      </w:r>
      <w:r w:rsidR="00B662E8">
        <w:rPr>
          <w:color w:val="000000"/>
        </w:rPr>
        <w:t>-</w:t>
      </w:r>
      <w:r w:rsidR="0001210D">
        <w:rPr>
          <w:color w:val="000000"/>
        </w:rPr>
        <w:t xml:space="preserve"> transferred to the donation account</w:t>
      </w:r>
      <w:r w:rsidR="00B662E8">
        <w:rPr>
          <w:color w:val="000000"/>
        </w:rPr>
        <w:t xml:space="preserve">, and if </w:t>
      </w:r>
      <w:r w:rsidR="0001210D">
        <w:rPr>
          <w:color w:val="000000"/>
        </w:rPr>
        <w:t xml:space="preserve">negative </w:t>
      </w:r>
      <w:r w:rsidR="00B662E8">
        <w:rPr>
          <w:color w:val="000000"/>
        </w:rPr>
        <w:t xml:space="preserve">- </w:t>
      </w:r>
      <w:r w:rsidR="0001210D">
        <w:rPr>
          <w:color w:val="000000"/>
        </w:rPr>
        <w:t>withdrawn from the donation account.</w:t>
      </w:r>
    </w:p>
    <w:p w14:paraId="0BBCAAFF" w14:textId="77777777" w:rsidR="004746BB" w:rsidRDefault="004746BB" w:rsidP="00270248">
      <w:pPr>
        <w:pStyle w:val="NormalWeb"/>
        <w:spacing w:before="0" w:beforeAutospacing="0" w:after="0" w:afterAutospacing="0"/>
        <w:rPr>
          <w:color w:val="000000"/>
        </w:rPr>
      </w:pPr>
    </w:p>
    <w:p w14:paraId="6763834F" w14:textId="01C247B3" w:rsidR="00F105A0" w:rsidRDefault="004746BB" w:rsidP="00270248">
      <w:pPr>
        <w:pStyle w:val="NormalWeb"/>
        <w:spacing w:before="0" w:beforeAutospacing="0" w:after="0" w:afterAutospacing="0"/>
        <w:rPr>
          <w:color w:val="000000"/>
        </w:rPr>
      </w:pPr>
      <w:r>
        <w:rPr>
          <w:color w:val="000000"/>
        </w:rPr>
        <w:t>Example:</w:t>
      </w:r>
    </w:p>
    <w:p w14:paraId="137D431A" w14:textId="77777777" w:rsidR="00B662E8" w:rsidRDefault="00B662E8" w:rsidP="000168B7">
      <w:pPr>
        <w:pStyle w:val="NormalWeb"/>
        <w:spacing w:before="0" w:beforeAutospacing="0" w:after="0" w:afterAutospacing="0"/>
      </w:pPr>
      <w:r>
        <w:t xml:space="preserve">        </w:t>
      </w:r>
      <w:proofErr w:type="spellStart"/>
      <w:r>
        <w:t>VendorID</w:t>
      </w:r>
      <w:proofErr w:type="spellEnd"/>
      <w:r>
        <w:t xml:space="preserve">  1</w:t>
      </w:r>
    </w:p>
    <w:p w14:paraId="4784049A" w14:textId="77777777" w:rsidR="00B662E8" w:rsidRDefault="00B662E8" w:rsidP="000168B7">
      <w:pPr>
        <w:pStyle w:val="NormalWeb"/>
        <w:spacing w:before="0" w:beforeAutospacing="0" w:after="0" w:afterAutospacing="0"/>
      </w:pPr>
      <w:r>
        <w:t xml:space="preserve">        </w:t>
      </w:r>
      <w:proofErr w:type="spellStart"/>
      <w:r>
        <w:t>PlatformProductID</w:t>
      </w:r>
      <w:proofErr w:type="spellEnd"/>
      <w:r>
        <w:t xml:space="preserve">  1</w:t>
      </w:r>
    </w:p>
    <w:p w14:paraId="2EB15EB7" w14:textId="77777777" w:rsidR="00B662E8" w:rsidRDefault="00B662E8" w:rsidP="000168B7">
      <w:pPr>
        <w:pStyle w:val="NormalWeb"/>
        <w:spacing w:before="0" w:beforeAutospacing="0" w:after="0" w:afterAutospacing="0"/>
      </w:pPr>
      <w:r>
        <w:t xml:space="preserve">        Number of items offered:  35</w:t>
      </w:r>
    </w:p>
    <w:p w14:paraId="658B52FE" w14:textId="77777777" w:rsidR="00B662E8" w:rsidRDefault="00B662E8" w:rsidP="000168B7">
      <w:pPr>
        <w:pStyle w:val="NormalWeb"/>
        <w:spacing w:before="0" w:beforeAutospacing="0" w:after="0" w:afterAutospacing="0"/>
      </w:pPr>
      <w:r>
        <w:t xml:space="preserve">        Total number of customer purchase requests:  35</w:t>
      </w:r>
    </w:p>
    <w:p w14:paraId="2CFBC32D" w14:textId="77777777" w:rsidR="00B662E8" w:rsidRDefault="00B662E8" w:rsidP="000168B7">
      <w:pPr>
        <w:pStyle w:val="NormalWeb"/>
        <w:spacing w:before="0" w:beforeAutospacing="0" w:after="0" w:afterAutospacing="0"/>
      </w:pPr>
      <w:r>
        <w:t xml:space="preserve">        Number of PN purchase requests:  8</w:t>
      </w:r>
    </w:p>
    <w:p w14:paraId="517B5436" w14:textId="77777777" w:rsidR="00B662E8" w:rsidRDefault="00B662E8" w:rsidP="000168B7">
      <w:pPr>
        <w:pStyle w:val="NormalWeb"/>
        <w:spacing w:before="0" w:beforeAutospacing="0" w:after="0" w:afterAutospacing="0"/>
      </w:pPr>
      <w:r>
        <w:t xml:space="preserve">        Number of bid purchase requests:  5</w:t>
      </w:r>
    </w:p>
    <w:p w14:paraId="035A84AC" w14:textId="77777777" w:rsidR="00B662E8" w:rsidRDefault="00B662E8" w:rsidP="000168B7">
      <w:pPr>
        <w:pStyle w:val="NormalWeb"/>
        <w:spacing w:before="0" w:beforeAutospacing="0" w:after="0" w:afterAutospacing="0"/>
      </w:pPr>
      <w:r>
        <w:t xml:space="preserve">            - of which carry-overs from previous period:  0</w:t>
      </w:r>
    </w:p>
    <w:p w14:paraId="42A060EC" w14:textId="77777777" w:rsidR="00B662E8" w:rsidRDefault="00B662E8" w:rsidP="000168B7">
      <w:pPr>
        <w:pStyle w:val="NormalWeb"/>
        <w:spacing w:before="0" w:beforeAutospacing="0" w:after="0" w:afterAutospacing="0"/>
      </w:pPr>
      <w:r>
        <w:t xml:space="preserve">        Number of fixed price purchase requests:  19</w:t>
      </w:r>
    </w:p>
    <w:p w14:paraId="1DB31E8B" w14:textId="77777777" w:rsidR="00B662E8" w:rsidRDefault="00B662E8" w:rsidP="000168B7">
      <w:pPr>
        <w:pStyle w:val="NormalWeb"/>
        <w:spacing w:before="0" w:beforeAutospacing="0" w:after="0" w:afterAutospacing="0"/>
      </w:pPr>
      <w:r>
        <w:t xml:space="preserve">        Number of discount price purchase requests:  3</w:t>
      </w:r>
    </w:p>
    <w:p w14:paraId="7BA7880B" w14:textId="77777777" w:rsidR="00B662E8" w:rsidRDefault="00B662E8" w:rsidP="000168B7">
      <w:pPr>
        <w:pStyle w:val="NormalWeb"/>
        <w:spacing w:before="0" w:beforeAutospacing="0" w:after="0" w:afterAutospacing="0"/>
      </w:pPr>
      <w:r>
        <w:t xml:space="preserve">        Total number of transactions completed:  25</w:t>
      </w:r>
    </w:p>
    <w:p w14:paraId="651B0E1F" w14:textId="77777777" w:rsidR="00B662E8" w:rsidRDefault="00B662E8" w:rsidP="000168B7">
      <w:pPr>
        <w:pStyle w:val="NormalWeb"/>
        <w:spacing w:before="0" w:beforeAutospacing="0" w:after="0" w:afterAutospacing="0"/>
      </w:pPr>
      <w:r>
        <w:t xml:space="preserve">        Total number of PN transactions completed:  8</w:t>
      </w:r>
    </w:p>
    <w:p w14:paraId="59F9AC7A" w14:textId="77777777" w:rsidR="00B662E8" w:rsidRDefault="00B662E8" w:rsidP="000168B7">
      <w:pPr>
        <w:pStyle w:val="NormalWeb"/>
        <w:spacing w:before="0" w:beforeAutospacing="0" w:after="0" w:afterAutospacing="0"/>
      </w:pPr>
      <w:r>
        <w:t xml:space="preserve">        Total number of bid transactions completed:  0</w:t>
      </w:r>
    </w:p>
    <w:p w14:paraId="5A5AAFC4" w14:textId="77777777" w:rsidR="00B662E8" w:rsidRDefault="00B662E8" w:rsidP="000168B7">
      <w:pPr>
        <w:pStyle w:val="NormalWeb"/>
        <w:spacing w:before="0" w:beforeAutospacing="0" w:after="0" w:afterAutospacing="0"/>
      </w:pPr>
      <w:r>
        <w:t xml:space="preserve">        Total number of fixed price transactions completed:  14</w:t>
      </w:r>
    </w:p>
    <w:p w14:paraId="6415DE2C" w14:textId="77777777" w:rsidR="00B662E8" w:rsidRDefault="00B662E8" w:rsidP="000168B7">
      <w:pPr>
        <w:pStyle w:val="NormalWeb"/>
        <w:spacing w:before="0" w:beforeAutospacing="0" w:after="0" w:afterAutospacing="0"/>
      </w:pPr>
      <w:r>
        <w:t xml:space="preserve">        Total number of discount price transactions completed:  3</w:t>
      </w:r>
    </w:p>
    <w:p w14:paraId="35F9345F" w14:textId="77777777" w:rsidR="00B662E8" w:rsidRDefault="00B662E8" w:rsidP="000168B7">
      <w:pPr>
        <w:pStyle w:val="NormalWeb"/>
        <w:spacing w:before="0" w:beforeAutospacing="0" w:after="0" w:afterAutospacing="0"/>
      </w:pPr>
      <w:r>
        <w:t xml:space="preserve">        Proportion of transactions completed:  0.714</w:t>
      </w:r>
    </w:p>
    <w:p w14:paraId="345AFA0D" w14:textId="77777777" w:rsidR="00B662E8" w:rsidRDefault="00B662E8" w:rsidP="000168B7">
      <w:pPr>
        <w:pStyle w:val="NormalWeb"/>
        <w:spacing w:before="0" w:beforeAutospacing="0" w:after="0" w:afterAutospacing="0"/>
      </w:pPr>
      <w:r>
        <w:t xml:space="preserve">        Proportion of PN transactions completed:  1.000</w:t>
      </w:r>
    </w:p>
    <w:p w14:paraId="2137A0E3" w14:textId="77777777" w:rsidR="00B662E8" w:rsidRDefault="00B662E8" w:rsidP="000168B7">
      <w:pPr>
        <w:pStyle w:val="NormalWeb"/>
        <w:spacing w:before="0" w:beforeAutospacing="0" w:after="0" w:afterAutospacing="0"/>
      </w:pPr>
      <w:r>
        <w:t xml:space="preserve">        Number of bid/fixed/discount purchase requests:  27</w:t>
      </w:r>
    </w:p>
    <w:p w14:paraId="6E23E7F9" w14:textId="77777777" w:rsidR="00B662E8" w:rsidRDefault="00B662E8" w:rsidP="000168B7">
      <w:pPr>
        <w:pStyle w:val="NormalWeb"/>
        <w:spacing w:before="0" w:beforeAutospacing="0" w:after="0" w:afterAutospacing="0"/>
      </w:pPr>
      <w:r>
        <w:t xml:space="preserve">        Number of bid/fixed/discount transactions completed:  17</w:t>
      </w:r>
    </w:p>
    <w:p w14:paraId="72872E8B" w14:textId="77777777" w:rsidR="00B662E8" w:rsidRDefault="00B662E8" w:rsidP="000168B7">
      <w:pPr>
        <w:pStyle w:val="NormalWeb"/>
        <w:spacing w:before="0" w:beforeAutospacing="0" w:after="0" w:afterAutospacing="0"/>
      </w:pPr>
      <w:r>
        <w:t xml:space="preserve">        Proportion of bid/fixed/discount transactions completed:  0.630</w:t>
      </w:r>
    </w:p>
    <w:p w14:paraId="47118AB3" w14:textId="77777777" w:rsidR="00B662E8" w:rsidRDefault="00B662E8" w:rsidP="000168B7">
      <w:pPr>
        <w:pStyle w:val="NormalWeb"/>
        <w:spacing w:before="0" w:beforeAutospacing="0" w:after="0" w:afterAutospacing="0"/>
      </w:pPr>
      <w:r>
        <w:t xml:space="preserve">        Number of PN/fixed/discount purchase requests:  30</w:t>
      </w:r>
    </w:p>
    <w:p w14:paraId="0702C6C7" w14:textId="77777777" w:rsidR="00B662E8" w:rsidRDefault="00B662E8" w:rsidP="000168B7">
      <w:pPr>
        <w:pStyle w:val="NormalWeb"/>
        <w:spacing w:before="0" w:beforeAutospacing="0" w:after="0" w:afterAutospacing="0"/>
      </w:pPr>
      <w:r>
        <w:t xml:space="preserve">        Number of PN/fixed/discount transactions completed:  25</w:t>
      </w:r>
    </w:p>
    <w:p w14:paraId="10907A4A" w14:textId="77777777" w:rsidR="00B662E8" w:rsidRDefault="00B662E8" w:rsidP="000168B7">
      <w:pPr>
        <w:pStyle w:val="NormalWeb"/>
        <w:spacing w:before="0" w:beforeAutospacing="0" w:after="0" w:afterAutospacing="0"/>
      </w:pPr>
      <w:r>
        <w:t xml:space="preserve">        Proportion of PN/fixed/discount transactions completed:  0.833</w:t>
      </w:r>
    </w:p>
    <w:p w14:paraId="11B032FD" w14:textId="77777777" w:rsidR="00B662E8" w:rsidRDefault="00B662E8" w:rsidP="000168B7">
      <w:pPr>
        <w:pStyle w:val="NormalWeb"/>
        <w:spacing w:before="0" w:beforeAutospacing="0" w:after="0" w:afterAutospacing="0"/>
      </w:pPr>
      <w:r>
        <w:t xml:space="preserve">        Total vendor revenue during period:  1750.0</w:t>
      </w:r>
    </w:p>
    <w:p w14:paraId="2FA0E00A" w14:textId="77777777" w:rsidR="00B662E8" w:rsidRDefault="00B662E8" w:rsidP="000168B7">
      <w:pPr>
        <w:pStyle w:val="NormalWeb"/>
        <w:spacing w:before="0" w:beforeAutospacing="0" w:after="0" w:afterAutospacing="0"/>
      </w:pPr>
      <w:r>
        <w:t xml:space="preserve">        Total customer payments including donations during period:  2520.02</w:t>
      </w:r>
    </w:p>
    <w:p w14:paraId="49BFA817" w14:textId="77777777" w:rsidR="00B662E8" w:rsidRDefault="00B662E8" w:rsidP="000168B7">
      <w:pPr>
        <w:pStyle w:val="NormalWeb"/>
        <w:spacing w:before="0" w:beforeAutospacing="0" w:after="0" w:afterAutospacing="0"/>
      </w:pPr>
      <w:r>
        <w:t xml:space="preserve">        Total platform markup during period:  175.0</w:t>
      </w:r>
    </w:p>
    <w:p w14:paraId="58A046A2" w14:textId="77777777" w:rsidR="00B662E8" w:rsidRDefault="00B662E8" w:rsidP="000168B7">
      <w:pPr>
        <w:pStyle w:val="NormalWeb"/>
        <w:spacing w:before="0" w:beforeAutospacing="0" w:after="0" w:afterAutospacing="0"/>
      </w:pPr>
      <w:r>
        <w:t xml:space="preserve">        Total withdrawals from donation account during period:  84.7</w:t>
      </w:r>
    </w:p>
    <w:p w14:paraId="17C28B3F" w14:textId="77777777" w:rsidR="00B662E8" w:rsidRDefault="00B662E8" w:rsidP="000168B7">
      <w:pPr>
        <w:pStyle w:val="NormalWeb"/>
        <w:spacing w:before="0" w:beforeAutospacing="0" w:after="0" w:afterAutospacing="0"/>
      </w:pPr>
      <w:r>
        <w:t xml:space="preserve">        Total amount of donations made during period:  502.62</w:t>
      </w:r>
    </w:p>
    <w:p w14:paraId="1D64B3ED" w14:textId="77777777" w:rsidR="00B662E8" w:rsidRDefault="00B662E8" w:rsidP="000168B7">
      <w:pPr>
        <w:pStyle w:val="NormalWeb"/>
        <w:spacing w:before="0" w:beforeAutospacing="0" w:after="0" w:afterAutospacing="0"/>
      </w:pPr>
      <w:r>
        <w:t xml:space="preserve">        Platform product balance at period start:  0</w:t>
      </w:r>
    </w:p>
    <w:p w14:paraId="3B573BE0" w14:textId="77777777" w:rsidR="00B662E8" w:rsidRDefault="00B662E8" w:rsidP="000168B7">
      <w:pPr>
        <w:pStyle w:val="NormalWeb"/>
        <w:spacing w:before="0" w:beforeAutospacing="0" w:after="0" w:afterAutospacing="0"/>
      </w:pPr>
      <w:r>
        <w:t xml:space="preserve">        Platform product balance at period end:  177.1</w:t>
      </w:r>
    </w:p>
    <w:p w14:paraId="1CA0E3BB" w14:textId="77777777" w:rsidR="00B662E8" w:rsidRDefault="00B662E8" w:rsidP="000168B7">
      <w:pPr>
        <w:pStyle w:val="NormalWeb"/>
        <w:spacing w:before="0" w:beforeAutospacing="0" w:after="0" w:afterAutospacing="0"/>
      </w:pPr>
      <w:r>
        <w:t xml:space="preserve">        Platform product balance transferred to donation account at period end:  177.1</w:t>
      </w:r>
    </w:p>
    <w:p w14:paraId="24B154FB" w14:textId="249F9BB4" w:rsidR="00B662E8" w:rsidRDefault="00B662E8" w:rsidP="00B662E8">
      <w:pPr>
        <w:pStyle w:val="NormalWeb"/>
        <w:spacing w:before="0" w:beforeAutospacing="0" w:after="0" w:afterAutospacing="0"/>
      </w:pPr>
      <w:r>
        <w:t xml:space="preserve">        Platform product balance withdrawn from donation account at period end:  0</w:t>
      </w:r>
    </w:p>
    <w:p w14:paraId="5C1871F8" w14:textId="77777777" w:rsidR="001348E8" w:rsidRDefault="001348E8" w:rsidP="00270248">
      <w:pPr>
        <w:pStyle w:val="NormalWeb"/>
        <w:spacing w:before="0" w:beforeAutospacing="0" w:after="0" w:afterAutospacing="0"/>
      </w:pPr>
    </w:p>
    <w:p w14:paraId="2D60A004" w14:textId="77777777" w:rsidR="00B81002" w:rsidRDefault="00B81002" w:rsidP="00270248">
      <w:pPr>
        <w:pStyle w:val="NormalWeb"/>
        <w:spacing w:before="0" w:beforeAutospacing="0" w:after="0" w:afterAutospacing="0"/>
        <w:rPr>
          <w:b/>
          <w:bCs/>
          <w:color w:val="000000"/>
        </w:rPr>
      </w:pPr>
    </w:p>
    <w:p w14:paraId="5B09BDC8" w14:textId="77777777" w:rsidR="00B81002" w:rsidRDefault="00B81002" w:rsidP="00270248">
      <w:pPr>
        <w:pStyle w:val="NormalWeb"/>
        <w:spacing w:before="0" w:beforeAutospacing="0" w:after="0" w:afterAutospacing="0"/>
        <w:rPr>
          <w:b/>
          <w:bCs/>
          <w:color w:val="000000"/>
        </w:rPr>
      </w:pPr>
    </w:p>
    <w:p w14:paraId="2E74E7E1" w14:textId="11614110" w:rsidR="0001210D" w:rsidRDefault="0001210D" w:rsidP="00270248">
      <w:pPr>
        <w:pStyle w:val="NormalWeb"/>
        <w:spacing w:before="0" w:beforeAutospacing="0" w:after="0" w:afterAutospacing="0"/>
        <w:rPr>
          <w:b/>
          <w:bCs/>
          <w:color w:val="000000"/>
        </w:rPr>
      </w:pPr>
      <w:r>
        <w:rPr>
          <w:b/>
          <w:bCs/>
          <w:color w:val="000000"/>
        </w:rPr>
        <w:lastRenderedPageBreak/>
        <w:t>FINAL PLATFORM REPORT PERIOD 1</w:t>
      </w:r>
    </w:p>
    <w:p w14:paraId="56B17330" w14:textId="77777777" w:rsidR="004746BB" w:rsidRDefault="004746BB" w:rsidP="00270248">
      <w:pPr>
        <w:pStyle w:val="NormalWeb"/>
        <w:spacing w:before="0" w:beforeAutospacing="0" w:after="0" w:afterAutospacing="0"/>
      </w:pPr>
    </w:p>
    <w:p w14:paraId="6ADDD5B9" w14:textId="7D7EDC7A" w:rsidR="00F105A0" w:rsidRDefault="004746BB" w:rsidP="00B662E8">
      <w:pPr>
        <w:pStyle w:val="NormalWeb"/>
        <w:spacing w:before="0" w:beforeAutospacing="0" w:after="0" w:afterAutospacing="0"/>
        <w:rPr>
          <w:color w:val="000000"/>
        </w:rPr>
      </w:pPr>
      <w:r w:rsidRPr="004746BB">
        <w:rPr>
          <w:color w:val="000000"/>
        </w:rPr>
        <w:t>This section reports an aggregated summary across all vendors, products, customers, and</w:t>
      </w:r>
      <w:r w:rsidR="008A26C6">
        <w:rPr>
          <w:color w:val="000000"/>
        </w:rPr>
        <w:t xml:space="preserve"> </w:t>
      </w:r>
      <w:r w:rsidRPr="004746BB">
        <w:rPr>
          <w:color w:val="000000"/>
        </w:rPr>
        <w:t xml:space="preserve">transaction types from the platform’s </w:t>
      </w:r>
      <w:r w:rsidR="00B662E8">
        <w:rPr>
          <w:color w:val="000000"/>
        </w:rPr>
        <w:t>side</w:t>
      </w:r>
      <w:r w:rsidR="00B662E8" w:rsidRPr="004746BB">
        <w:rPr>
          <w:color w:val="000000"/>
        </w:rPr>
        <w:t xml:space="preserve"> </w:t>
      </w:r>
      <w:r w:rsidRPr="004746BB">
        <w:rPr>
          <w:color w:val="000000"/>
        </w:rPr>
        <w:t xml:space="preserve">for the period, </w:t>
      </w:r>
      <w:r w:rsidR="00B662E8">
        <w:rPr>
          <w:color w:val="000000"/>
        </w:rPr>
        <w:t xml:space="preserve">including aggregated donation rate over available previous periods (up to 30), </w:t>
      </w:r>
      <w:r w:rsidRPr="004746BB">
        <w:rPr>
          <w:color w:val="000000"/>
        </w:rPr>
        <w:t>as illustrated in the</w:t>
      </w:r>
      <w:r>
        <w:rPr>
          <w:color w:val="000000"/>
        </w:rPr>
        <w:t xml:space="preserve"> </w:t>
      </w:r>
      <w:r w:rsidRPr="004746BB">
        <w:rPr>
          <w:color w:val="000000"/>
        </w:rPr>
        <w:t>following example:</w:t>
      </w:r>
    </w:p>
    <w:p w14:paraId="06148264" w14:textId="77777777" w:rsidR="00B662E8" w:rsidRDefault="00B662E8" w:rsidP="000168B7">
      <w:pPr>
        <w:pStyle w:val="NormalWeb"/>
        <w:spacing w:before="0" w:beforeAutospacing="0" w:after="0" w:afterAutospacing="0"/>
        <w:rPr>
          <w:color w:val="000000"/>
        </w:rPr>
      </w:pPr>
    </w:p>
    <w:p w14:paraId="1708F378" w14:textId="77777777" w:rsidR="00B662E8" w:rsidRDefault="00B662E8" w:rsidP="000168B7">
      <w:pPr>
        <w:pStyle w:val="NormalWeb"/>
        <w:spacing w:before="0" w:beforeAutospacing="0" w:after="0" w:afterAutospacing="0"/>
      </w:pPr>
      <w:r>
        <w:t>Global number of items offered:  175</w:t>
      </w:r>
    </w:p>
    <w:p w14:paraId="4D7100DC" w14:textId="77777777" w:rsidR="00B662E8" w:rsidRDefault="00B662E8" w:rsidP="000168B7">
      <w:pPr>
        <w:pStyle w:val="NormalWeb"/>
        <w:spacing w:before="0" w:beforeAutospacing="0" w:after="0" w:afterAutospacing="0"/>
      </w:pPr>
      <w:r>
        <w:t>Global number of customer purchase requests:  67</w:t>
      </w:r>
    </w:p>
    <w:p w14:paraId="033ACF98" w14:textId="77777777" w:rsidR="00B662E8" w:rsidRDefault="00B662E8" w:rsidP="000168B7">
      <w:pPr>
        <w:pStyle w:val="NormalWeb"/>
        <w:spacing w:before="0" w:beforeAutospacing="0" w:after="0" w:afterAutospacing="0"/>
      </w:pPr>
      <w:r>
        <w:t>Global number of PN purchase requests:  9</w:t>
      </w:r>
    </w:p>
    <w:p w14:paraId="023A9B44" w14:textId="77777777" w:rsidR="00B662E8" w:rsidRDefault="00B662E8" w:rsidP="000168B7">
      <w:pPr>
        <w:pStyle w:val="NormalWeb"/>
        <w:spacing w:before="0" w:beforeAutospacing="0" w:after="0" w:afterAutospacing="0"/>
      </w:pPr>
      <w:r>
        <w:t>Global number of bid purchase requests:  9</w:t>
      </w:r>
    </w:p>
    <w:p w14:paraId="1D633728" w14:textId="77777777" w:rsidR="00B662E8" w:rsidRDefault="00B662E8" w:rsidP="000168B7">
      <w:pPr>
        <w:pStyle w:val="NormalWeb"/>
        <w:spacing w:before="0" w:beforeAutospacing="0" w:after="0" w:afterAutospacing="0"/>
      </w:pPr>
      <w:r>
        <w:t xml:space="preserve">    - of which carry-overs from previous period:  0</w:t>
      </w:r>
    </w:p>
    <w:p w14:paraId="0247AD88" w14:textId="77777777" w:rsidR="00B662E8" w:rsidRDefault="00B662E8" w:rsidP="000168B7">
      <w:pPr>
        <w:pStyle w:val="NormalWeb"/>
        <w:spacing w:before="0" w:beforeAutospacing="0" w:after="0" w:afterAutospacing="0"/>
      </w:pPr>
      <w:r>
        <w:t>Global number of fixed price purchase requests:  44</w:t>
      </w:r>
    </w:p>
    <w:p w14:paraId="12D8E87E" w14:textId="77777777" w:rsidR="00B662E8" w:rsidRDefault="00B662E8" w:rsidP="000168B7">
      <w:pPr>
        <w:pStyle w:val="NormalWeb"/>
        <w:spacing w:before="0" w:beforeAutospacing="0" w:after="0" w:afterAutospacing="0"/>
      </w:pPr>
      <w:r>
        <w:t>Global number of discount price purchase requests:  5</w:t>
      </w:r>
    </w:p>
    <w:p w14:paraId="265BD217" w14:textId="77777777" w:rsidR="00B662E8" w:rsidRDefault="00B662E8" w:rsidP="000168B7">
      <w:pPr>
        <w:pStyle w:val="NormalWeb"/>
        <w:spacing w:before="0" w:beforeAutospacing="0" w:after="0" w:afterAutospacing="0"/>
      </w:pPr>
      <w:r>
        <w:t>Global number of transactions completed:  51</w:t>
      </w:r>
    </w:p>
    <w:p w14:paraId="2B977C32" w14:textId="77777777" w:rsidR="00B662E8" w:rsidRDefault="00B662E8" w:rsidP="000168B7">
      <w:pPr>
        <w:pStyle w:val="NormalWeb"/>
        <w:spacing w:before="0" w:beforeAutospacing="0" w:after="0" w:afterAutospacing="0"/>
      </w:pPr>
      <w:r>
        <w:t>Global number of PN transactions completed:  9</w:t>
      </w:r>
    </w:p>
    <w:p w14:paraId="6D845AB6" w14:textId="77777777" w:rsidR="00B662E8" w:rsidRDefault="00B662E8" w:rsidP="000168B7">
      <w:pPr>
        <w:pStyle w:val="NormalWeb"/>
        <w:spacing w:before="0" w:beforeAutospacing="0" w:after="0" w:afterAutospacing="0"/>
      </w:pPr>
      <w:r>
        <w:t>Global number of bid transactions completed:  0</w:t>
      </w:r>
    </w:p>
    <w:p w14:paraId="0998DC13" w14:textId="77777777" w:rsidR="00B662E8" w:rsidRDefault="00B662E8" w:rsidP="000168B7">
      <w:pPr>
        <w:pStyle w:val="NormalWeb"/>
        <w:spacing w:before="0" w:beforeAutospacing="0" w:after="0" w:afterAutospacing="0"/>
      </w:pPr>
      <w:r>
        <w:t>Global number of fixed price transactions completed:  37</w:t>
      </w:r>
    </w:p>
    <w:p w14:paraId="483F845E" w14:textId="77777777" w:rsidR="00B662E8" w:rsidRDefault="00B662E8" w:rsidP="000168B7">
      <w:pPr>
        <w:pStyle w:val="NormalWeb"/>
        <w:spacing w:before="0" w:beforeAutospacing="0" w:after="0" w:afterAutospacing="0"/>
      </w:pPr>
      <w:r>
        <w:t>Global number of discount price transactions completed:  5</w:t>
      </w:r>
    </w:p>
    <w:p w14:paraId="47C5DE38" w14:textId="77777777" w:rsidR="00B662E8" w:rsidRDefault="00B662E8" w:rsidP="000168B7">
      <w:pPr>
        <w:pStyle w:val="NormalWeb"/>
        <w:spacing w:before="0" w:beforeAutospacing="0" w:after="0" w:afterAutospacing="0"/>
      </w:pPr>
      <w:r>
        <w:t>Global Proportion of transactions completed:  0.761</w:t>
      </w:r>
    </w:p>
    <w:p w14:paraId="0CEADC8B" w14:textId="77777777" w:rsidR="00B662E8" w:rsidRDefault="00B662E8" w:rsidP="000168B7">
      <w:pPr>
        <w:pStyle w:val="NormalWeb"/>
        <w:spacing w:before="0" w:beforeAutospacing="0" w:after="0" w:afterAutospacing="0"/>
      </w:pPr>
      <w:r>
        <w:t>Global Proportion of PN transactions completed:  1.000</w:t>
      </w:r>
    </w:p>
    <w:p w14:paraId="291B7DF0" w14:textId="77777777" w:rsidR="00B662E8" w:rsidRDefault="00B662E8" w:rsidP="000168B7">
      <w:pPr>
        <w:pStyle w:val="NormalWeb"/>
        <w:spacing w:before="0" w:beforeAutospacing="0" w:after="0" w:afterAutospacing="0"/>
      </w:pPr>
      <w:r>
        <w:t>Global number of bid/fixed/discount purchase requests:  58</w:t>
      </w:r>
    </w:p>
    <w:p w14:paraId="1EBB37EE" w14:textId="77777777" w:rsidR="00B662E8" w:rsidRDefault="00B662E8" w:rsidP="000168B7">
      <w:pPr>
        <w:pStyle w:val="NormalWeb"/>
        <w:spacing w:before="0" w:beforeAutospacing="0" w:after="0" w:afterAutospacing="0"/>
      </w:pPr>
      <w:r>
        <w:t>Global number of bid/fixed/discount transactions completed:  42</w:t>
      </w:r>
    </w:p>
    <w:p w14:paraId="0F5D73D7" w14:textId="77777777" w:rsidR="00B662E8" w:rsidRDefault="00B662E8" w:rsidP="000168B7">
      <w:pPr>
        <w:pStyle w:val="NormalWeb"/>
        <w:spacing w:before="0" w:beforeAutospacing="0" w:after="0" w:afterAutospacing="0"/>
      </w:pPr>
      <w:r>
        <w:t>Global Proportion of bid/fixed/discount transactions completed:  0.724</w:t>
      </w:r>
    </w:p>
    <w:p w14:paraId="0F31B26F" w14:textId="77777777" w:rsidR="00B662E8" w:rsidRDefault="00B662E8" w:rsidP="000168B7">
      <w:pPr>
        <w:pStyle w:val="NormalWeb"/>
        <w:spacing w:before="0" w:beforeAutospacing="0" w:after="0" w:afterAutospacing="0"/>
      </w:pPr>
      <w:r>
        <w:t>Global number of PN/fixed/discount purchase requests:  58</w:t>
      </w:r>
    </w:p>
    <w:p w14:paraId="00971010" w14:textId="77777777" w:rsidR="00B662E8" w:rsidRDefault="00B662E8" w:rsidP="000168B7">
      <w:pPr>
        <w:pStyle w:val="NormalWeb"/>
        <w:spacing w:before="0" w:beforeAutospacing="0" w:after="0" w:afterAutospacing="0"/>
      </w:pPr>
      <w:r>
        <w:t>Global number of PN/fixed/discount transactions completed:  51</w:t>
      </w:r>
    </w:p>
    <w:p w14:paraId="3E4FF115" w14:textId="77777777" w:rsidR="00B662E8" w:rsidRDefault="00B662E8" w:rsidP="000168B7">
      <w:pPr>
        <w:pStyle w:val="NormalWeb"/>
        <w:spacing w:before="0" w:beforeAutospacing="0" w:after="0" w:afterAutospacing="0"/>
      </w:pPr>
      <w:r>
        <w:t>Global Proportion of PN/fixed/discount transactions completed:  0.879</w:t>
      </w:r>
    </w:p>
    <w:p w14:paraId="1BE0801C" w14:textId="77777777" w:rsidR="00B662E8" w:rsidRDefault="00B662E8" w:rsidP="000168B7">
      <w:pPr>
        <w:pStyle w:val="NormalWeb"/>
        <w:spacing w:before="0" w:beforeAutospacing="0" w:after="0" w:afterAutospacing="0"/>
      </w:pPr>
      <w:r>
        <w:t>Global vendor revenue during period:  3830.0</w:t>
      </w:r>
    </w:p>
    <w:p w14:paraId="0E9F6A12" w14:textId="77777777" w:rsidR="00B662E8" w:rsidRDefault="00B662E8" w:rsidP="000168B7">
      <w:pPr>
        <w:pStyle w:val="NormalWeb"/>
        <w:spacing w:before="0" w:beforeAutospacing="0" w:after="0" w:afterAutospacing="0"/>
      </w:pPr>
      <w:r>
        <w:t>Global customer payments including donations during period:  5303.74</w:t>
      </w:r>
    </w:p>
    <w:p w14:paraId="14B4FB59" w14:textId="77777777" w:rsidR="00B662E8" w:rsidRDefault="00B662E8" w:rsidP="000168B7">
      <w:pPr>
        <w:pStyle w:val="NormalWeb"/>
        <w:spacing w:before="0" w:beforeAutospacing="0" w:after="0" w:afterAutospacing="0"/>
      </w:pPr>
      <w:r>
        <w:t>Global platform markup during period:  383.0</w:t>
      </w:r>
    </w:p>
    <w:p w14:paraId="7E1B51C1" w14:textId="77777777" w:rsidR="00B662E8" w:rsidRDefault="00B662E8" w:rsidP="000168B7">
      <w:pPr>
        <w:pStyle w:val="NormalWeb"/>
        <w:spacing w:before="0" w:beforeAutospacing="0" w:after="0" w:afterAutospacing="0"/>
      </w:pPr>
      <w:r>
        <w:t>Global withdrawals from donation account during period:  148.5</w:t>
      </w:r>
    </w:p>
    <w:p w14:paraId="791C63CD" w14:textId="77777777" w:rsidR="00B662E8" w:rsidRDefault="00B662E8" w:rsidP="000168B7">
      <w:pPr>
        <w:pStyle w:val="NormalWeb"/>
        <w:spacing w:before="0" w:beforeAutospacing="0" w:after="0" w:afterAutospacing="0"/>
      </w:pPr>
      <w:r>
        <w:t>Global amount of donations made during period:  1070.94</w:t>
      </w:r>
    </w:p>
    <w:p w14:paraId="512DB811" w14:textId="77777777" w:rsidR="00B662E8" w:rsidRDefault="00B662E8" w:rsidP="000168B7">
      <w:pPr>
        <w:pStyle w:val="NormalWeb"/>
        <w:spacing w:before="0" w:beforeAutospacing="0" w:after="0" w:afterAutospacing="0"/>
      </w:pPr>
      <w:r>
        <w:t>Global platform balance at the period start:  0.0</w:t>
      </w:r>
    </w:p>
    <w:p w14:paraId="61FB431C" w14:textId="77777777" w:rsidR="00B662E8" w:rsidRDefault="00B662E8" w:rsidP="000168B7">
      <w:pPr>
        <w:pStyle w:val="NormalWeb"/>
        <w:spacing w:before="0" w:beforeAutospacing="0" w:after="0" w:afterAutospacing="0"/>
      </w:pPr>
      <w:r>
        <w:t>Global platform balance at the period end:  168.3</w:t>
      </w:r>
    </w:p>
    <w:p w14:paraId="7F4A6854" w14:textId="77777777" w:rsidR="00B662E8" w:rsidRDefault="00B662E8" w:rsidP="000168B7">
      <w:pPr>
        <w:pStyle w:val="NormalWeb"/>
        <w:spacing w:before="0" w:beforeAutospacing="0" w:after="0" w:afterAutospacing="0"/>
      </w:pPr>
      <w:r>
        <w:t>Global donation account balance at period start:  0.0</w:t>
      </w:r>
    </w:p>
    <w:p w14:paraId="64915294" w14:textId="77777777" w:rsidR="00B662E8" w:rsidRDefault="00B662E8" w:rsidP="000168B7">
      <w:pPr>
        <w:pStyle w:val="NormalWeb"/>
        <w:spacing w:before="0" w:beforeAutospacing="0" w:after="0" w:afterAutospacing="0"/>
      </w:pPr>
      <w:r>
        <w:t>Global donation account balance at period end before transfer to/withdraw from platform product balance:  922.44</w:t>
      </w:r>
    </w:p>
    <w:p w14:paraId="3619DF8B" w14:textId="77777777" w:rsidR="00B662E8" w:rsidRDefault="00B662E8" w:rsidP="000168B7">
      <w:pPr>
        <w:pStyle w:val="NormalWeb"/>
        <w:spacing w:before="0" w:beforeAutospacing="0" w:after="0" w:afterAutospacing="0"/>
      </w:pPr>
      <w:r>
        <w:t>Global platform product balance transferred to donation account at period end:  177.1</w:t>
      </w:r>
    </w:p>
    <w:p w14:paraId="19A1A0EE" w14:textId="77777777" w:rsidR="00B662E8" w:rsidRDefault="00B662E8" w:rsidP="000168B7">
      <w:pPr>
        <w:pStyle w:val="NormalWeb"/>
        <w:spacing w:before="0" w:beforeAutospacing="0" w:after="0" w:afterAutospacing="0"/>
      </w:pPr>
      <w:r>
        <w:t>Global platform product balance withdrawn from donation account at period end:  8.8</w:t>
      </w:r>
    </w:p>
    <w:p w14:paraId="68A77E3C" w14:textId="77777777" w:rsidR="00B662E8" w:rsidRDefault="00B662E8" w:rsidP="000168B7">
      <w:pPr>
        <w:pStyle w:val="NormalWeb"/>
        <w:spacing w:before="0" w:beforeAutospacing="0" w:after="0" w:afterAutospacing="0"/>
      </w:pPr>
      <w:r>
        <w:t>Global donation account balance at period end after transfer to/withdraw from platform product balance:  1090.74</w:t>
      </w:r>
    </w:p>
    <w:p w14:paraId="2296C63F" w14:textId="7BFBDA33" w:rsidR="00FB269B" w:rsidRDefault="00B662E8" w:rsidP="00B662E8">
      <w:pPr>
        <w:pStyle w:val="NormalWeb"/>
        <w:spacing w:before="0" w:beforeAutospacing="0" w:after="0" w:afterAutospacing="0"/>
        <w:rPr>
          <w:color w:val="000000"/>
        </w:rPr>
      </w:pPr>
      <w:r>
        <w:t>Global average donation rate of all customers over the past 30 periods: 23.49% (1 period available)</w:t>
      </w:r>
    </w:p>
    <w:p w14:paraId="3766165F" w14:textId="77777777" w:rsidR="00F105A0" w:rsidRDefault="00F105A0" w:rsidP="00270248">
      <w:pPr>
        <w:pStyle w:val="NormalWeb"/>
        <w:spacing w:before="0" w:beforeAutospacing="0" w:after="0" w:afterAutospacing="0"/>
        <w:ind w:left="720" w:hanging="360"/>
      </w:pPr>
    </w:p>
    <w:p w14:paraId="30484E15" w14:textId="77777777" w:rsidR="00B81002" w:rsidRDefault="00B81002" w:rsidP="00270248">
      <w:pPr>
        <w:pStyle w:val="NormalWeb"/>
        <w:spacing w:before="0" w:beforeAutospacing="0" w:after="0" w:afterAutospacing="0"/>
        <w:rPr>
          <w:b/>
          <w:bCs/>
          <w:color w:val="000000"/>
        </w:rPr>
      </w:pPr>
    </w:p>
    <w:p w14:paraId="2DF7C22E" w14:textId="77777777" w:rsidR="00B81002" w:rsidRDefault="00B81002">
      <w:pPr>
        <w:pBdr>
          <w:top w:val="nil"/>
          <w:left w:val="nil"/>
          <w:bottom w:val="nil"/>
          <w:right w:val="nil"/>
          <w:between w:val="nil"/>
          <w:bar w:val="nil"/>
        </w:pBdr>
        <w:rPr>
          <w:b/>
          <w:bCs/>
          <w:color w:val="000000"/>
        </w:rPr>
      </w:pPr>
      <w:r>
        <w:rPr>
          <w:b/>
          <w:bCs/>
          <w:color w:val="000000"/>
        </w:rPr>
        <w:br w:type="page"/>
      </w:r>
    </w:p>
    <w:p w14:paraId="039A75BF" w14:textId="738E1CE7" w:rsidR="0001210D" w:rsidRDefault="0001210D" w:rsidP="00270248">
      <w:pPr>
        <w:pStyle w:val="NormalWeb"/>
        <w:spacing w:before="0" w:beforeAutospacing="0" w:after="0" w:afterAutospacing="0"/>
        <w:rPr>
          <w:b/>
          <w:bCs/>
          <w:color w:val="000000"/>
        </w:rPr>
      </w:pPr>
      <w:r>
        <w:rPr>
          <w:b/>
          <w:bCs/>
          <w:color w:val="000000"/>
        </w:rPr>
        <w:lastRenderedPageBreak/>
        <w:t>AGGREGATE PLATFORM VENDOR REPORT (PERIODS 1 TO N)</w:t>
      </w:r>
    </w:p>
    <w:p w14:paraId="6DC3ED66" w14:textId="77777777" w:rsidR="00DB45E4" w:rsidRDefault="00DB45E4" w:rsidP="00270248">
      <w:pPr>
        <w:pStyle w:val="NormalWeb"/>
        <w:spacing w:before="0" w:beforeAutospacing="0" w:after="0" w:afterAutospacing="0"/>
      </w:pPr>
    </w:p>
    <w:p w14:paraId="57A3BFDB" w14:textId="07EED995" w:rsidR="0001210D" w:rsidRDefault="0001210D" w:rsidP="00270248">
      <w:pPr>
        <w:pStyle w:val="NormalWeb"/>
        <w:spacing w:before="0" w:beforeAutospacing="0" w:after="0" w:afterAutospacing="0"/>
        <w:rPr>
          <w:color w:val="000000"/>
        </w:rPr>
      </w:pPr>
      <w:r>
        <w:rPr>
          <w:color w:val="000000"/>
        </w:rPr>
        <w:t>This section provides cumulative per-product statistics across all periods</w:t>
      </w:r>
      <w:r w:rsidR="00E26181">
        <w:rPr>
          <w:color w:val="000000"/>
        </w:rPr>
        <w:t xml:space="preserve"> carried out up to the current period output report</w:t>
      </w:r>
      <w:r>
        <w:rPr>
          <w:color w:val="000000"/>
        </w:rPr>
        <w:t>, grouped by vendor</w:t>
      </w:r>
      <w:r w:rsidR="00E26181">
        <w:rPr>
          <w:color w:val="000000"/>
        </w:rPr>
        <w:t xml:space="preserve">. It also calculates proportions of completed transactions by type based on the accumulated numbers of purchase requests and completed transactions, </w:t>
      </w:r>
      <w:r w:rsidR="00DB45E4">
        <w:rPr>
          <w:color w:val="000000"/>
        </w:rPr>
        <w:t>as illustrated in the example:</w:t>
      </w:r>
    </w:p>
    <w:p w14:paraId="5231C2E9" w14:textId="77777777" w:rsidR="00E26181" w:rsidRDefault="00E26181" w:rsidP="00270248">
      <w:pPr>
        <w:pStyle w:val="NormalWeb"/>
        <w:spacing w:before="0" w:beforeAutospacing="0" w:after="0" w:afterAutospacing="0"/>
      </w:pPr>
    </w:p>
    <w:p w14:paraId="40A3F23B" w14:textId="77777777" w:rsidR="00FD2E7E" w:rsidRDefault="00FD2E7E" w:rsidP="00270248">
      <w:pPr>
        <w:pStyle w:val="NormalWeb"/>
        <w:spacing w:before="0" w:beforeAutospacing="0" w:after="0" w:afterAutospacing="0"/>
        <w:ind w:left="720" w:hanging="360"/>
      </w:pPr>
      <w:r>
        <w:t xml:space="preserve">        </w:t>
      </w:r>
      <w:proofErr w:type="spellStart"/>
      <w:r>
        <w:t>VendorID</w:t>
      </w:r>
      <w:proofErr w:type="spellEnd"/>
      <w:r>
        <w:t xml:space="preserve">  1</w:t>
      </w:r>
    </w:p>
    <w:p w14:paraId="6C90A5FC" w14:textId="77777777" w:rsidR="00FD2E7E" w:rsidRDefault="00FD2E7E" w:rsidP="00270248">
      <w:pPr>
        <w:pStyle w:val="NormalWeb"/>
        <w:spacing w:before="0" w:beforeAutospacing="0" w:after="0" w:afterAutospacing="0"/>
        <w:ind w:left="720" w:hanging="360"/>
      </w:pPr>
      <w:r>
        <w:t xml:space="preserve">        </w:t>
      </w:r>
      <w:proofErr w:type="spellStart"/>
      <w:r>
        <w:t>PlatformProductID</w:t>
      </w:r>
      <w:proofErr w:type="spellEnd"/>
      <w:r>
        <w:t xml:space="preserve">  1</w:t>
      </w:r>
    </w:p>
    <w:p w14:paraId="043CAB9D" w14:textId="77777777" w:rsidR="00FD2E7E" w:rsidRDefault="00FD2E7E" w:rsidP="00270248">
      <w:pPr>
        <w:pStyle w:val="NormalWeb"/>
        <w:spacing w:before="0" w:beforeAutospacing="0" w:after="0" w:afterAutospacing="0"/>
        <w:ind w:left="720" w:hanging="360"/>
      </w:pPr>
      <w:r>
        <w:t xml:space="preserve">        Cumulative items offered:  </w:t>
      </w:r>
      <w:proofErr w:type="gramStart"/>
      <w:r>
        <w:t>75  (</w:t>
      </w:r>
      <w:proofErr w:type="gramEnd"/>
      <w:r>
        <w:t>avg: 37.5)</w:t>
      </w:r>
    </w:p>
    <w:p w14:paraId="26904B47" w14:textId="77777777" w:rsidR="00FD2E7E" w:rsidRDefault="00FD2E7E" w:rsidP="00270248">
      <w:pPr>
        <w:pStyle w:val="NormalWeb"/>
        <w:spacing w:before="0" w:beforeAutospacing="0" w:after="0" w:afterAutospacing="0"/>
        <w:ind w:left="720" w:hanging="360"/>
      </w:pPr>
      <w:r>
        <w:t xml:space="preserve">        Cumulative new items offered:  </w:t>
      </w:r>
      <w:proofErr w:type="gramStart"/>
      <w:r>
        <w:t>70  (</w:t>
      </w:r>
      <w:proofErr w:type="gramEnd"/>
      <w:r>
        <w:t>avg: 35.0)</w:t>
      </w:r>
    </w:p>
    <w:p w14:paraId="08A4A0D6" w14:textId="77777777" w:rsidR="00FD2E7E" w:rsidRDefault="00FD2E7E" w:rsidP="00270248">
      <w:pPr>
        <w:pStyle w:val="NormalWeb"/>
        <w:spacing w:before="0" w:beforeAutospacing="0" w:after="0" w:afterAutospacing="0"/>
        <w:ind w:left="720" w:hanging="360"/>
      </w:pPr>
      <w:r>
        <w:t xml:space="preserve">        Cumulative purchase requests:  </w:t>
      </w:r>
      <w:proofErr w:type="gramStart"/>
      <w:r>
        <w:t>37  (</w:t>
      </w:r>
      <w:proofErr w:type="gramEnd"/>
      <w:r>
        <w:t>avg: 18.5)</w:t>
      </w:r>
    </w:p>
    <w:p w14:paraId="2EBAF481" w14:textId="77777777" w:rsidR="00FD2E7E" w:rsidRDefault="00FD2E7E" w:rsidP="00270248">
      <w:pPr>
        <w:pStyle w:val="NormalWeb"/>
        <w:spacing w:before="0" w:beforeAutospacing="0" w:after="0" w:afterAutospacing="0"/>
        <w:ind w:left="720" w:hanging="360"/>
      </w:pPr>
      <w:r>
        <w:t xml:space="preserve">        Cumulative PN requests:  </w:t>
      </w:r>
      <w:proofErr w:type="gramStart"/>
      <w:r>
        <w:t>8  (</w:t>
      </w:r>
      <w:proofErr w:type="gramEnd"/>
      <w:r>
        <w:t>avg: 4.0)</w:t>
      </w:r>
    </w:p>
    <w:p w14:paraId="5542CCA2" w14:textId="77777777" w:rsidR="00FD2E7E" w:rsidRDefault="00FD2E7E" w:rsidP="00270248">
      <w:pPr>
        <w:pStyle w:val="NormalWeb"/>
        <w:spacing w:before="0" w:beforeAutospacing="0" w:after="0" w:afterAutospacing="0"/>
        <w:ind w:left="720" w:hanging="360"/>
      </w:pPr>
      <w:r>
        <w:t xml:space="preserve">        Cumulative BID requests:  </w:t>
      </w:r>
      <w:proofErr w:type="gramStart"/>
      <w:r>
        <w:t>7  (</w:t>
      </w:r>
      <w:proofErr w:type="gramEnd"/>
      <w:r>
        <w:t>avg: 3.5)</w:t>
      </w:r>
    </w:p>
    <w:p w14:paraId="7EB13F89" w14:textId="77777777" w:rsidR="00FD2E7E" w:rsidRDefault="00FD2E7E" w:rsidP="00270248">
      <w:pPr>
        <w:pStyle w:val="NormalWeb"/>
        <w:spacing w:before="0" w:beforeAutospacing="0" w:after="0" w:afterAutospacing="0"/>
        <w:ind w:left="720" w:hanging="360"/>
      </w:pPr>
      <w:r>
        <w:t xml:space="preserve">            - of which cumulative carry-overs:  2</w:t>
      </w:r>
    </w:p>
    <w:p w14:paraId="70DF5F0E" w14:textId="77777777" w:rsidR="00FD2E7E" w:rsidRDefault="00FD2E7E" w:rsidP="00270248">
      <w:pPr>
        <w:pStyle w:val="NormalWeb"/>
        <w:spacing w:before="0" w:beforeAutospacing="0" w:after="0" w:afterAutospacing="0"/>
        <w:ind w:left="720" w:hanging="360"/>
      </w:pPr>
      <w:r>
        <w:t xml:space="preserve">        Cumulative FIXED requests:  </w:t>
      </w:r>
      <w:proofErr w:type="gramStart"/>
      <w:r>
        <w:t>19  (</w:t>
      </w:r>
      <w:proofErr w:type="gramEnd"/>
      <w:r>
        <w:t>avg: 9.5)</w:t>
      </w:r>
    </w:p>
    <w:p w14:paraId="444E98B1" w14:textId="77777777" w:rsidR="00FD2E7E" w:rsidRDefault="00FD2E7E" w:rsidP="00270248">
      <w:pPr>
        <w:pStyle w:val="NormalWeb"/>
        <w:spacing w:before="0" w:beforeAutospacing="0" w:after="0" w:afterAutospacing="0"/>
        <w:ind w:left="720" w:hanging="360"/>
      </w:pPr>
      <w:r>
        <w:t xml:space="preserve">        Cumulative DISCOUNT requests:  </w:t>
      </w:r>
      <w:proofErr w:type="gramStart"/>
      <w:r>
        <w:t>3  (</w:t>
      </w:r>
      <w:proofErr w:type="gramEnd"/>
      <w:r>
        <w:t>avg: 1.5)</w:t>
      </w:r>
    </w:p>
    <w:p w14:paraId="16449AD7" w14:textId="77777777" w:rsidR="00FD2E7E" w:rsidRDefault="00FD2E7E" w:rsidP="00270248">
      <w:pPr>
        <w:pStyle w:val="NormalWeb"/>
        <w:spacing w:before="0" w:beforeAutospacing="0" w:after="0" w:afterAutospacing="0"/>
        <w:ind w:left="720" w:hanging="360"/>
      </w:pPr>
      <w:r>
        <w:t xml:space="preserve">        Cumulative BID/FIXED/DISCOUNT requests:  </w:t>
      </w:r>
      <w:proofErr w:type="gramStart"/>
      <w:r>
        <w:t>29  (</w:t>
      </w:r>
      <w:proofErr w:type="gramEnd"/>
      <w:r>
        <w:t>avg: 14.5)</w:t>
      </w:r>
    </w:p>
    <w:p w14:paraId="60F4EA18" w14:textId="77777777" w:rsidR="00FD2E7E" w:rsidRDefault="00FD2E7E" w:rsidP="00270248">
      <w:pPr>
        <w:pStyle w:val="NormalWeb"/>
        <w:spacing w:before="0" w:beforeAutospacing="0" w:after="0" w:afterAutospacing="0"/>
        <w:ind w:left="720" w:hanging="360"/>
      </w:pPr>
      <w:r>
        <w:t xml:space="preserve">        Cumulative PN/FIXED/DISCOUNT requests:  </w:t>
      </w:r>
      <w:proofErr w:type="gramStart"/>
      <w:r>
        <w:t>30  (</w:t>
      </w:r>
      <w:proofErr w:type="gramEnd"/>
      <w:r>
        <w:t>avg: 15.0)</w:t>
      </w:r>
    </w:p>
    <w:p w14:paraId="2EC57934" w14:textId="77777777" w:rsidR="00FD2E7E" w:rsidRDefault="00FD2E7E" w:rsidP="00270248">
      <w:pPr>
        <w:pStyle w:val="NormalWeb"/>
        <w:spacing w:before="0" w:beforeAutospacing="0" w:after="0" w:afterAutospacing="0"/>
        <w:ind w:left="720" w:hanging="360"/>
      </w:pPr>
      <w:r>
        <w:t xml:space="preserve">        Cumulative transactions completed:  </w:t>
      </w:r>
      <w:proofErr w:type="gramStart"/>
      <w:r>
        <w:t>27  (</w:t>
      </w:r>
      <w:proofErr w:type="gramEnd"/>
      <w:r>
        <w:t>avg: 13.5)</w:t>
      </w:r>
    </w:p>
    <w:p w14:paraId="68C79B9A" w14:textId="77777777" w:rsidR="00FD2E7E" w:rsidRDefault="00FD2E7E" w:rsidP="00270248">
      <w:pPr>
        <w:pStyle w:val="NormalWeb"/>
        <w:spacing w:before="0" w:beforeAutospacing="0" w:after="0" w:afterAutospacing="0"/>
        <w:ind w:left="720" w:hanging="360"/>
      </w:pPr>
      <w:r>
        <w:t xml:space="preserve">        Cumulative PN completed:  </w:t>
      </w:r>
      <w:proofErr w:type="gramStart"/>
      <w:r>
        <w:t>8  (</w:t>
      </w:r>
      <w:proofErr w:type="gramEnd"/>
      <w:r>
        <w:t>avg: 4.0)</w:t>
      </w:r>
    </w:p>
    <w:p w14:paraId="4CA9495F" w14:textId="77777777" w:rsidR="00FD2E7E" w:rsidRDefault="00FD2E7E" w:rsidP="00270248">
      <w:pPr>
        <w:pStyle w:val="NormalWeb"/>
        <w:spacing w:before="0" w:beforeAutospacing="0" w:after="0" w:afterAutospacing="0"/>
        <w:ind w:left="720" w:hanging="360"/>
      </w:pPr>
      <w:r>
        <w:t xml:space="preserve">        Cumulative BID completed:  </w:t>
      </w:r>
      <w:proofErr w:type="gramStart"/>
      <w:r>
        <w:t>2  (</w:t>
      </w:r>
      <w:proofErr w:type="gramEnd"/>
      <w:r>
        <w:t>avg: 1.0)</w:t>
      </w:r>
    </w:p>
    <w:p w14:paraId="1570A6F8" w14:textId="77777777" w:rsidR="00FD2E7E" w:rsidRDefault="00FD2E7E" w:rsidP="00270248">
      <w:pPr>
        <w:pStyle w:val="NormalWeb"/>
        <w:spacing w:before="0" w:beforeAutospacing="0" w:after="0" w:afterAutospacing="0"/>
        <w:ind w:left="720" w:hanging="360"/>
      </w:pPr>
      <w:r>
        <w:t xml:space="preserve">        Cumulative FIXED completed:  </w:t>
      </w:r>
      <w:proofErr w:type="gramStart"/>
      <w:r>
        <w:t>14  (</w:t>
      </w:r>
      <w:proofErr w:type="gramEnd"/>
      <w:r>
        <w:t>avg: 7.0)</w:t>
      </w:r>
    </w:p>
    <w:p w14:paraId="1DC22953" w14:textId="77777777" w:rsidR="00FD2E7E" w:rsidRDefault="00FD2E7E" w:rsidP="00270248">
      <w:pPr>
        <w:pStyle w:val="NormalWeb"/>
        <w:spacing w:before="0" w:beforeAutospacing="0" w:after="0" w:afterAutospacing="0"/>
        <w:ind w:left="720" w:hanging="360"/>
      </w:pPr>
      <w:r>
        <w:t xml:space="preserve">        Cumulative DISCOUNT completed:  </w:t>
      </w:r>
      <w:proofErr w:type="gramStart"/>
      <w:r>
        <w:t>3  (</w:t>
      </w:r>
      <w:proofErr w:type="gramEnd"/>
      <w:r>
        <w:t>avg: 1.5)</w:t>
      </w:r>
    </w:p>
    <w:p w14:paraId="3CB81597" w14:textId="77777777" w:rsidR="00FD2E7E" w:rsidRDefault="00FD2E7E" w:rsidP="00270248">
      <w:pPr>
        <w:pStyle w:val="NormalWeb"/>
        <w:spacing w:before="0" w:beforeAutospacing="0" w:after="0" w:afterAutospacing="0"/>
        <w:ind w:left="720" w:hanging="360"/>
      </w:pPr>
      <w:r>
        <w:t xml:space="preserve">        Cumulative BID/FIXED/DISCOUNT completed:  </w:t>
      </w:r>
      <w:proofErr w:type="gramStart"/>
      <w:r>
        <w:t>19  (</w:t>
      </w:r>
      <w:proofErr w:type="gramEnd"/>
      <w:r>
        <w:t>avg: 9.5)</w:t>
      </w:r>
    </w:p>
    <w:p w14:paraId="7D2123C9" w14:textId="77777777" w:rsidR="00FD2E7E" w:rsidRDefault="00FD2E7E" w:rsidP="00270248">
      <w:pPr>
        <w:pStyle w:val="NormalWeb"/>
        <w:spacing w:before="0" w:beforeAutospacing="0" w:after="0" w:afterAutospacing="0"/>
        <w:ind w:left="720" w:hanging="360"/>
      </w:pPr>
      <w:r>
        <w:t xml:space="preserve">        Cumulative PN/FIXED/DISCOUNT completed:  </w:t>
      </w:r>
      <w:proofErr w:type="gramStart"/>
      <w:r>
        <w:t>25  (</w:t>
      </w:r>
      <w:proofErr w:type="gramEnd"/>
      <w:r>
        <w:t>avg: 12.5)</w:t>
      </w:r>
    </w:p>
    <w:p w14:paraId="7B66BF5E" w14:textId="77777777" w:rsidR="00FD2E7E" w:rsidRDefault="00FD2E7E" w:rsidP="00270248">
      <w:pPr>
        <w:pStyle w:val="NormalWeb"/>
        <w:spacing w:before="0" w:beforeAutospacing="0" w:after="0" w:afterAutospacing="0"/>
        <w:ind w:left="720" w:hanging="360"/>
      </w:pPr>
      <w:r>
        <w:t xml:space="preserve">        Cumulative vendor revenue:  </w:t>
      </w:r>
      <w:proofErr w:type="gramStart"/>
      <w:r>
        <w:t>1890.0  (</w:t>
      </w:r>
      <w:proofErr w:type="gramEnd"/>
      <w:r>
        <w:t>avg: 945.0)</w:t>
      </w:r>
    </w:p>
    <w:p w14:paraId="2FC861D3" w14:textId="77777777" w:rsidR="00FD2E7E" w:rsidRDefault="00FD2E7E" w:rsidP="00270248">
      <w:pPr>
        <w:pStyle w:val="NormalWeb"/>
        <w:spacing w:before="0" w:beforeAutospacing="0" w:after="0" w:afterAutospacing="0"/>
        <w:ind w:left="720" w:hanging="360"/>
      </w:pPr>
      <w:r>
        <w:t xml:space="preserve">        Cumulative customer payments:  </w:t>
      </w:r>
      <w:proofErr w:type="gramStart"/>
      <w:r>
        <w:t>2728.02  (</w:t>
      </w:r>
      <w:proofErr w:type="gramEnd"/>
      <w:r>
        <w:t>avg: 1364.01)</w:t>
      </w:r>
    </w:p>
    <w:p w14:paraId="355DAC0D" w14:textId="77777777" w:rsidR="00FD2E7E" w:rsidRDefault="00FD2E7E" w:rsidP="00270248">
      <w:pPr>
        <w:pStyle w:val="NormalWeb"/>
        <w:spacing w:before="0" w:beforeAutospacing="0" w:after="0" w:afterAutospacing="0"/>
        <w:ind w:left="720" w:hanging="360"/>
      </w:pPr>
      <w:r>
        <w:t xml:space="preserve">        Cumulative platform markup:  </w:t>
      </w:r>
      <w:proofErr w:type="gramStart"/>
      <w:r>
        <w:t>189.0  (</w:t>
      </w:r>
      <w:proofErr w:type="gramEnd"/>
      <w:r>
        <w:t>avg: 94.5)</w:t>
      </w:r>
    </w:p>
    <w:p w14:paraId="659E44BD" w14:textId="77777777" w:rsidR="00FD2E7E" w:rsidRDefault="00FD2E7E" w:rsidP="00270248">
      <w:pPr>
        <w:pStyle w:val="NormalWeb"/>
        <w:spacing w:before="0" w:beforeAutospacing="0" w:after="0" w:afterAutospacing="0"/>
        <w:ind w:left="720" w:hanging="360"/>
      </w:pPr>
      <w:r>
        <w:t xml:space="preserve">        Cumulative donation withdrawals:  </w:t>
      </w:r>
      <w:proofErr w:type="gramStart"/>
      <w:r>
        <w:t>84.7  (</w:t>
      </w:r>
      <w:proofErr w:type="gramEnd"/>
      <w:r>
        <w:t>avg: 42.35)</w:t>
      </w:r>
    </w:p>
    <w:p w14:paraId="03BFF495" w14:textId="77777777" w:rsidR="00FD2E7E" w:rsidRDefault="00FD2E7E" w:rsidP="00270248">
      <w:pPr>
        <w:pStyle w:val="NormalWeb"/>
        <w:spacing w:before="0" w:beforeAutospacing="0" w:after="0" w:afterAutospacing="0"/>
        <w:ind w:left="720" w:hanging="360"/>
      </w:pPr>
      <w:r>
        <w:t xml:space="preserve">        Cumulative donations:  </w:t>
      </w:r>
      <w:proofErr w:type="gramStart"/>
      <w:r>
        <w:t>550.62  (</w:t>
      </w:r>
      <w:proofErr w:type="gramEnd"/>
      <w:r>
        <w:t>avg: 275.31)</w:t>
      </w:r>
    </w:p>
    <w:p w14:paraId="7616BD82" w14:textId="77777777" w:rsidR="00FD2E7E" w:rsidRDefault="00FD2E7E" w:rsidP="00270248">
      <w:pPr>
        <w:pStyle w:val="NormalWeb"/>
        <w:spacing w:before="0" w:beforeAutospacing="0" w:after="0" w:afterAutospacing="0"/>
        <w:ind w:left="720" w:hanging="360"/>
      </w:pPr>
      <w:r>
        <w:t xml:space="preserve">        Cumulative balance transferred to donation account:  183.1</w:t>
      </w:r>
    </w:p>
    <w:p w14:paraId="61712C12" w14:textId="77777777" w:rsidR="00FD2E7E" w:rsidRDefault="00FD2E7E" w:rsidP="00270248">
      <w:pPr>
        <w:pStyle w:val="NormalWeb"/>
        <w:spacing w:before="0" w:beforeAutospacing="0" w:after="0" w:afterAutospacing="0"/>
        <w:ind w:left="720" w:hanging="360"/>
      </w:pPr>
      <w:r>
        <w:t xml:space="preserve">        Cumulative balance withdrawn from donation account:  0.0</w:t>
      </w:r>
    </w:p>
    <w:p w14:paraId="4DB49484" w14:textId="77777777" w:rsidR="00FD2E7E" w:rsidRDefault="00FD2E7E" w:rsidP="00270248">
      <w:pPr>
        <w:pStyle w:val="NormalWeb"/>
        <w:spacing w:before="0" w:beforeAutospacing="0" w:after="0" w:afterAutospacing="0"/>
        <w:ind w:left="720" w:hanging="360"/>
      </w:pPr>
      <w:r>
        <w:t xml:space="preserve">        Average completion proportion:  0.730</w:t>
      </w:r>
    </w:p>
    <w:p w14:paraId="23B26DF6" w14:textId="77777777" w:rsidR="00FD2E7E" w:rsidRDefault="00FD2E7E" w:rsidP="00270248">
      <w:pPr>
        <w:pStyle w:val="NormalWeb"/>
        <w:spacing w:before="0" w:beforeAutospacing="0" w:after="0" w:afterAutospacing="0"/>
        <w:ind w:left="720" w:hanging="360"/>
      </w:pPr>
      <w:r>
        <w:t xml:space="preserve">        Average PN completion proportion:  1.000</w:t>
      </w:r>
    </w:p>
    <w:p w14:paraId="0F314053" w14:textId="77777777" w:rsidR="00FD2E7E" w:rsidRDefault="00FD2E7E" w:rsidP="00270248">
      <w:pPr>
        <w:pStyle w:val="NormalWeb"/>
        <w:spacing w:before="0" w:beforeAutospacing="0" w:after="0" w:afterAutospacing="0"/>
        <w:ind w:left="720" w:hanging="360"/>
      </w:pPr>
      <w:r>
        <w:t xml:space="preserve">        Average BID/FIXED/DISCOUNT completion proportion:  0.655</w:t>
      </w:r>
    </w:p>
    <w:p w14:paraId="6F7D6E57" w14:textId="77777777" w:rsidR="00FD2E7E" w:rsidRDefault="00FD2E7E" w:rsidP="00270248">
      <w:pPr>
        <w:pStyle w:val="NormalWeb"/>
        <w:spacing w:before="0" w:beforeAutospacing="0" w:after="0" w:afterAutospacing="0"/>
        <w:ind w:left="720" w:hanging="360"/>
      </w:pPr>
      <w:r>
        <w:t xml:space="preserve">        Average PN/FIXED/DISCOUNT completion proportion:  0.833</w:t>
      </w:r>
    </w:p>
    <w:p w14:paraId="66E6BC3A" w14:textId="77777777" w:rsidR="00FD2E7E" w:rsidRDefault="00FD2E7E" w:rsidP="00270248">
      <w:pPr>
        <w:pStyle w:val="NormalWeb"/>
        <w:spacing w:before="0" w:beforeAutospacing="0" w:after="0" w:afterAutospacing="0"/>
        <w:ind w:left="720" w:hanging="360"/>
      </w:pPr>
    </w:p>
    <w:p w14:paraId="4F67A5C3" w14:textId="77777777" w:rsidR="0001210D" w:rsidRDefault="0001210D" w:rsidP="00270248">
      <w:pPr>
        <w:pStyle w:val="NormalWeb"/>
        <w:spacing w:before="0" w:beforeAutospacing="0" w:after="0" w:afterAutospacing="0"/>
        <w:rPr>
          <w:b/>
          <w:bCs/>
          <w:color w:val="000000"/>
        </w:rPr>
      </w:pPr>
      <w:r>
        <w:rPr>
          <w:b/>
          <w:bCs/>
          <w:color w:val="000000"/>
        </w:rPr>
        <w:t>AGGREGATE FINAL PLATFORM REPORT (PERIODS 1 TO N)</w:t>
      </w:r>
    </w:p>
    <w:p w14:paraId="6F0F4F34" w14:textId="77777777" w:rsidR="00DB45E4" w:rsidRDefault="00DB45E4" w:rsidP="00270248">
      <w:pPr>
        <w:pStyle w:val="NormalWeb"/>
        <w:spacing w:before="0" w:beforeAutospacing="0" w:after="0" w:afterAutospacing="0"/>
      </w:pPr>
    </w:p>
    <w:p w14:paraId="513844AB" w14:textId="6EC32296" w:rsidR="00FB269B" w:rsidRDefault="0001210D" w:rsidP="00270248">
      <w:pPr>
        <w:pStyle w:val="NormalWeb"/>
        <w:spacing w:before="0" w:beforeAutospacing="0" w:after="0" w:afterAutospacing="0"/>
      </w:pPr>
      <w:r>
        <w:rPr>
          <w:color w:val="000000"/>
        </w:rPr>
        <w:t>This</w:t>
      </w:r>
      <w:r w:rsidR="00DB45E4">
        <w:rPr>
          <w:color w:val="000000"/>
        </w:rPr>
        <w:t xml:space="preserve"> section is a</w:t>
      </w:r>
      <w:r>
        <w:rPr>
          <w:color w:val="000000"/>
        </w:rPr>
        <w:t xml:space="preserve"> platform-wide cumulative summary the same metrics as the per-period “Final Platform Report” </w:t>
      </w:r>
      <w:r w:rsidR="00E26181">
        <w:rPr>
          <w:color w:val="000000"/>
        </w:rPr>
        <w:t xml:space="preserve">aggregated </w:t>
      </w:r>
      <w:r>
        <w:rPr>
          <w:color w:val="000000"/>
        </w:rPr>
        <w:t>across all periods</w:t>
      </w:r>
      <w:r w:rsidR="00E26181">
        <w:rPr>
          <w:color w:val="000000"/>
        </w:rPr>
        <w:t xml:space="preserve"> completed up to the current output report. Ratios are recalculated based on the aggregated number of purchase requests and completed transactions of each type. </w:t>
      </w:r>
      <w:r w:rsidR="00DB45E4">
        <w:rPr>
          <w:color w:val="000000"/>
        </w:rPr>
        <w:t>Example:</w:t>
      </w:r>
      <w:r w:rsidR="00DB45E4">
        <w:rPr>
          <w:color w:val="000000"/>
        </w:rPr>
        <w:br/>
      </w:r>
    </w:p>
    <w:p w14:paraId="5BA0ADCD" w14:textId="77777777" w:rsidR="00E26181" w:rsidRPr="00E26181" w:rsidRDefault="00E26181" w:rsidP="000168B7">
      <w:pPr>
        <w:pStyle w:val="NormalWeb"/>
        <w:spacing w:before="0" w:beforeAutospacing="0" w:after="0" w:afterAutospacing="0"/>
        <w:rPr>
          <w:rFonts w:eastAsia="Arial Unicode MS"/>
          <w:color w:val="000000"/>
          <w:u w:color="000000"/>
          <w:bdr w:val="nil"/>
          <w:lang w:eastAsia="en-US" w:bidi="he-IL"/>
          <w14:textOutline w14:w="12700" w14:cap="flat" w14:cmpd="sng" w14:algn="ctr">
            <w14:noFill/>
            <w14:prstDash w14:val="solid"/>
            <w14:miter w14:lim="400000"/>
          </w14:textOutline>
        </w:rPr>
      </w:pPr>
      <w:r w:rsidRPr="00E26181">
        <w:rPr>
          <w:rFonts w:eastAsia="Arial Unicode MS"/>
          <w:color w:val="000000"/>
          <w:u w:color="000000"/>
          <w:bdr w:val="nil"/>
          <w:lang w:eastAsia="en-US" w:bidi="he-IL"/>
          <w14:textOutline w14:w="12700" w14:cap="flat" w14:cmpd="sng" w14:algn="ctr">
            <w14:noFill/>
            <w14:prstDash w14:val="solid"/>
            <w14:miter w14:lim="400000"/>
          </w14:textOutline>
        </w:rPr>
        <w:t xml:space="preserve">Cumulative global items offered:  </w:t>
      </w:r>
      <w:proofErr w:type="gramStart"/>
      <w:r w:rsidRPr="00E26181">
        <w:rPr>
          <w:rFonts w:eastAsia="Arial Unicode MS"/>
          <w:color w:val="000000"/>
          <w:u w:color="000000"/>
          <w:bdr w:val="nil"/>
          <w:lang w:eastAsia="en-US" w:bidi="he-IL"/>
          <w14:textOutline w14:w="12700" w14:cap="flat" w14:cmpd="sng" w14:algn="ctr">
            <w14:noFill/>
            <w14:prstDash w14:val="solid"/>
            <w14:miter w14:lim="400000"/>
          </w14:textOutline>
        </w:rPr>
        <w:t>175  (</w:t>
      </w:r>
      <w:proofErr w:type="gramEnd"/>
      <w:r w:rsidRPr="00E26181">
        <w:rPr>
          <w:rFonts w:eastAsia="Arial Unicode MS"/>
          <w:color w:val="000000"/>
          <w:u w:color="000000"/>
          <w:bdr w:val="nil"/>
          <w:lang w:eastAsia="en-US" w:bidi="he-IL"/>
          <w14:textOutline w14:w="12700" w14:cap="flat" w14:cmpd="sng" w14:algn="ctr">
            <w14:noFill/>
            <w14:prstDash w14:val="solid"/>
            <w14:miter w14:lim="400000"/>
          </w14:textOutline>
        </w:rPr>
        <w:t>avg: 175.0)</w:t>
      </w:r>
    </w:p>
    <w:p w14:paraId="3E387C78" w14:textId="77777777" w:rsidR="00E26181" w:rsidRPr="00E26181" w:rsidRDefault="00E26181" w:rsidP="000168B7">
      <w:pPr>
        <w:pStyle w:val="NormalWeb"/>
        <w:spacing w:before="0" w:beforeAutospacing="0" w:after="0" w:afterAutospacing="0"/>
        <w:rPr>
          <w:rFonts w:eastAsia="Arial Unicode MS"/>
          <w:color w:val="000000"/>
          <w:u w:color="000000"/>
          <w:bdr w:val="nil"/>
          <w:lang w:eastAsia="en-US" w:bidi="he-IL"/>
          <w14:textOutline w14:w="12700" w14:cap="flat" w14:cmpd="sng" w14:algn="ctr">
            <w14:noFill/>
            <w14:prstDash w14:val="solid"/>
            <w14:miter w14:lim="400000"/>
          </w14:textOutline>
        </w:rPr>
      </w:pPr>
      <w:r w:rsidRPr="00E26181">
        <w:rPr>
          <w:rFonts w:eastAsia="Arial Unicode MS"/>
          <w:color w:val="000000"/>
          <w:u w:color="000000"/>
          <w:bdr w:val="nil"/>
          <w:lang w:eastAsia="en-US" w:bidi="he-IL"/>
          <w14:textOutline w14:w="12700" w14:cap="flat" w14:cmpd="sng" w14:algn="ctr">
            <w14:noFill/>
            <w14:prstDash w14:val="solid"/>
            <w14:miter w14:lim="400000"/>
          </w14:textOutline>
        </w:rPr>
        <w:t xml:space="preserve">Cumulative global new items offered:  </w:t>
      </w:r>
      <w:proofErr w:type="gramStart"/>
      <w:r w:rsidRPr="00E26181">
        <w:rPr>
          <w:rFonts w:eastAsia="Arial Unicode MS"/>
          <w:color w:val="000000"/>
          <w:u w:color="000000"/>
          <w:bdr w:val="nil"/>
          <w:lang w:eastAsia="en-US" w:bidi="he-IL"/>
          <w14:textOutline w14:w="12700" w14:cap="flat" w14:cmpd="sng" w14:algn="ctr">
            <w14:noFill/>
            <w14:prstDash w14:val="solid"/>
            <w14:miter w14:lim="400000"/>
          </w14:textOutline>
        </w:rPr>
        <w:t>175  (</w:t>
      </w:r>
      <w:proofErr w:type="gramEnd"/>
      <w:r w:rsidRPr="00E26181">
        <w:rPr>
          <w:rFonts w:eastAsia="Arial Unicode MS"/>
          <w:color w:val="000000"/>
          <w:u w:color="000000"/>
          <w:bdr w:val="nil"/>
          <w:lang w:eastAsia="en-US" w:bidi="he-IL"/>
          <w14:textOutline w14:w="12700" w14:cap="flat" w14:cmpd="sng" w14:algn="ctr">
            <w14:noFill/>
            <w14:prstDash w14:val="solid"/>
            <w14:miter w14:lim="400000"/>
          </w14:textOutline>
        </w:rPr>
        <w:t>avg: 175.0)</w:t>
      </w:r>
    </w:p>
    <w:p w14:paraId="180BF01F" w14:textId="77777777" w:rsidR="00E26181" w:rsidRPr="00E26181" w:rsidRDefault="00E26181" w:rsidP="000168B7">
      <w:pPr>
        <w:pStyle w:val="NormalWeb"/>
        <w:spacing w:before="0" w:beforeAutospacing="0" w:after="0" w:afterAutospacing="0"/>
        <w:rPr>
          <w:rFonts w:eastAsia="Arial Unicode MS"/>
          <w:color w:val="000000"/>
          <w:u w:color="000000"/>
          <w:bdr w:val="nil"/>
          <w:lang w:eastAsia="en-US" w:bidi="he-IL"/>
          <w14:textOutline w14:w="12700" w14:cap="flat" w14:cmpd="sng" w14:algn="ctr">
            <w14:noFill/>
            <w14:prstDash w14:val="solid"/>
            <w14:miter w14:lim="400000"/>
          </w14:textOutline>
        </w:rPr>
      </w:pPr>
      <w:r w:rsidRPr="00E26181">
        <w:rPr>
          <w:rFonts w:eastAsia="Arial Unicode MS"/>
          <w:color w:val="000000"/>
          <w:u w:color="000000"/>
          <w:bdr w:val="nil"/>
          <w:lang w:eastAsia="en-US" w:bidi="he-IL"/>
          <w14:textOutline w14:w="12700" w14:cap="flat" w14:cmpd="sng" w14:algn="ctr">
            <w14:noFill/>
            <w14:prstDash w14:val="solid"/>
            <w14:miter w14:lim="400000"/>
          </w14:textOutline>
        </w:rPr>
        <w:t xml:space="preserve">Cumulative global purchase requests:  </w:t>
      </w:r>
      <w:proofErr w:type="gramStart"/>
      <w:r w:rsidRPr="00E26181">
        <w:rPr>
          <w:rFonts w:eastAsia="Arial Unicode MS"/>
          <w:color w:val="000000"/>
          <w:u w:color="000000"/>
          <w:bdr w:val="nil"/>
          <w:lang w:eastAsia="en-US" w:bidi="he-IL"/>
          <w14:textOutline w14:w="12700" w14:cap="flat" w14:cmpd="sng" w14:algn="ctr">
            <w14:noFill/>
            <w14:prstDash w14:val="solid"/>
            <w14:miter w14:lim="400000"/>
          </w14:textOutline>
        </w:rPr>
        <w:t>67  (</w:t>
      </w:r>
      <w:proofErr w:type="gramEnd"/>
      <w:r w:rsidRPr="00E26181">
        <w:rPr>
          <w:rFonts w:eastAsia="Arial Unicode MS"/>
          <w:color w:val="000000"/>
          <w:u w:color="000000"/>
          <w:bdr w:val="nil"/>
          <w:lang w:eastAsia="en-US" w:bidi="he-IL"/>
          <w14:textOutline w14:w="12700" w14:cap="flat" w14:cmpd="sng" w14:algn="ctr">
            <w14:noFill/>
            <w14:prstDash w14:val="solid"/>
            <w14:miter w14:lim="400000"/>
          </w14:textOutline>
        </w:rPr>
        <w:t>avg: 67.0)</w:t>
      </w:r>
    </w:p>
    <w:p w14:paraId="1D0797A7" w14:textId="77777777" w:rsidR="00E26181" w:rsidRPr="00E26181" w:rsidRDefault="00E26181" w:rsidP="000168B7">
      <w:pPr>
        <w:pStyle w:val="NormalWeb"/>
        <w:spacing w:before="0" w:beforeAutospacing="0" w:after="0" w:afterAutospacing="0"/>
        <w:rPr>
          <w:rFonts w:eastAsia="Arial Unicode MS"/>
          <w:color w:val="000000"/>
          <w:u w:color="000000"/>
          <w:bdr w:val="nil"/>
          <w:lang w:eastAsia="en-US" w:bidi="he-IL"/>
          <w14:textOutline w14:w="12700" w14:cap="flat" w14:cmpd="sng" w14:algn="ctr">
            <w14:noFill/>
            <w14:prstDash w14:val="solid"/>
            <w14:miter w14:lim="400000"/>
          </w14:textOutline>
        </w:rPr>
      </w:pPr>
      <w:r w:rsidRPr="00E26181">
        <w:rPr>
          <w:rFonts w:eastAsia="Arial Unicode MS"/>
          <w:color w:val="000000"/>
          <w:u w:color="000000"/>
          <w:bdr w:val="nil"/>
          <w:lang w:eastAsia="en-US" w:bidi="he-IL"/>
          <w14:textOutline w14:w="12700" w14:cap="flat" w14:cmpd="sng" w14:algn="ctr">
            <w14:noFill/>
            <w14:prstDash w14:val="solid"/>
            <w14:miter w14:lim="400000"/>
          </w14:textOutline>
        </w:rPr>
        <w:t xml:space="preserve">Cumulative global PN requests:  </w:t>
      </w:r>
      <w:proofErr w:type="gramStart"/>
      <w:r w:rsidRPr="00E26181">
        <w:rPr>
          <w:rFonts w:eastAsia="Arial Unicode MS"/>
          <w:color w:val="000000"/>
          <w:u w:color="000000"/>
          <w:bdr w:val="nil"/>
          <w:lang w:eastAsia="en-US" w:bidi="he-IL"/>
          <w14:textOutline w14:w="12700" w14:cap="flat" w14:cmpd="sng" w14:algn="ctr">
            <w14:noFill/>
            <w14:prstDash w14:val="solid"/>
            <w14:miter w14:lim="400000"/>
          </w14:textOutline>
        </w:rPr>
        <w:t>9  (</w:t>
      </w:r>
      <w:proofErr w:type="gramEnd"/>
      <w:r w:rsidRPr="00E26181">
        <w:rPr>
          <w:rFonts w:eastAsia="Arial Unicode MS"/>
          <w:color w:val="000000"/>
          <w:u w:color="000000"/>
          <w:bdr w:val="nil"/>
          <w:lang w:eastAsia="en-US" w:bidi="he-IL"/>
          <w14:textOutline w14:w="12700" w14:cap="flat" w14:cmpd="sng" w14:algn="ctr">
            <w14:noFill/>
            <w14:prstDash w14:val="solid"/>
            <w14:miter w14:lim="400000"/>
          </w14:textOutline>
        </w:rPr>
        <w:t>avg: 9.0)</w:t>
      </w:r>
    </w:p>
    <w:p w14:paraId="47519299" w14:textId="77777777" w:rsidR="00E26181" w:rsidRPr="00E26181" w:rsidRDefault="00E26181" w:rsidP="000168B7">
      <w:pPr>
        <w:pStyle w:val="NormalWeb"/>
        <w:spacing w:before="0" w:beforeAutospacing="0" w:after="0" w:afterAutospacing="0"/>
        <w:rPr>
          <w:rFonts w:eastAsia="Arial Unicode MS"/>
          <w:color w:val="000000"/>
          <w:u w:color="000000"/>
          <w:bdr w:val="nil"/>
          <w:lang w:eastAsia="en-US" w:bidi="he-IL"/>
          <w14:textOutline w14:w="12700" w14:cap="flat" w14:cmpd="sng" w14:algn="ctr">
            <w14:noFill/>
            <w14:prstDash w14:val="solid"/>
            <w14:miter w14:lim="400000"/>
          </w14:textOutline>
        </w:rPr>
      </w:pPr>
      <w:r w:rsidRPr="00E26181">
        <w:rPr>
          <w:rFonts w:eastAsia="Arial Unicode MS"/>
          <w:color w:val="000000"/>
          <w:u w:color="000000"/>
          <w:bdr w:val="nil"/>
          <w:lang w:eastAsia="en-US" w:bidi="he-IL"/>
          <w14:textOutline w14:w="12700" w14:cap="flat" w14:cmpd="sng" w14:algn="ctr">
            <w14:noFill/>
            <w14:prstDash w14:val="solid"/>
            <w14:miter w14:lim="400000"/>
          </w14:textOutline>
        </w:rPr>
        <w:t xml:space="preserve">Cumulative global BID requests:  </w:t>
      </w:r>
      <w:proofErr w:type="gramStart"/>
      <w:r w:rsidRPr="00E26181">
        <w:rPr>
          <w:rFonts w:eastAsia="Arial Unicode MS"/>
          <w:color w:val="000000"/>
          <w:u w:color="000000"/>
          <w:bdr w:val="nil"/>
          <w:lang w:eastAsia="en-US" w:bidi="he-IL"/>
          <w14:textOutline w14:w="12700" w14:cap="flat" w14:cmpd="sng" w14:algn="ctr">
            <w14:noFill/>
            <w14:prstDash w14:val="solid"/>
            <w14:miter w14:lim="400000"/>
          </w14:textOutline>
        </w:rPr>
        <w:t>9  (</w:t>
      </w:r>
      <w:proofErr w:type="gramEnd"/>
      <w:r w:rsidRPr="00E26181">
        <w:rPr>
          <w:rFonts w:eastAsia="Arial Unicode MS"/>
          <w:color w:val="000000"/>
          <w:u w:color="000000"/>
          <w:bdr w:val="nil"/>
          <w:lang w:eastAsia="en-US" w:bidi="he-IL"/>
          <w14:textOutline w14:w="12700" w14:cap="flat" w14:cmpd="sng" w14:algn="ctr">
            <w14:noFill/>
            <w14:prstDash w14:val="solid"/>
            <w14:miter w14:lim="400000"/>
          </w14:textOutline>
        </w:rPr>
        <w:t>avg: 9.0)</w:t>
      </w:r>
    </w:p>
    <w:p w14:paraId="1F71C283" w14:textId="77777777" w:rsidR="00E26181" w:rsidRPr="00E26181" w:rsidRDefault="00E26181" w:rsidP="000168B7">
      <w:pPr>
        <w:pStyle w:val="NormalWeb"/>
        <w:spacing w:before="0" w:beforeAutospacing="0" w:after="0" w:afterAutospacing="0"/>
        <w:rPr>
          <w:rFonts w:eastAsia="Arial Unicode MS"/>
          <w:color w:val="000000"/>
          <w:u w:color="000000"/>
          <w:bdr w:val="nil"/>
          <w:lang w:eastAsia="en-US" w:bidi="he-IL"/>
          <w14:textOutline w14:w="12700" w14:cap="flat" w14:cmpd="sng" w14:algn="ctr">
            <w14:noFill/>
            <w14:prstDash w14:val="solid"/>
            <w14:miter w14:lim="400000"/>
          </w14:textOutline>
        </w:rPr>
      </w:pPr>
      <w:r w:rsidRPr="00E26181">
        <w:rPr>
          <w:rFonts w:eastAsia="Arial Unicode MS"/>
          <w:color w:val="000000"/>
          <w:u w:color="000000"/>
          <w:bdr w:val="nil"/>
          <w:lang w:eastAsia="en-US" w:bidi="he-IL"/>
          <w14:textOutline w14:w="12700" w14:cap="flat" w14:cmpd="sng" w14:algn="ctr">
            <w14:noFill/>
            <w14:prstDash w14:val="solid"/>
            <w14:miter w14:lim="400000"/>
          </w14:textOutline>
        </w:rPr>
        <w:t xml:space="preserve">    - of which cumulative carry-overs:  0</w:t>
      </w:r>
    </w:p>
    <w:p w14:paraId="6A3FE7A4" w14:textId="77777777" w:rsidR="00E26181" w:rsidRPr="00E26181" w:rsidRDefault="00E26181" w:rsidP="000168B7">
      <w:pPr>
        <w:pStyle w:val="NormalWeb"/>
        <w:spacing w:before="0" w:beforeAutospacing="0" w:after="0" w:afterAutospacing="0"/>
        <w:rPr>
          <w:rFonts w:eastAsia="Arial Unicode MS"/>
          <w:color w:val="000000"/>
          <w:u w:color="000000"/>
          <w:bdr w:val="nil"/>
          <w:lang w:eastAsia="en-US" w:bidi="he-IL"/>
          <w14:textOutline w14:w="12700" w14:cap="flat" w14:cmpd="sng" w14:algn="ctr">
            <w14:noFill/>
            <w14:prstDash w14:val="solid"/>
            <w14:miter w14:lim="400000"/>
          </w14:textOutline>
        </w:rPr>
      </w:pPr>
      <w:r w:rsidRPr="00E26181">
        <w:rPr>
          <w:rFonts w:eastAsia="Arial Unicode MS"/>
          <w:color w:val="000000"/>
          <w:u w:color="000000"/>
          <w:bdr w:val="nil"/>
          <w:lang w:eastAsia="en-US" w:bidi="he-IL"/>
          <w14:textOutline w14:w="12700" w14:cap="flat" w14:cmpd="sng" w14:algn="ctr">
            <w14:noFill/>
            <w14:prstDash w14:val="solid"/>
            <w14:miter w14:lim="400000"/>
          </w14:textOutline>
        </w:rPr>
        <w:t xml:space="preserve">Cumulative global FIXED requests:  </w:t>
      </w:r>
      <w:proofErr w:type="gramStart"/>
      <w:r w:rsidRPr="00E26181">
        <w:rPr>
          <w:rFonts w:eastAsia="Arial Unicode MS"/>
          <w:color w:val="000000"/>
          <w:u w:color="000000"/>
          <w:bdr w:val="nil"/>
          <w:lang w:eastAsia="en-US" w:bidi="he-IL"/>
          <w14:textOutline w14:w="12700" w14:cap="flat" w14:cmpd="sng" w14:algn="ctr">
            <w14:noFill/>
            <w14:prstDash w14:val="solid"/>
            <w14:miter w14:lim="400000"/>
          </w14:textOutline>
        </w:rPr>
        <w:t>44  (</w:t>
      </w:r>
      <w:proofErr w:type="gramEnd"/>
      <w:r w:rsidRPr="00E26181">
        <w:rPr>
          <w:rFonts w:eastAsia="Arial Unicode MS"/>
          <w:color w:val="000000"/>
          <w:u w:color="000000"/>
          <w:bdr w:val="nil"/>
          <w:lang w:eastAsia="en-US" w:bidi="he-IL"/>
          <w14:textOutline w14:w="12700" w14:cap="flat" w14:cmpd="sng" w14:algn="ctr">
            <w14:noFill/>
            <w14:prstDash w14:val="solid"/>
            <w14:miter w14:lim="400000"/>
          </w14:textOutline>
        </w:rPr>
        <w:t>avg: 44.0)</w:t>
      </w:r>
    </w:p>
    <w:p w14:paraId="30A6666E" w14:textId="77777777" w:rsidR="00E26181" w:rsidRPr="00E26181" w:rsidRDefault="00E26181" w:rsidP="000168B7">
      <w:pPr>
        <w:pStyle w:val="NormalWeb"/>
        <w:spacing w:before="0" w:beforeAutospacing="0" w:after="0" w:afterAutospacing="0"/>
        <w:rPr>
          <w:rFonts w:eastAsia="Arial Unicode MS"/>
          <w:color w:val="000000"/>
          <w:u w:color="000000"/>
          <w:bdr w:val="nil"/>
          <w:lang w:eastAsia="en-US" w:bidi="he-IL"/>
          <w14:textOutline w14:w="12700" w14:cap="flat" w14:cmpd="sng" w14:algn="ctr">
            <w14:noFill/>
            <w14:prstDash w14:val="solid"/>
            <w14:miter w14:lim="400000"/>
          </w14:textOutline>
        </w:rPr>
      </w:pPr>
      <w:r w:rsidRPr="00E26181">
        <w:rPr>
          <w:rFonts w:eastAsia="Arial Unicode MS"/>
          <w:color w:val="000000"/>
          <w:u w:color="000000"/>
          <w:bdr w:val="nil"/>
          <w:lang w:eastAsia="en-US" w:bidi="he-IL"/>
          <w14:textOutline w14:w="12700" w14:cap="flat" w14:cmpd="sng" w14:algn="ctr">
            <w14:noFill/>
            <w14:prstDash w14:val="solid"/>
            <w14:miter w14:lim="400000"/>
          </w14:textOutline>
        </w:rPr>
        <w:lastRenderedPageBreak/>
        <w:t xml:space="preserve">Cumulative global DISCOUNT requests:  </w:t>
      </w:r>
      <w:proofErr w:type="gramStart"/>
      <w:r w:rsidRPr="00E26181">
        <w:rPr>
          <w:rFonts w:eastAsia="Arial Unicode MS"/>
          <w:color w:val="000000"/>
          <w:u w:color="000000"/>
          <w:bdr w:val="nil"/>
          <w:lang w:eastAsia="en-US" w:bidi="he-IL"/>
          <w14:textOutline w14:w="12700" w14:cap="flat" w14:cmpd="sng" w14:algn="ctr">
            <w14:noFill/>
            <w14:prstDash w14:val="solid"/>
            <w14:miter w14:lim="400000"/>
          </w14:textOutline>
        </w:rPr>
        <w:t>5  (</w:t>
      </w:r>
      <w:proofErr w:type="gramEnd"/>
      <w:r w:rsidRPr="00E26181">
        <w:rPr>
          <w:rFonts w:eastAsia="Arial Unicode MS"/>
          <w:color w:val="000000"/>
          <w:u w:color="000000"/>
          <w:bdr w:val="nil"/>
          <w:lang w:eastAsia="en-US" w:bidi="he-IL"/>
          <w14:textOutline w14:w="12700" w14:cap="flat" w14:cmpd="sng" w14:algn="ctr">
            <w14:noFill/>
            <w14:prstDash w14:val="solid"/>
            <w14:miter w14:lim="400000"/>
          </w14:textOutline>
        </w:rPr>
        <w:t>avg: 5.0)</w:t>
      </w:r>
    </w:p>
    <w:p w14:paraId="7AB45A5B" w14:textId="77777777" w:rsidR="00E26181" w:rsidRPr="00E26181" w:rsidRDefault="00E26181" w:rsidP="000168B7">
      <w:pPr>
        <w:pStyle w:val="NormalWeb"/>
        <w:spacing w:before="0" w:beforeAutospacing="0" w:after="0" w:afterAutospacing="0"/>
        <w:rPr>
          <w:rFonts w:eastAsia="Arial Unicode MS"/>
          <w:color w:val="000000"/>
          <w:u w:color="000000"/>
          <w:bdr w:val="nil"/>
          <w:lang w:eastAsia="en-US" w:bidi="he-IL"/>
          <w14:textOutline w14:w="12700" w14:cap="flat" w14:cmpd="sng" w14:algn="ctr">
            <w14:noFill/>
            <w14:prstDash w14:val="solid"/>
            <w14:miter w14:lim="400000"/>
          </w14:textOutline>
        </w:rPr>
      </w:pPr>
      <w:r w:rsidRPr="00E26181">
        <w:rPr>
          <w:rFonts w:eastAsia="Arial Unicode MS"/>
          <w:color w:val="000000"/>
          <w:u w:color="000000"/>
          <w:bdr w:val="nil"/>
          <w:lang w:eastAsia="en-US" w:bidi="he-IL"/>
          <w14:textOutline w14:w="12700" w14:cap="flat" w14:cmpd="sng" w14:algn="ctr">
            <w14:noFill/>
            <w14:prstDash w14:val="solid"/>
            <w14:miter w14:lim="400000"/>
          </w14:textOutline>
        </w:rPr>
        <w:t xml:space="preserve">Cumulative global BID/FIXED/DISCOUNT requests:  </w:t>
      </w:r>
      <w:proofErr w:type="gramStart"/>
      <w:r w:rsidRPr="00E26181">
        <w:rPr>
          <w:rFonts w:eastAsia="Arial Unicode MS"/>
          <w:color w:val="000000"/>
          <w:u w:color="000000"/>
          <w:bdr w:val="nil"/>
          <w:lang w:eastAsia="en-US" w:bidi="he-IL"/>
          <w14:textOutline w14:w="12700" w14:cap="flat" w14:cmpd="sng" w14:algn="ctr">
            <w14:noFill/>
            <w14:prstDash w14:val="solid"/>
            <w14:miter w14:lim="400000"/>
          </w14:textOutline>
        </w:rPr>
        <w:t>58  (</w:t>
      </w:r>
      <w:proofErr w:type="gramEnd"/>
      <w:r w:rsidRPr="00E26181">
        <w:rPr>
          <w:rFonts w:eastAsia="Arial Unicode MS"/>
          <w:color w:val="000000"/>
          <w:u w:color="000000"/>
          <w:bdr w:val="nil"/>
          <w:lang w:eastAsia="en-US" w:bidi="he-IL"/>
          <w14:textOutline w14:w="12700" w14:cap="flat" w14:cmpd="sng" w14:algn="ctr">
            <w14:noFill/>
            <w14:prstDash w14:val="solid"/>
            <w14:miter w14:lim="400000"/>
          </w14:textOutline>
        </w:rPr>
        <w:t>avg: 58.0)</w:t>
      </w:r>
    </w:p>
    <w:p w14:paraId="73FB5170" w14:textId="77777777" w:rsidR="00E26181" w:rsidRPr="00E26181" w:rsidRDefault="00E26181" w:rsidP="000168B7">
      <w:pPr>
        <w:pStyle w:val="NormalWeb"/>
        <w:spacing w:before="0" w:beforeAutospacing="0" w:after="0" w:afterAutospacing="0"/>
        <w:rPr>
          <w:rFonts w:eastAsia="Arial Unicode MS"/>
          <w:color w:val="000000"/>
          <w:u w:color="000000"/>
          <w:bdr w:val="nil"/>
          <w:lang w:eastAsia="en-US" w:bidi="he-IL"/>
          <w14:textOutline w14:w="12700" w14:cap="flat" w14:cmpd="sng" w14:algn="ctr">
            <w14:noFill/>
            <w14:prstDash w14:val="solid"/>
            <w14:miter w14:lim="400000"/>
          </w14:textOutline>
        </w:rPr>
      </w:pPr>
      <w:r w:rsidRPr="00E26181">
        <w:rPr>
          <w:rFonts w:eastAsia="Arial Unicode MS"/>
          <w:color w:val="000000"/>
          <w:u w:color="000000"/>
          <w:bdr w:val="nil"/>
          <w:lang w:eastAsia="en-US" w:bidi="he-IL"/>
          <w14:textOutline w14:w="12700" w14:cap="flat" w14:cmpd="sng" w14:algn="ctr">
            <w14:noFill/>
            <w14:prstDash w14:val="solid"/>
            <w14:miter w14:lim="400000"/>
          </w14:textOutline>
        </w:rPr>
        <w:t xml:space="preserve">Cumulative global PN/FIXED/DISCOUNT requests:  </w:t>
      </w:r>
      <w:proofErr w:type="gramStart"/>
      <w:r w:rsidRPr="00E26181">
        <w:rPr>
          <w:rFonts w:eastAsia="Arial Unicode MS"/>
          <w:color w:val="000000"/>
          <w:u w:color="000000"/>
          <w:bdr w:val="nil"/>
          <w:lang w:eastAsia="en-US" w:bidi="he-IL"/>
          <w14:textOutline w14:w="12700" w14:cap="flat" w14:cmpd="sng" w14:algn="ctr">
            <w14:noFill/>
            <w14:prstDash w14:val="solid"/>
            <w14:miter w14:lim="400000"/>
          </w14:textOutline>
        </w:rPr>
        <w:t>58  (</w:t>
      </w:r>
      <w:proofErr w:type="gramEnd"/>
      <w:r w:rsidRPr="00E26181">
        <w:rPr>
          <w:rFonts w:eastAsia="Arial Unicode MS"/>
          <w:color w:val="000000"/>
          <w:u w:color="000000"/>
          <w:bdr w:val="nil"/>
          <w:lang w:eastAsia="en-US" w:bidi="he-IL"/>
          <w14:textOutline w14:w="12700" w14:cap="flat" w14:cmpd="sng" w14:algn="ctr">
            <w14:noFill/>
            <w14:prstDash w14:val="solid"/>
            <w14:miter w14:lim="400000"/>
          </w14:textOutline>
        </w:rPr>
        <w:t>avg: 58.0)</w:t>
      </w:r>
    </w:p>
    <w:p w14:paraId="0B70239C" w14:textId="77777777" w:rsidR="00E26181" w:rsidRPr="00E26181" w:rsidRDefault="00E26181" w:rsidP="000168B7">
      <w:pPr>
        <w:pStyle w:val="NormalWeb"/>
        <w:spacing w:before="0" w:beforeAutospacing="0" w:after="0" w:afterAutospacing="0"/>
        <w:rPr>
          <w:rFonts w:eastAsia="Arial Unicode MS"/>
          <w:color w:val="000000"/>
          <w:u w:color="000000"/>
          <w:bdr w:val="nil"/>
          <w:lang w:eastAsia="en-US" w:bidi="he-IL"/>
          <w14:textOutline w14:w="12700" w14:cap="flat" w14:cmpd="sng" w14:algn="ctr">
            <w14:noFill/>
            <w14:prstDash w14:val="solid"/>
            <w14:miter w14:lim="400000"/>
          </w14:textOutline>
        </w:rPr>
      </w:pPr>
      <w:r w:rsidRPr="00E26181">
        <w:rPr>
          <w:rFonts w:eastAsia="Arial Unicode MS"/>
          <w:color w:val="000000"/>
          <w:u w:color="000000"/>
          <w:bdr w:val="nil"/>
          <w:lang w:eastAsia="en-US" w:bidi="he-IL"/>
          <w14:textOutline w14:w="12700" w14:cap="flat" w14:cmpd="sng" w14:algn="ctr">
            <w14:noFill/>
            <w14:prstDash w14:val="solid"/>
            <w14:miter w14:lim="400000"/>
          </w14:textOutline>
        </w:rPr>
        <w:t xml:space="preserve">Cumulative global transactions completed:  </w:t>
      </w:r>
      <w:proofErr w:type="gramStart"/>
      <w:r w:rsidRPr="00E26181">
        <w:rPr>
          <w:rFonts w:eastAsia="Arial Unicode MS"/>
          <w:color w:val="000000"/>
          <w:u w:color="000000"/>
          <w:bdr w:val="nil"/>
          <w:lang w:eastAsia="en-US" w:bidi="he-IL"/>
          <w14:textOutline w14:w="12700" w14:cap="flat" w14:cmpd="sng" w14:algn="ctr">
            <w14:noFill/>
            <w14:prstDash w14:val="solid"/>
            <w14:miter w14:lim="400000"/>
          </w14:textOutline>
        </w:rPr>
        <w:t>51  (</w:t>
      </w:r>
      <w:proofErr w:type="gramEnd"/>
      <w:r w:rsidRPr="00E26181">
        <w:rPr>
          <w:rFonts w:eastAsia="Arial Unicode MS"/>
          <w:color w:val="000000"/>
          <w:u w:color="000000"/>
          <w:bdr w:val="nil"/>
          <w:lang w:eastAsia="en-US" w:bidi="he-IL"/>
          <w14:textOutline w14:w="12700" w14:cap="flat" w14:cmpd="sng" w14:algn="ctr">
            <w14:noFill/>
            <w14:prstDash w14:val="solid"/>
            <w14:miter w14:lim="400000"/>
          </w14:textOutline>
        </w:rPr>
        <w:t>avg: 51.0)</w:t>
      </w:r>
    </w:p>
    <w:p w14:paraId="6812DD21" w14:textId="77777777" w:rsidR="00E26181" w:rsidRPr="00E26181" w:rsidRDefault="00E26181" w:rsidP="000168B7">
      <w:pPr>
        <w:pStyle w:val="NormalWeb"/>
        <w:spacing w:before="0" w:beforeAutospacing="0" w:after="0" w:afterAutospacing="0"/>
        <w:rPr>
          <w:rFonts w:eastAsia="Arial Unicode MS"/>
          <w:color w:val="000000"/>
          <w:u w:color="000000"/>
          <w:bdr w:val="nil"/>
          <w:lang w:eastAsia="en-US" w:bidi="he-IL"/>
          <w14:textOutline w14:w="12700" w14:cap="flat" w14:cmpd="sng" w14:algn="ctr">
            <w14:noFill/>
            <w14:prstDash w14:val="solid"/>
            <w14:miter w14:lim="400000"/>
          </w14:textOutline>
        </w:rPr>
      </w:pPr>
      <w:r w:rsidRPr="00E26181">
        <w:rPr>
          <w:rFonts w:eastAsia="Arial Unicode MS"/>
          <w:color w:val="000000"/>
          <w:u w:color="000000"/>
          <w:bdr w:val="nil"/>
          <w:lang w:eastAsia="en-US" w:bidi="he-IL"/>
          <w14:textOutline w14:w="12700" w14:cap="flat" w14:cmpd="sng" w14:algn="ctr">
            <w14:noFill/>
            <w14:prstDash w14:val="solid"/>
            <w14:miter w14:lim="400000"/>
          </w14:textOutline>
        </w:rPr>
        <w:t xml:space="preserve">Cumulative global PN completed:  </w:t>
      </w:r>
      <w:proofErr w:type="gramStart"/>
      <w:r w:rsidRPr="00E26181">
        <w:rPr>
          <w:rFonts w:eastAsia="Arial Unicode MS"/>
          <w:color w:val="000000"/>
          <w:u w:color="000000"/>
          <w:bdr w:val="nil"/>
          <w:lang w:eastAsia="en-US" w:bidi="he-IL"/>
          <w14:textOutline w14:w="12700" w14:cap="flat" w14:cmpd="sng" w14:algn="ctr">
            <w14:noFill/>
            <w14:prstDash w14:val="solid"/>
            <w14:miter w14:lim="400000"/>
          </w14:textOutline>
        </w:rPr>
        <w:t>9  (</w:t>
      </w:r>
      <w:proofErr w:type="gramEnd"/>
      <w:r w:rsidRPr="00E26181">
        <w:rPr>
          <w:rFonts w:eastAsia="Arial Unicode MS"/>
          <w:color w:val="000000"/>
          <w:u w:color="000000"/>
          <w:bdr w:val="nil"/>
          <w:lang w:eastAsia="en-US" w:bidi="he-IL"/>
          <w14:textOutline w14:w="12700" w14:cap="flat" w14:cmpd="sng" w14:algn="ctr">
            <w14:noFill/>
            <w14:prstDash w14:val="solid"/>
            <w14:miter w14:lim="400000"/>
          </w14:textOutline>
        </w:rPr>
        <w:t>avg: 9.0)</w:t>
      </w:r>
    </w:p>
    <w:p w14:paraId="36BA2370" w14:textId="77777777" w:rsidR="00E26181" w:rsidRPr="00E26181" w:rsidRDefault="00E26181" w:rsidP="000168B7">
      <w:pPr>
        <w:pStyle w:val="NormalWeb"/>
        <w:spacing w:before="0" w:beforeAutospacing="0" w:after="0" w:afterAutospacing="0"/>
        <w:rPr>
          <w:rFonts w:eastAsia="Arial Unicode MS"/>
          <w:color w:val="000000"/>
          <w:u w:color="000000"/>
          <w:bdr w:val="nil"/>
          <w:lang w:eastAsia="en-US" w:bidi="he-IL"/>
          <w14:textOutline w14:w="12700" w14:cap="flat" w14:cmpd="sng" w14:algn="ctr">
            <w14:noFill/>
            <w14:prstDash w14:val="solid"/>
            <w14:miter w14:lim="400000"/>
          </w14:textOutline>
        </w:rPr>
      </w:pPr>
      <w:r w:rsidRPr="00E26181">
        <w:rPr>
          <w:rFonts w:eastAsia="Arial Unicode MS"/>
          <w:color w:val="000000"/>
          <w:u w:color="000000"/>
          <w:bdr w:val="nil"/>
          <w:lang w:eastAsia="en-US" w:bidi="he-IL"/>
          <w14:textOutline w14:w="12700" w14:cap="flat" w14:cmpd="sng" w14:algn="ctr">
            <w14:noFill/>
            <w14:prstDash w14:val="solid"/>
            <w14:miter w14:lim="400000"/>
          </w14:textOutline>
        </w:rPr>
        <w:t xml:space="preserve">Cumulative global BID completed:  </w:t>
      </w:r>
      <w:proofErr w:type="gramStart"/>
      <w:r w:rsidRPr="00E26181">
        <w:rPr>
          <w:rFonts w:eastAsia="Arial Unicode MS"/>
          <w:color w:val="000000"/>
          <w:u w:color="000000"/>
          <w:bdr w:val="nil"/>
          <w:lang w:eastAsia="en-US" w:bidi="he-IL"/>
          <w14:textOutline w14:w="12700" w14:cap="flat" w14:cmpd="sng" w14:algn="ctr">
            <w14:noFill/>
            <w14:prstDash w14:val="solid"/>
            <w14:miter w14:lim="400000"/>
          </w14:textOutline>
        </w:rPr>
        <w:t>0  (</w:t>
      </w:r>
      <w:proofErr w:type="gramEnd"/>
      <w:r w:rsidRPr="00E26181">
        <w:rPr>
          <w:rFonts w:eastAsia="Arial Unicode MS"/>
          <w:color w:val="000000"/>
          <w:u w:color="000000"/>
          <w:bdr w:val="nil"/>
          <w:lang w:eastAsia="en-US" w:bidi="he-IL"/>
          <w14:textOutline w14:w="12700" w14:cap="flat" w14:cmpd="sng" w14:algn="ctr">
            <w14:noFill/>
            <w14:prstDash w14:val="solid"/>
            <w14:miter w14:lim="400000"/>
          </w14:textOutline>
        </w:rPr>
        <w:t>avg: 0.0)</w:t>
      </w:r>
    </w:p>
    <w:p w14:paraId="1DEE6179" w14:textId="77777777" w:rsidR="00E26181" w:rsidRPr="00E26181" w:rsidRDefault="00E26181" w:rsidP="000168B7">
      <w:pPr>
        <w:pStyle w:val="NormalWeb"/>
        <w:spacing w:before="0" w:beforeAutospacing="0" w:after="0" w:afterAutospacing="0"/>
        <w:rPr>
          <w:rFonts w:eastAsia="Arial Unicode MS"/>
          <w:color w:val="000000"/>
          <w:u w:color="000000"/>
          <w:bdr w:val="nil"/>
          <w:lang w:eastAsia="en-US" w:bidi="he-IL"/>
          <w14:textOutline w14:w="12700" w14:cap="flat" w14:cmpd="sng" w14:algn="ctr">
            <w14:noFill/>
            <w14:prstDash w14:val="solid"/>
            <w14:miter w14:lim="400000"/>
          </w14:textOutline>
        </w:rPr>
      </w:pPr>
      <w:r w:rsidRPr="00E26181">
        <w:rPr>
          <w:rFonts w:eastAsia="Arial Unicode MS"/>
          <w:color w:val="000000"/>
          <w:u w:color="000000"/>
          <w:bdr w:val="nil"/>
          <w:lang w:eastAsia="en-US" w:bidi="he-IL"/>
          <w14:textOutline w14:w="12700" w14:cap="flat" w14:cmpd="sng" w14:algn="ctr">
            <w14:noFill/>
            <w14:prstDash w14:val="solid"/>
            <w14:miter w14:lim="400000"/>
          </w14:textOutline>
        </w:rPr>
        <w:t xml:space="preserve">Cumulative global FIXED completed:  </w:t>
      </w:r>
      <w:proofErr w:type="gramStart"/>
      <w:r w:rsidRPr="00E26181">
        <w:rPr>
          <w:rFonts w:eastAsia="Arial Unicode MS"/>
          <w:color w:val="000000"/>
          <w:u w:color="000000"/>
          <w:bdr w:val="nil"/>
          <w:lang w:eastAsia="en-US" w:bidi="he-IL"/>
          <w14:textOutline w14:w="12700" w14:cap="flat" w14:cmpd="sng" w14:algn="ctr">
            <w14:noFill/>
            <w14:prstDash w14:val="solid"/>
            <w14:miter w14:lim="400000"/>
          </w14:textOutline>
        </w:rPr>
        <w:t>37  (</w:t>
      </w:r>
      <w:proofErr w:type="gramEnd"/>
      <w:r w:rsidRPr="00E26181">
        <w:rPr>
          <w:rFonts w:eastAsia="Arial Unicode MS"/>
          <w:color w:val="000000"/>
          <w:u w:color="000000"/>
          <w:bdr w:val="nil"/>
          <w:lang w:eastAsia="en-US" w:bidi="he-IL"/>
          <w14:textOutline w14:w="12700" w14:cap="flat" w14:cmpd="sng" w14:algn="ctr">
            <w14:noFill/>
            <w14:prstDash w14:val="solid"/>
            <w14:miter w14:lim="400000"/>
          </w14:textOutline>
        </w:rPr>
        <w:t>avg: 37.0)</w:t>
      </w:r>
    </w:p>
    <w:p w14:paraId="5D1E1401" w14:textId="77777777" w:rsidR="00E26181" w:rsidRPr="00E26181" w:rsidRDefault="00E26181" w:rsidP="000168B7">
      <w:pPr>
        <w:pStyle w:val="NormalWeb"/>
        <w:spacing w:before="0" w:beforeAutospacing="0" w:after="0" w:afterAutospacing="0"/>
        <w:rPr>
          <w:rFonts w:eastAsia="Arial Unicode MS"/>
          <w:color w:val="000000"/>
          <w:u w:color="000000"/>
          <w:bdr w:val="nil"/>
          <w:lang w:eastAsia="en-US" w:bidi="he-IL"/>
          <w14:textOutline w14:w="12700" w14:cap="flat" w14:cmpd="sng" w14:algn="ctr">
            <w14:noFill/>
            <w14:prstDash w14:val="solid"/>
            <w14:miter w14:lim="400000"/>
          </w14:textOutline>
        </w:rPr>
      </w:pPr>
      <w:r w:rsidRPr="00E26181">
        <w:rPr>
          <w:rFonts w:eastAsia="Arial Unicode MS"/>
          <w:color w:val="000000"/>
          <w:u w:color="000000"/>
          <w:bdr w:val="nil"/>
          <w:lang w:eastAsia="en-US" w:bidi="he-IL"/>
          <w14:textOutline w14:w="12700" w14:cap="flat" w14:cmpd="sng" w14:algn="ctr">
            <w14:noFill/>
            <w14:prstDash w14:val="solid"/>
            <w14:miter w14:lim="400000"/>
          </w14:textOutline>
        </w:rPr>
        <w:t xml:space="preserve">Cumulative global DISCOUNT completed:  </w:t>
      </w:r>
      <w:proofErr w:type="gramStart"/>
      <w:r w:rsidRPr="00E26181">
        <w:rPr>
          <w:rFonts w:eastAsia="Arial Unicode MS"/>
          <w:color w:val="000000"/>
          <w:u w:color="000000"/>
          <w:bdr w:val="nil"/>
          <w:lang w:eastAsia="en-US" w:bidi="he-IL"/>
          <w14:textOutline w14:w="12700" w14:cap="flat" w14:cmpd="sng" w14:algn="ctr">
            <w14:noFill/>
            <w14:prstDash w14:val="solid"/>
            <w14:miter w14:lim="400000"/>
          </w14:textOutline>
        </w:rPr>
        <w:t>5  (</w:t>
      </w:r>
      <w:proofErr w:type="gramEnd"/>
      <w:r w:rsidRPr="00E26181">
        <w:rPr>
          <w:rFonts w:eastAsia="Arial Unicode MS"/>
          <w:color w:val="000000"/>
          <w:u w:color="000000"/>
          <w:bdr w:val="nil"/>
          <w:lang w:eastAsia="en-US" w:bidi="he-IL"/>
          <w14:textOutline w14:w="12700" w14:cap="flat" w14:cmpd="sng" w14:algn="ctr">
            <w14:noFill/>
            <w14:prstDash w14:val="solid"/>
            <w14:miter w14:lim="400000"/>
          </w14:textOutline>
        </w:rPr>
        <w:t>avg: 5.0)</w:t>
      </w:r>
    </w:p>
    <w:p w14:paraId="65F25B47" w14:textId="77777777" w:rsidR="00E26181" w:rsidRPr="00E26181" w:rsidRDefault="00E26181" w:rsidP="000168B7">
      <w:pPr>
        <w:pStyle w:val="NormalWeb"/>
        <w:spacing w:before="0" w:beforeAutospacing="0" w:after="0" w:afterAutospacing="0"/>
        <w:rPr>
          <w:rFonts w:eastAsia="Arial Unicode MS"/>
          <w:color w:val="000000"/>
          <w:u w:color="000000"/>
          <w:bdr w:val="nil"/>
          <w:lang w:eastAsia="en-US" w:bidi="he-IL"/>
          <w14:textOutline w14:w="12700" w14:cap="flat" w14:cmpd="sng" w14:algn="ctr">
            <w14:noFill/>
            <w14:prstDash w14:val="solid"/>
            <w14:miter w14:lim="400000"/>
          </w14:textOutline>
        </w:rPr>
      </w:pPr>
      <w:r w:rsidRPr="00E26181">
        <w:rPr>
          <w:rFonts w:eastAsia="Arial Unicode MS"/>
          <w:color w:val="000000"/>
          <w:u w:color="000000"/>
          <w:bdr w:val="nil"/>
          <w:lang w:eastAsia="en-US" w:bidi="he-IL"/>
          <w14:textOutline w14:w="12700" w14:cap="flat" w14:cmpd="sng" w14:algn="ctr">
            <w14:noFill/>
            <w14:prstDash w14:val="solid"/>
            <w14:miter w14:lim="400000"/>
          </w14:textOutline>
        </w:rPr>
        <w:t xml:space="preserve">Cumulative global BID/FIXED/DISCOUNT completed:  </w:t>
      </w:r>
      <w:proofErr w:type="gramStart"/>
      <w:r w:rsidRPr="00E26181">
        <w:rPr>
          <w:rFonts w:eastAsia="Arial Unicode MS"/>
          <w:color w:val="000000"/>
          <w:u w:color="000000"/>
          <w:bdr w:val="nil"/>
          <w:lang w:eastAsia="en-US" w:bidi="he-IL"/>
          <w14:textOutline w14:w="12700" w14:cap="flat" w14:cmpd="sng" w14:algn="ctr">
            <w14:noFill/>
            <w14:prstDash w14:val="solid"/>
            <w14:miter w14:lim="400000"/>
          </w14:textOutline>
        </w:rPr>
        <w:t>42  (</w:t>
      </w:r>
      <w:proofErr w:type="gramEnd"/>
      <w:r w:rsidRPr="00E26181">
        <w:rPr>
          <w:rFonts w:eastAsia="Arial Unicode MS"/>
          <w:color w:val="000000"/>
          <w:u w:color="000000"/>
          <w:bdr w:val="nil"/>
          <w:lang w:eastAsia="en-US" w:bidi="he-IL"/>
          <w14:textOutline w14:w="12700" w14:cap="flat" w14:cmpd="sng" w14:algn="ctr">
            <w14:noFill/>
            <w14:prstDash w14:val="solid"/>
            <w14:miter w14:lim="400000"/>
          </w14:textOutline>
        </w:rPr>
        <w:t>avg: 42.0)</w:t>
      </w:r>
    </w:p>
    <w:p w14:paraId="1DA4A8BC" w14:textId="77777777" w:rsidR="00E26181" w:rsidRPr="00E26181" w:rsidRDefault="00E26181" w:rsidP="000168B7">
      <w:pPr>
        <w:pStyle w:val="NormalWeb"/>
        <w:spacing w:before="0" w:beforeAutospacing="0" w:after="0" w:afterAutospacing="0"/>
        <w:rPr>
          <w:rFonts w:eastAsia="Arial Unicode MS"/>
          <w:color w:val="000000"/>
          <w:u w:color="000000"/>
          <w:bdr w:val="nil"/>
          <w:lang w:eastAsia="en-US" w:bidi="he-IL"/>
          <w14:textOutline w14:w="12700" w14:cap="flat" w14:cmpd="sng" w14:algn="ctr">
            <w14:noFill/>
            <w14:prstDash w14:val="solid"/>
            <w14:miter w14:lim="400000"/>
          </w14:textOutline>
        </w:rPr>
      </w:pPr>
      <w:r w:rsidRPr="00E26181">
        <w:rPr>
          <w:rFonts w:eastAsia="Arial Unicode MS"/>
          <w:color w:val="000000"/>
          <w:u w:color="000000"/>
          <w:bdr w:val="nil"/>
          <w:lang w:eastAsia="en-US" w:bidi="he-IL"/>
          <w14:textOutline w14:w="12700" w14:cap="flat" w14:cmpd="sng" w14:algn="ctr">
            <w14:noFill/>
            <w14:prstDash w14:val="solid"/>
            <w14:miter w14:lim="400000"/>
          </w14:textOutline>
        </w:rPr>
        <w:t xml:space="preserve">Cumulative global PN/FIXED/DISCOUNT completed:  </w:t>
      </w:r>
      <w:proofErr w:type="gramStart"/>
      <w:r w:rsidRPr="00E26181">
        <w:rPr>
          <w:rFonts w:eastAsia="Arial Unicode MS"/>
          <w:color w:val="000000"/>
          <w:u w:color="000000"/>
          <w:bdr w:val="nil"/>
          <w:lang w:eastAsia="en-US" w:bidi="he-IL"/>
          <w14:textOutline w14:w="12700" w14:cap="flat" w14:cmpd="sng" w14:algn="ctr">
            <w14:noFill/>
            <w14:prstDash w14:val="solid"/>
            <w14:miter w14:lim="400000"/>
          </w14:textOutline>
        </w:rPr>
        <w:t>51  (</w:t>
      </w:r>
      <w:proofErr w:type="gramEnd"/>
      <w:r w:rsidRPr="00E26181">
        <w:rPr>
          <w:rFonts w:eastAsia="Arial Unicode MS"/>
          <w:color w:val="000000"/>
          <w:u w:color="000000"/>
          <w:bdr w:val="nil"/>
          <w:lang w:eastAsia="en-US" w:bidi="he-IL"/>
          <w14:textOutline w14:w="12700" w14:cap="flat" w14:cmpd="sng" w14:algn="ctr">
            <w14:noFill/>
            <w14:prstDash w14:val="solid"/>
            <w14:miter w14:lim="400000"/>
          </w14:textOutline>
        </w:rPr>
        <w:t>avg: 51.0)</w:t>
      </w:r>
    </w:p>
    <w:p w14:paraId="50E9E407" w14:textId="77777777" w:rsidR="00E26181" w:rsidRPr="00E26181" w:rsidRDefault="00E26181" w:rsidP="000168B7">
      <w:pPr>
        <w:pStyle w:val="NormalWeb"/>
        <w:spacing w:before="0" w:beforeAutospacing="0" w:after="0" w:afterAutospacing="0"/>
        <w:rPr>
          <w:rFonts w:eastAsia="Arial Unicode MS"/>
          <w:color w:val="000000"/>
          <w:u w:color="000000"/>
          <w:bdr w:val="nil"/>
          <w:lang w:eastAsia="en-US" w:bidi="he-IL"/>
          <w14:textOutline w14:w="12700" w14:cap="flat" w14:cmpd="sng" w14:algn="ctr">
            <w14:noFill/>
            <w14:prstDash w14:val="solid"/>
            <w14:miter w14:lim="400000"/>
          </w14:textOutline>
        </w:rPr>
      </w:pPr>
      <w:r w:rsidRPr="00E26181">
        <w:rPr>
          <w:rFonts w:eastAsia="Arial Unicode MS"/>
          <w:color w:val="000000"/>
          <w:u w:color="000000"/>
          <w:bdr w:val="nil"/>
          <w:lang w:eastAsia="en-US" w:bidi="he-IL"/>
          <w14:textOutline w14:w="12700" w14:cap="flat" w14:cmpd="sng" w14:algn="ctr">
            <w14:noFill/>
            <w14:prstDash w14:val="solid"/>
            <w14:miter w14:lim="400000"/>
          </w14:textOutline>
        </w:rPr>
        <w:t xml:space="preserve">Cumulative global vendor revenue:  </w:t>
      </w:r>
      <w:proofErr w:type="gramStart"/>
      <w:r w:rsidRPr="00E26181">
        <w:rPr>
          <w:rFonts w:eastAsia="Arial Unicode MS"/>
          <w:color w:val="000000"/>
          <w:u w:color="000000"/>
          <w:bdr w:val="nil"/>
          <w:lang w:eastAsia="en-US" w:bidi="he-IL"/>
          <w14:textOutline w14:w="12700" w14:cap="flat" w14:cmpd="sng" w14:algn="ctr">
            <w14:noFill/>
            <w14:prstDash w14:val="solid"/>
            <w14:miter w14:lim="400000"/>
          </w14:textOutline>
        </w:rPr>
        <w:t>3830.0  (</w:t>
      </w:r>
      <w:proofErr w:type="gramEnd"/>
      <w:r w:rsidRPr="00E26181">
        <w:rPr>
          <w:rFonts w:eastAsia="Arial Unicode MS"/>
          <w:color w:val="000000"/>
          <w:u w:color="000000"/>
          <w:bdr w:val="nil"/>
          <w:lang w:eastAsia="en-US" w:bidi="he-IL"/>
          <w14:textOutline w14:w="12700" w14:cap="flat" w14:cmpd="sng" w14:algn="ctr">
            <w14:noFill/>
            <w14:prstDash w14:val="solid"/>
            <w14:miter w14:lim="400000"/>
          </w14:textOutline>
        </w:rPr>
        <w:t>avg: 3830.0)</w:t>
      </w:r>
    </w:p>
    <w:p w14:paraId="37DDAF12" w14:textId="77777777" w:rsidR="00E26181" w:rsidRPr="00E26181" w:rsidRDefault="00E26181" w:rsidP="000168B7">
      <w:pPr>
        <w:pStyle w:val="NormalWeb"/>
        <w:spacing w:before="0" w:beforeAutospacing="0" w:after="0" w:afterAutospacing="0"/>
        <w:rPr>
          <w:rFonts w:eastAsia="Arial Unicode MS"/>
          <w:color w:val="000000"/>
          <w:u w:color="000000"/>
          <w:bdr w:val="nil"/>
          <w:lang w:eastAsia="en-US" w:bidi="he-IL"/>
          <w14:textOutline w14:w="12700" w14:cap="flat" w14:cmpd="sng" w14:algn="ctr">
            <w14:noFill/>
            <w14:prstDash w14:val="solid"/>
            <w14:miter w14:lim="400000"/>
          </w14:textOutline>
        </w:rPr>
      </w:pPr>
      <w:r w:rsidRPr="00E26181">
        <w:rPr>
          <w:rFonts w:eastAsia="Arial Unicode MS"/>
          <w:color w:val="000000"/>
          <w:u w:color="000000"/>
          <w:bdr w:val="nil"/>
          <w:lang w:eastAsia="en-US" w:bidi="he-IL"/>
          <w14:textOutline w14:w="12700" w14:cap="flat" w14:cmpd="sng" w14:algn="ctr">
            <w14:noFill/>
            <w14:prstDash w14:val="solid"/>
            <w14:miter w14:lim="400000"/>
          </w14:textOutline>
        </w:rPr>
        <w:t xml:space="preserve">Cumulative global customer payments:  </w:t>
      </w:r>
      <w:proofErr w:type="gramStart"/>
      <w:r w:rsidRPr="00E26181">
        <w:rPr>
          <w:rFonts w:eastAsia="Arial Unicode MS"/>
          <w:color w:val="000000"/>
          <w:u w:color="000000"/>
          <w:bdr w:val="nil"/>
          <w:lang w:eastAsia="en-US" w:bidi="he-IL"/>
          <w14:textOutline w14:w="12700" w14:cap="flat" w14:cmpd="sng" w14:algn="ctr">
            <w14:noFill/>
            <w14:prstDash w14:val="solid"/>
            <w14:miter w14:lim="400000"/>
          </w14:textOutline>
        </w:rPr>
        <w:t>5303.74  (</w:t>
      </w:r>
      <w:proofErr w:type="gramEnd"/>
      <w:r w:rsidRPr="00E26181">
        <w:rPr>
          <w:rFonts w:eastAsia="Arial Unicode MS"/>
          <w:color w:val="000000"/>
          <w:u w:color="000000"/>
          <w:bdr w:val="nil"/>
          <w:lang w:eastAsia="en-US" w:bidi="he-IL"/>
          <w14:textOutline w14:w="12700" w14:cap="flat" w14:cmpd="sng" w14:algn="ctr">
            <w14:noFill/>
            <w14:prstDash w14:val="solid"/>
            <w14:miter w14:lim="400000"/>
          </w14:textOutline>
        </w:rPr>
        <w:t>avg: 5303.74)</w:t>
      </w:r>
    </w:p>
    <w:p w14:paraId="4E9206CD" w14:textId="77777777" w:rsidR="00E26181" w:rsidRPr="00E26181" w:rsidRDefault="00E26181" w:rsidP="000168B7">
      <w:pPr>
        <w:pStyle w:val="NormalWeb"/>
        <w:spacing w:before="0" w:beforeAutospacing="0" w:after="0" w:afterAutospacing="0"/>
        <w:rPr>
          <w:rFonts w:eastAsia="Arial Unicode MS"/>
          <w:color w:val="000000"/>
          <w:u w:color="000000"/>
          <w:bdr w:val="nil"/>
          <w:lang w:eastAsia="en-US" w:bidi="he-IL"/>
          <w14:textOutline w14:w="12700" w14:cap="flat" w14:cmpd="sng" w14:algn="ctr">
            <w14:noFill/>
            <w14:prstDash w14:val="solid"/>
            <w14:miter w14:lim="400000"/>
          </w14:textOutline>
        </w:rPr>
      </w:pPr>
      <w:r w:rsidRPr="00E26181">
        <w:rPr>
          <w:rFonts w:eastAsia="Arial Unicode MS"/>
          <w:color w:val="000000"/>
          <w:u w:color="000000"/>
          <w:bdr w:val="nil"/>
          <w:lang w:eastAsia="en-US" w:bidi="he-IL"/>
          <w14:textOutline w14:w="12700" w14:cap="flat" w14:cmpd="sng" w14:algn="ctr">
            <w14:noFill/>
            <w14:prstDash w14:val="solid"/>
            <w14:miter w14:lim="400000"/>
          </w14:textOutline>
        </w:rPr>
        <w:t xml:space="preserve">Cumulative global platform markup:  </w:t>
      </w:r>
      <w:proofErr w:type="gramStart"/>
      <w:r w:rsidRPr="00E26181">
        <w:rPr>
          <w:rFonts w:eastAsia="Arial Unicode MS"/>
          <w:color w:val="000000"/>
          <w:u w:color="000000"/>
          <w:bdr w:val="nil"/>
          <w:lang w:eastAsia="en-US" w:bidi="he-IL"/>
          <w14:textOutline w14:w="12700" w14:cap="flat" w14:cmpd="sng" w14:algn="ctr">
            <w14:noFill/>
            <w14:prstDash w14:val="solid"/>
            <w14:miter w14:lim="400000"/>
          </w14:textOutline>
        </w:rPr>
        <w:t>383.0  (</w:t>
      </w:r>
      <w:proofErr w:type="gramEnd"/>
      <w:r w:rsidRPr="00E26181">
        <w:rPr>
          <w:rFonts w:eastAsia="Arial Unicode MS"/>
          <w:color w:val="000000"/>
          <w:u w:color="000000"/>
          <w:bdr w:val="nil"/>
          <w:lang w:eastAsia="en-US" w:bidi="he-IL"/>
          <w14:textOutline w14:w="12700" w14:cap="flat" w14:cmpd="sng" w14:algn="ctr">
            <w14:noFill/>
            <w14:prstDash w14:val="solid"/>
            <w14:miter w14:lim="400000"/>
          </w14:textOutline>
        </w:rPr>
        <w:t>avg: 383.0)</w:t>
      </w:r>
    </w:p>
    <w:p w14:paraId="531BC854" w14:textId="77777777" w:rsidR="00E26181" w:rsidRPr="00E26181" w:rsidRDefault="00E26181" w:rsidP="000168B7">
      <w:pPr>
        <w:pStyle w:val="NormalWeb"/>
        <w:spacing w:before="0" w:beforeAutospacing="0" w:after="0" w:afterAutospacing="0"/>
        <w:rPr>
          <w:rFonts w:eastAsia="Arial Unicode MS"/>
          <w:color w:val="000000"/>
          <w:u w:color="000000"/>
          <w:bdr w:val="nil"/>
          <w:lang w:eastAsia="en-US" w:bidi="he-IL"/>
          <w14:textOutline w14:w="12700" w14:cap="flat" w14:cmpd="sng" w14:algn="ctr">
            <w14:noFill/>
            <w14:prstDash w14:val="solid"/>
            <w14:miter w14:lim="400000"/>
          </w14:textOutline>
        </w:rPr>
      </w:pPr>
      <w:r w:rsidRPr="00E26181">
        <w:rPr>
          <w:rFonts w:eastAsia="Arial Unicode MS"/>
          <w:color w:val="000000"/>
          <w:u w:color="000000"/>
          <w:bdr w:val="nil"/>
          <w:lang w:eastAsia="en-US" w:bidi="he-IL"/>
          <w14:textOutline w14:w="12700" w14:cap="flat" w14:cmpd="sng" w14:algn="ctr">
            <w14:noFill/>
            <w14:prstDash w14:val="solid"/>
            <w14:miter w14:lim="400000"/>
          </w14:textOutline>
        </w:rPr>
        <w:t xml:space="preserve">Cumulative global donation withdrawals:  </w:t>
      </w:r>
      <w:proofErr w:type="gramStart"/>
      <w:r w:rsidRPr="00E26181">
        <w:rPr>
          <w:rFonts w:eastAsia="Arial Unicode MS"/>
          <w:color w:val="000000"/>
          <w:u w:color="000000"/>
          <w:bdr w:val="nil"/>
          <w:lang w:eastAsia="en-US" w:bidi="he-IL"/>
          <w14:textOutline w14:w="12700" w14:cap="flat" w14:cmpd="sng" w14:algn="ctr">
            <w14:noFill/>
            <w14:prstDash w14:val="solid"/>
            <w14:miter w14:lim="400000"/>
          </w14:textOutline>
        </w:rPr>
        <w:t>148.5  (</w:t>
      </w:r>
      <w:proofErr w:type="gramEnd"/>
      <w:r w:rsidRPr="00E26181">
        <w:rPr>
          <w:rFonts w:eastAsia="Arial Unicode MS"/>
          <w:color w:val="000000"/>
          <w:u w:color="000000"/>
          <w:bdr w:val="nil"/>
          <w:lang w:eastAsia="en-US" w:bidi="he-IL"/>
          <w14:textOutline w14:w="12700" w14:cap="flat" w14:cmpd="sng" w14:algn="ctr">
            <w14:noFill/>
            <w14:prstDash w14:val="solid"/>
            <w14:miter w14:lim="400000"/>
          </w14:textOutline>
        </w:rPr>
        <w:t>avg: 148.5)</w:t>
      </w:r>
    </w:p>
    <w:p w14:paraId="6BE120E5" w14:textId="77777777" w:rsidR="00E26181" w:rsidRPr="00E26181" w:rsidRDefault="00E26181" w:rsidP="000168B7">
      <w:pPr>
        <w:pStyle w:val="NormalWeb"/>
        <w:spacing w:before="0" w:beforeAutospacing="0" w:after="0" w:afterAutospacing="0"/>
        <w:rPr>
          <w:rFonts w:eastAsia="Arial Unicode MS"/>
          <w:color w:val="000000"/>
          <w:u w:color="000000"/>
          <w:bdr w:val="nil"/>
          <w:lang w:eastAsia="en-US" w:bidi="he-IL"/>
          <w14:textOutline w14:w="12700" w14:cap="flat" w14:cmpd="sng" w14:algn="ctr">
            <w14:noFill/>
            <w14:prstDash w14:val="solid"/>
            <w14:miter w14:lim="400000"/>
          </w14:textOutline>
        </w:rPr>
      </w:pPr>
      <w:r w:rsidRPr="00E26181">
        <w:rPr>
          <w:rFonts w:eastAsia="Arial Unicode MS"/>
          <w:color w:val="000000"/>
          <w:u w:color="000000"/>
          <w:bdr w:val="nil"/>
          <w:lang w:eastAsia="en-US" w:bidi="he-IL"/>
          <w14:textOutline w14:w="12700" w14:cap="flat" w14:cmpd="sng" w14:algn="ctr">
            <w14:noFill/>
            <w14:prstDash w14:val="solid"/>
            <w14:miter w14:lim="400000"/>
          </w14:textOutline>
        </w:rPr>
        <w:t xml:space="preserve">Cumulative global donations:  </w:t>
      </w:r>
      <w:proofErr w:type="gramStart"/>
      <w:r w:rsidRPr="00E26181">
        <w:rPr>
          <w:rFonts w:eastAsia="Arial Unicode MS"/>
          <w:color w:val="000000"/>
          <w:u w:color="000000"/>
          <w:bdr w:val="nil"/>
          <w:lang w:eastAsia="en-US" w:bidi="he-IL"/>
          <w14:textOutline w14:w="12700" w14:cap="flat" w14:cmpd="sng" w14:algn="ctr">
            <w14:noFill/>
            <w14:prstDash w14:val="solid"/>
            <w14:miter w14:lim="400000"/>
          </w14:textOutline>
        </w:rPr>
        <w:t>1070.94  (</w:t>
      </w:r>
      <w:proofErr w:type="gramEnd"/>
      <w:r w:rsidRPr="00E26181">
        <w:rPr>
          <w:rFonts w:eastAsia="Arial Unicode MS"/>
          <w:color w:val="000000"/>
          <w:u w:color="000000"/>
          <w:bdr w:val="nil"/>
          <w:lang w:eastAsia="en-US" w:bidi="he-IL"/>
          <w14:textOutline w14:w="12700" w14:cap="flat" w14:cmpd="sng" w14:algn="ctr">
            <w14:noFill/>
            <w14:prstDash w14:val="solid"/>
            <w14:miter w14:lim="400000"/>
          </w14:textOutline>
        </w:rPr>
        <w:t>avg: 1070.94)</w:t>
      </w:r>
    </w:p>
    <w:p w14:paraId="36B7DDFD" w14:textId="77777777" w:rsidR="00E26181" w:rsidRPr="00E26181" w:rsidRDefault="00E26181" w:rsidP="000168B7">
      <w:pPr>
        <w:pStyle w:val="NormalWeb"/>
        <w:spacing w:before="0" w:beforeAutospacing="0" w:after="0" w:afterAutospacing="0"/>
        <w:rPr>
          <w:rFonts w:eastAsia="Arial Unicode MS"/>
          <w:color w:val="000000"/>
          <w:u w:color="000000"/>
          <w:bdr w:val="nil"/>
          <w:lang w:eastAsia="en-US" w:bidi="he-IL"/>
          <w14:textOutline w14:w="12700" w14:cap="flat" w14:cmpd="sng" w14:algn="ctr">
            <w14:noFill/>
            <w14:prstDash w14:val="solid"/>
            <w14:miter w14:lim="400000"/>
          </w14:textOutline>
        </w:rPr>
      </w:pPr>
      <w:r w:rsidRPr="00E26181">
        <w:rPr>
          <w:rFonts w:eastAsia="Arial Unicode MS"/>
          <w:color w:val="000000"/>
          <w:u w:color="000000"/>
          <w:bdr w:val="nil"/>
          <w:lang w:eastAsia="en-US" w:bidi="he-IL"/>
          <w14:textOutline w14:w="12700" w14:cap="flat" w14:cmpd="sng" w14:algn="ctr">
            <w14:noFill/>
            <w14:prstDash w14:val="solid"/>
            <w14:miter w14:lim="400000"/>
          </w14:textOutline>
        </w:rPr>
        <w:t>Cumulative global platform balance transferred to donation account:  177.1</w:t>
      </w:r>
    </w:p>
    <w:p w14:paraId="46CC02DC" w14:textId="77777777" w:rsidR="00E26181" w:rsidRPr="00E26181" w:rsidRDefault="00E26181" w:rsidP="000168B7">
      <w:pPr>
        <w:pStyle w:val="NormalWeb"/>
        <w:spacing w:before="0" w:beforeAutospacing="0" w:after="0" w:afterAutospacing="0"/>
        <w:rPr>
          <w:rFonts w:eastAsia="Arial Unicode MS"/>
          <w:color w:val="000000"/>
          <w:u w:color="000000"/>
          <w:bdr w:val="nil"/>
          <w:lang w:eastAsia="en-US" w:bidi="he-IL"/>
          <w14:textOutline w14:w="12700" w14:cap="flat" w14:cmpd="sng" w14:algn="ctr">
            <w14:noFill/>
            <w14:prstDash w14:val="solid"/>
            <w14:miter w14:lim="400000"/>
          </w14:textOutline>
        </w:rPr>
      </w:pPr>
      <w:r w:rsidRPr="00E26181">
        <w:rPr>
          <w:rFonts w:eastAsia="Arial Unicode MS"/>
          <w:color w:val="000000"/>
          <w:u w:color="000000"/>
          <w:bdr w:val="nil"/>
          <w:lang w:eastAsia="en-US" w:bidi="he-IL"/>
          <w14:textOutline w14:w="12700" w14:cap="flat" w14:cmpd="sng" w14:algn="ctr">
            <w14:noFill/>
            <w14:prstDash w14:val="solid"/>
            <w14:miter w14:lim="400000"/>
          </w14:textOutline>
        </w:rPr>
        <w:t>Cumulative global platform balance withdrawn from donation account:  8.8</w:t>
      </w:r>
    </w:p>
    <w:p w14:paraId="1B96847F" w14:textId="77777777" w:rsidR="00E26181" w:rsidRPr="00E26181" w:rsidRDefault="00E26181" w:rsidP="000168B7">
      <w:pPr>
        <w:pStyle w:val="NormalWeb"/>
        <w:spacing w:before="0" w:beforeAutospacing="0" w:after="0" w:afterAutospacing="0"/>
        <w:rPr>
          <w:rFonts w:eastAsia="Arial Unicode MS"/>
          <w:color w:val="000000"/>
          <w:u w:color="000000"/>
          <w:bdr w:val="nil"/>
          <w:lang w:eastAsia="en-US" w:bidi="he-IL"/>
          <w14:textOutline w14:w="12700" w14:cap="flat" w14:cmpd="sng" w14:algn="ctr">
            <w14:noFill/>
            <w14:prstDash w14:val="solid"/>
            <w14:miter w14:lim="400000"/>
          </w14:textOutline>
        </w:rPr>
      </w:pPr>
      <w:r w:rsidRPr="00E26181">
        <w:rPr>
          <w:rFonts w:eastAsia="Arial Unicode MS"/>
          <w:color w:val="000000"/>
          <w:u w:color="000000"/>
          <w:bdr w:val="nil"/>
          <w:lang w:eastAsia="en-US" w:bidi="he-IL"/>
          <w14:textOutline w14:w="12700" w14:cap="flat" w14:cmpd="sng" w14:algn="ctr">
            <w14:noFill/>
            <w14:prstDash w14:val="solid"/>
            <w14:miter w14:lim="400000"/>
          </w14:textOutline>
        </w:rPr>
        <w:t>Average global completion proportion:  0.761</w:t>
      </w:r>
    </w:p>
    <w:p w14:paraId="7865B60E" w14:textId="77777777" w:rsidR="00E26181" w:rsidRPr="00E26181" w:rsidRDefault="00E26181" w:rsidP="000168B7">
      <w:pPr>
        <w:pStyle w:val="NormalWeb"/>
        <w:spacing w:before="0" w:beforeAutospacing="0" w:after="0" w:afterAutospacing="0"/>
        <w:rPr>
          <w:rFonts w:eastAsia="Arial Unicode MS"/>
          <w:color w:val="000000"/>
          <w:u w:color="000000"/>
          <w:bdr w:val="nil"/>
          <w:lang w:eastAsia="en-US" w:bidi="he-IL"/>
          <w14:textOutline w14:w="12700" w14:cap="flat" w14:cmpd="sng" w14:algn="ctr">
            <w14:noFill/>
            <w14:prstDash w14:val="solid"/>
            <w14:miter w14:lim="400000"/>
          </w14:textOutline>
        </w:rPr>
      </w:pPr>
      <w:r w:rsidRPr="00E26181">
        <w:rPr>
          <w:rFonts w:eastAsia="Arial Unicode MS"/>
          <w:color w:val="000000"/>
          <w:u w:color="000000"/>
          <w:bdr w:val="nil"/>
          <w:lang w:eastAsia="en-US" w:bidi="he-IL"/>
          <w14:textOutline w14:w="12700" w14:cap="flat" w14:cmpd="sng" w14:algn="ctr">
            <w14:noFill/>
            <w14:prstDash w14:val="solid"/>
            <w14:miter w14:lim="400000"/>
          </w14:textOutline>
        </w:rPr>
        <w:t>Average global PN completion proportion:  1.000</w:t>
      </w:r>
    </w:p>
    <w:p w14:paraId="71062095" w14:textId="77777777" w:rsidR="00E26181" w:rsidRPr="00E26181" w:rsidRDefault="00E26181" w:rsidP="000168B7">
      <w:pPr>
        <w:pStyle w:val="NormalWeb"/>
        <w:spacing w:before="0" w:beforeAutospacing="0" w:after="0" w:afterAutospacing="0"/>
        <w:rPr>
          <w:rFonts w:eastAsia="Arial Unicode MS"/>
          <w:color w:val="000000"/>
          <w:u w:color="000000"/>
          <w:bdr w:val="nil"/>
          <w:lang w:eastAsia="en-US" w:bidi="he-IL"/>
          <w14:textOutline w14:w="12700" w14:cap="flat" w14:cmpd="sng" w14:algn="ctr">
            <w14:noFill/>
            <w14:prstDash w14:val="solid"/>
            <w14:miter w14:lim="400000"/>
          </w14:textOutline>
        </w:rPr>
      </w:pPr>
      <w:r w:rsidRPr="00E26181">
        <w:rPr>
          <w:rFonts w:eastAsia="Arial Unicode MS"/>
          <w:color w:val="000000"/>
          <w:u w:color="000000"/>
          <w:bdr w:val="nil"/>
          <w:lang w:eastAsia="en-US" w:bidi="he-IL"/>
          <w14:textOutline w14:w="12700" w14:cap="flat" w14:cmpd="sng" w14:algn="ctr">
            <w14:noFill/>
            <w14:prstDash w14:val="solid"/>
            <w14:miter w14:lim="400000"/>
          </w14:textOutline>
        </w:rPr>
        <w:t>Average global BID/FIXED/DISCOUNT completion proportion:  0.724</w:t>
      </w:r>
    </w:p>
    <w:p w14:paraId="131CEABE" w14:textId="77777777" w:rsidR="00E26181" w:rsidRPr="00E26181" w:rsidRDefault="00E26181" w:rsidP="000168B7">
      <w:pPr>
        <w:pStyle w:val="NormalWeb"/>
        <w:spacing w:before="0" w:beforeAutospacing="0" w:after="0" w:afterAutospacing="0"/>
        <w:rPr>
          <w:rFonts w:eastAsia="Arial Unicode MS"/>
          <w:color w:val="000000"/>
          <w:u w:color="000000"/>
          <w:bdr w:val="nil"/>
          <w:lang w:eastAsia="en-US" w:bidi="he-IL"/>
          <w14:textOutline w14:w="12700" w14:cap="flat" w14:cmpd="sng" w14:algn="ctr">
            <w14:noFill/>
            <w14:prstDash w14:val="solid"/>
            <w14:miter w14:lim="400000"/>
          </w14:textOutline>
        </w:rPr>
      </w:pPr>
      <w:r w:rsidRPr="00E26181">
        <w:rPr>
          <w:rFonts w:eastAsia="Arial Unicode MS"/>
          <w:color w:val="000000"/>
          <w:u w:color="000000"/>
          <w:bdr w:val="nil"/>
          <w:lang w:eastAsia="en-US" w:bidi="he-IL"/>
          <w14:textOutline w14:w="12700" w14:cap="flat" w14:cmpd="sng" w14:algn="ctr">
            <w14:noFill/>
            <w14:prstDash w14:val="solid"/>
            <w14:miter w14:lim="400000"/>
          </w14:textOutline>
        </w:rPr>
        <w:t>Average global PN/FIXED/DISCOUNT completion proportion:  0.879</w:t>
      </w:r>
    </w:p>
    <w:p w14:paraId="14AD6C57" w14:textId="213FB95C" w:rsidR="00E26181" w:rsidRPr="00270248" w:rsidRDefault="00E26181" w:rsidP="00E26181">
      <w:pPr>
        <w:pStyle w:val="CorpoA"/>
        <w:rPr>
          <w:rFonts w:ascii="Times New Roman" w:hAnsi="Times New Roman" w:cs="Times New Roman"/>
          <w:sz w:val="24"/>
          <w:szCs w:val="24"/>
        </w:rPr>
      </w:pPr>
      <w:r w:rsidRPr="00E26181">
        <w:t>Average global donation rate (last 30 periods):  23.49% (1 period available)</w:t>
      </w:r>
    </w:p>
    <w:p w14:paraId="673D2378" w14:textId="77777777" w:rsidR="00FB269B" w:rsidRPr="00270248" w:rsidRDefault="00FB269B" w:rsidP="00270248">
      <w:pPr>
        <w:pStyle w:val="CorpoA"/>
        <w:rPr>
          <w:rFonts w:ascii="Times New Roman" w:hAnsi="Times New Roman" w:cs="Times New Roman"/>
          <w:sz w:val="24"/>
          <w:szCs w:val="24"/>
        </w:rPr>
      </w:pPr>
    </w:p>
    <w:p w14:paraId="41BBD727" w14:textId="448D682F" w:rsidR="00FB269B" w:rsidRDefault="00FB269B" w:rsidP="00270248">
      <w:pPr>
        <w:pStyle w:val="CorpoA"/>
        <w:rPr>
          <w:rFonts w:ascii="Times New Roman" w:hAnsi="Times New Roman" w:cs="Times New Roman"/>
          <w:sz w:val="24"/>
          <w:szCs w:val="24"/>
        </w:rPr>
      </w:pPr>
      <w:r w:rsidRPr="00270248">
        <w:rPr>
          <w:rFonts w:ascii="Times New Roman" w:hAnsi="Times New Roman" w:cs="Times New Roman"/>
          <w:sz w:val="24"/>
          <w:szCs w:val="24"/>
        </w:rPr>
        <w:t xml:space="preserve">DONATION ACCOUNT BALANCE HISTORY (PERIODS 1 TO </w:t>
      </w:r>
      <w:r w:rsidR="00DB45E4">
        <w:rPr>
          <w:rFonts w:ascii="Times New Roman" w:hAnsi="Times New Roman" w:cs="Times New Roman"/>
          <w:sz w:val="24"/>
          <w:szCs w:val="24"/>
        </w:rPr>
        <w:t>N</w:t>
      </w:r>
      <w:r w:rsidRPr="00270248">
        <w:rPr>
          <w:rFonts w:ascii="Times New Roman" w:hAnsi="Times New Roman" w:cs="Times New Roman"/>
          <w:sz w:val="24"/>
          <w:szCs w:val="24"/>
        </w:rPr>
        <w:t>)</w:t>
      </w:r>
    </w:p>
    <w:p w14:paraId="4C1BD861" w14:textId="77777777" w:rsidR="00DB45E4" w:rsidRDefault="00DB45E4" w:rsidP="00270248">
      <w:pPr>
        <w:pStyle w:val="CorpoA"/>
        <w:rPr>
          <w:rFonts w:ascii="Times New Roman" w:hAnsi="Times New Roman" w:cs="Times New Roman"/>
          <w:sz w:val="24"/>
          <w:szCs w:val="24"/>
        </w:rPr>
      </w:pPr>
    </w:p>
    <w:p w14:paraId="7C58F086" w14:textId="38D26BAA" w:rsidR="00DB45E4" w:rsidRPr="00E26181" w:rsidRDefault="00DB45E4" w:rsidP="00270248">
      <w:pPr>
        <w:pStyle w:val="NormalWeb"/>
        <w:spacing w:before="0" w:beforeAutospacing="0" w:after="0" w:afterAutospacing="0"/>
      </w:pPr>
      <w:r w:rsidRPr="000168B7">
        <w:rPr>
          <w:color w:val="000000"/>
        </w:rPr>
        <w:t xml:space="preserve">This section reports the donation account balance </w:t>
      </w:r>
      <w:r w:rsidR="00E26181">
        <w:rPr>
          <w:color w:val="000000"/>
        </w:rPr>
        <w:t>at</w:t>
      </w:r>
      <w:r w:rsidR="00E26181" w:rsidRPr="000168B7">
        <w:rPr>
          <w:color w:val="000000"/>
        </w:rPr>
        <w:t xml:space="preserve"> </w:t>
      </w:r>
      <w:r w:rsidRPr="000168B7">
        <w:rPr>
          <w:color w:val="000000"/>
        </w:rPr>
        <w:t xml:space="preserve">the beginning </w:t>
      </w:r>
      <w:r w:rsidR="00E26181">
        <w:rPr>
          <w:color w:val="000000"/>
        </w:rPr>
        <w:t xml:space="preserve">and end </w:t>
      </w:r>
      <w:r w:rsidRPr="000168B7">
        <w:rPr>
          <w:color w:val="000000"/>
        </w:rPr>
        <w:t>of each period.</w:t>
      </w:r>
      <w:r w:rsidR="00E26181">
        <w:rPr>
          <w:color w:val="000000"/>
        </w:rPr>
        <w:t xml:space="preserve"> </w:t>
      </w:r>
      <w:r w:rsidRPr="000168B7">
        <w:rPr>
          <w:color w:val="000000"/>
        </w:rPr>
        <w:t>Example:</w:t>
      </w:r>
    </w:p>
    <w:p w14:paraId="5E39CFDA" w14:textId="6162C71A" w:rsidR="00FB269B" w:rsidRPr="00270248" w:rsidRDefault="00FB269B" w:rsidP="00270248">
      <w:pPr>
        <w:pStyle w:val="CorpoA"/>
        <w:rPr>
          <w:rFonts w:ascii="Times New Roman" w:hAnsi="Times New Roman" w:cs="Times New Roman"/>
          <w:sz w:val="24"/>
          <w:szCs w:val="24"/>
        </w:rPr>
      </w:pPr>
    </w:p>
    <w:p w14:paraId="045ADE0D" w14:textId="77777777" w:rsidR="00FD2E7E" w:rsidRPr="00270248" w:rsidRDefault="00FD2E7E" w:rsidP="00270248">
      <w:pPr>
        <w:pStyle w:val="CorpoA"/>
        <w:rPr>
          <w:rFonts w:ascii="Times New Roman" w:hAnsi="Times New Roman" w:cs="Times New Roman"/>
          <w:sz w:val="24"/>
          <w:szCs w:val="24"/>
        </w:rPr>
      </w:pPr>
      <w:r w:rsidRPr="00270248">
        <w:rPr>
          <w:rFonts w:ascii="Times New Roman" w:hAnsi="Times New Roman" w:cs="Times New Roman"/>
          <w:sz w:val="24"/>
          <w:szCs w:val="24"/>
        </w:rPr>
        <w:t xml:space="preserve">    Period 1: start=0.0, </w:t>
      </w:r>
      <w:proofErr w:type="spellStart"/>
      <w:r w:rsidRPr="00270248">
        <w:rPr>
          <w:rFonts w:ascii="Times New Roman" w:hAnsi="Times New Roman" w:cs="Times New Roman"/>
          <w:sz w:val="24"/>
          <w:szCs w:val="24"/>
        </w:rPr>
        <w:t>end_before_transfer</w:t>
      </w:r>
      <w:proofErr w:type="spellEnd"/>
      <w:r w:rsidRPr="00270248">
        <w:rPr>
          <w:rFonts w:ascii="Times New Roman" w:hAnsi="Times New Roman" w:cs="Times New Roman"/>
          <w:sz w:val="24"/>
          <w:szCs w:val="24"/>
        </w:rPr>
        <w:t xml:space="preserve">=922.44, </w:t>
      </w:r>
      <w:proofErr w:type="spellStart"/>
      <w:r w:rsidRPr="00270248">
        <w:rPr>
          <w:rFonts w:ascii="Times New Roman" w:hAnsi="Times New Roman" w:cs="Times New Roman"/>
          <w:sz w:val="24"/>
          <w:szCs w:val="24"/>
        </w:rPr>
        <w:t>end_after_transfer</w:t>
      </w:r>
      <w:proofErr w:type="spellEnd"/>
      <w:r w:rsidRPr="00270248">
        <w:rPr>
          <w:rFonts w:ascii="Times New Roman" w:hAnsi="Times New Roman" w:cs="Times New Roman"/>
          <w:sz w:val="24"/>
          <w:szCs w:val="24"/>
        </w:rPr>
        <w:t>=1090.74</w:t>
      </w:r>
    </w:p>
    <w:p w14:paraId="725E3EB6" w14:textId="2D053965" w:rsidR="00FB269B" w:rsidRPr="00270248" w:rsidRDefault="00FD2E7E" w:rsidP="00270248">
      <w:pPr>
        <w:pStyle w:val="CorpoA"/>
        <w:rPr>
          <w:rFonts w:ascii="Times New Roman" w:hAnsi="Times New Roman" w:cs="Times New Roman"/>
          <w:sz w:val="24"/>
          <w:szCs w:val="24"/>
        </w:rPr>
      </w:pPr>
      <w:r w:rsidRPr="00270248">
        <w:rPr>
          <w:rFonts w:ascii="Times New Roman" w:hAnsi="Times New Roman" w:cs="Times New Roman"/>
          <w:sz w:val="24"/>
          <w:szCs w:val="24"/>
        </w:rPr>
        <w:t xml:space="preserve">    Period 2: start=1090.74, </w:t>
      </w:r>
      <w:proofErr w:type="spellStart"/>
      <w:r w:rsidRPr="00270248">
        <w:rPr>
          <w:rFonts w:ascii="Times New Roman" w:hAnsi="Times New Roman" w:cs="Times New Roman"/>
          <w:sz w:val="24"/>
          <w:szCs w:val="24"/>
        </w:rPr>
        <w:t>end_before_transfer</w:t>
      </w:r>
      <w:proofErr w:type="spellEnd"/>
      <w:r w:rsidRPr="00270248">
        <w:rPr>
          <w:rFonts w:ascii="Times New Roman" w:hAnsi="Times New Roman" w:cs="Times New Roman"/>
          <w:sz w:val="24"/>
          <w:szCs w:val="24"/>
        </w:rPr>
        <w:t xml:space="preserve">=1114.79, </w:t>
      </w:r>
      <w:proofErr w:type="spellStart"/>
      <w:r w:rsidRPr="00270248">
        <w:rPr>
          <w:rFonts w:ascii="Times New Roman" w:hAnsi="Times New Roman" w:cs="Times New Roman"/>
          <w:sz w:val="24"/>
          <w:szCs w:val="24"/>
        </w:rPr>
        <w:t>end_after_transfer</w:t>
      </w:r>
      <w:proofErr w:type="spellEnd"/>
      <w:r w:rsidRPr="00270248">
        <w:rPr>
          <w:rFonts w:ascii="Times New Roman" w:hAnsi="Times New Roman" w:cs="Times New Roman"/>
          <w:sz w:val="24"/>
          <w:szCs w:val="24"/>
        </w:rPr>
        <w:t>=1076.79</w:t>
      </w:r>
    </w:p>
    <w:p w14:paraId="555F2309" w14:textId="77777777" w:rsidR="00FD2E7E" w:rsidRDefault="00FD2E7E" w:rsidP="00270248">
      <w:pPr>
        <w:pStyle w:val="CorpoA"/>
        <w:rPr>
          <w:sz w:val="18"/>
          <w:szCs w:val="18"/>
        </w:rPr>
      </w:pPr>
    </w:p>
    <w:p w14:paraId="690653E9" w14:textId="77777777" w:rsidR="00C16367" w:rsidRDefault="00C16367" w:rsidP="00270248">
      <w:pPr>
        <w:pStyle w:val="CorpoA"/>
        <w:rPr>
          <w:rFonts w:ascii="Times New Roman" w:hAnsi="Times New Roman" w:cs="Times New Roman"/>
          <w:sz w:val="24"/>
          <w:szCs w:val="24"/>
        </w:rPr>
      </w:pPr>
    </w:p>
    <w:p w14:paraId="6DDCE687" w14:textId="77777777" w:rsidR="00C16367" w:rsidRDefault="00C16367" w:rsidP="00270248">
      <w:pPr>
        <w:pStyle w:val="CorpoA"/>
        <w:rPr>
          <w:rFonts w:ascii="Times New Roman" w:hAnsi="Times New Roman" w:cs="Times New Roman"/>
          <w:sz w:val="24"/>
          <w:szCs w:val="24"/>
        </w:rPr>
      </w:pPr>
    </w:p>
    <w:p w14:paraId="44C228A8" w14:textId="77777777" w:rsidR="00AF44A4" w:rsidRPr="00D66E51" w:rsidRDefault="00AF44A4" w:rsidP="00AF44A4">
      <w:pPr>
        <w:pStyle w:val="CorpoA"/>
        <w:rPr>
          <w:rFonts w:ascii="Times New Roman" w:hAnsi="Times New Roman" w:cs="Times New Roman"/>
          <w:color w:val="000000" w:themeColor="text1"/>
          <w:sz w:val="24"/>
          <w:szCs w:val="24"/>
        </w:rPr>
      </w:pPr>
    </w:p>
    <w:p w14:paraId="679E983C" w14:textId="77777777" w:rsidR="00AF44A4" w:rsidRPr="00D66E51" w:rsidRDefault="00AF44A4" w:rsidP="00AF44A4">
      <w:pPr>
        <w:pStyle w:val="CorpoA"/>
        <w:rPr>
          <w:rFonts w:ascii="Times New Roman" w:hAnsi="Times New Roman" w:cs="Times New Roman"/>
          <w:color w:val="E4E4E4"/>
          <w:sz w:val="24"/>
          <w:szCs w:val="24"/>
        </w:rPr>
      </w:pPr>
    </w:p>
    <w:p w14:paraId="59E1894B" w14:textId="77777777" w:rsidR="00A83DCD" w:rsidRPr="00966EAE" w:rsidRDefault="00A83DCD" w:rsidP="00A83DCD">
      <w:pPr>
        <w:spacing w:line="270" w:lineRule="atLeast"/>
        <w:rPr>
          <w:color w:val="E4E4E4"/>
        </w:rPr>
      </w:pPr>
    </w:p>
    <w:p w14:paraId="3C5CDD5C" w14:textId="77777777" w:rsidR="00A83DCD" w:rsidRPr="00966EAE" w:rsidRDefault="00A83DCD" w:rsidP="00A83DCD">
      <w:pPr>
        <w:spacing w:line="270" w:lineRule="atLeast"/>
        <w:rPr>
          <w:color w:val="E4E4E4"/>
        </w:rPr>
      </w:pPr>
    </w:p>
    <w:p w14:paraId="0ABBD93E" w14:textId="51A4E777" w:rsidR="00AF44A4" w:rsidRPr="00966EAE" w:rsidRDefault="00AF44A4" w:rsidP="00A83DCD">
      <w:pPr>
        <w:spacing w:line="270" w:lineRule="atLeast"/>
        <w:rPr>
          <w:color w:val="E4E4E4"/>
        </w:rPr>
      </w:pPr>
    </w:p>
    <w:p w14:paraId="6389DCE3" w14:textId="77777777" w:rsidR="00AF44A4" w:rsidRPr="00966EAE" w:rsidRDefault="00AF44A4" w:rsidP="00AF44A4">
      <w:pPr>
        <w:spacing w:line="270" w:lineRule="atLeast"/>
        <w:rPr>
          <w:color w:val="E4E4E4"/>
        </w:rPr>
      </w:pPr>
    </w:p>
    <w:p w14:paraId="3D2CA3B1" w14:textId="3AEBE79A" w:rsidR="00647BD5" w:rsidRPr="000168B7" w:rsidRDefault="00647BD5" w:rsidP="00AF44A4">
      <w:pPr>
        <w:spacing w:line="270" w:lineRule="atLeast"/>
      </w:pPr>
    </w:p>
    <w:p w14:paraId="7079B61F" w14:textId="440F1C91" w:rsidR="00FD2E7E" w:rsidRPr="00270248" w:rsidRDefault="00FD2E7E" w:rsidP="00270248">
      <w:pPr>
        <w:pStyle w:val="CorpoA"/>
        <w:rPr>
          <w:rFonts w:ascii="Times New Roman" w:hAnsi="Times New Roman" w:cs="Times New Roman"/>
          <w:sz w:val="24"/>
          <w:szCs w:val="24"/>
        </w:rPr>
      </w:pPr>
    </w:p>
    <w:sectPr w:rsidR="00FD2E7E" w:rsidRPr="00270248">
      <w:headerReference w:type="default" r:id="rId7"/>
      <w:footerReference w:type="default" r:id="rId8"/>
      <w:pgSz w:w="11900" w:h="16840"/>
      <w:pgMar w:top="1134" w:right="1134" w:bottom="1134" w:left="1134" w:header="709" w:footer="85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55069EA" w14:textId="77777777" w:rsidR="008921B9" w:rsidRDefault="008921B9">
      <w:r>
        <w:separator/>
      </w:r>
    </w:p>
  </w:endnote>
  <w:endnote w:type="continuationSeparator" w:id="0">
    <w:p w14:paraId="15D6CD97" w14:textId="77777777" w:rsidR="008921B9" w:rsidRDefault="008921B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Neue">
    <w:altName w:val="Sylfaen"/>
    <w:panose1 w:val="02000503000000020004"/>
    <w:charset w:val="00"/>
    <w:family w:val="auto"/>
    <w:pitch w:val="variable"/>
    <w:sig w:usb0="E50002FF" w:usb1="500079DB" w:usb2="00000010" w:usb3="00000000" w:csb0="00000001" w:csb1="00000000"/>
  </w:font>
  <w:font w:name="Arial Unicode MS">
    <w:panose1 w:val="020B0604020202020204"/>
    <w:charset w:val="80"/>
    <w:family w:val="swiss"/>
    <w:pitch w:val="variable"/>
    <w:sig w:usb0="F7FFAFFF" w:usb1="E9DFFFFF" w:usb2="0000003F" w:usb3="00000000" w:csb0="003F01FF" w:csb1="00000000"/>
  </w:font>
  <w:font w:name="Arial">
    <w:panose1 w:val="020B0604020202020204"/>
    <w:charset w:val="00"/>
    <w:family w:val="swiss"/>
    <w:pitch w:val="variable"/>
    <w:sig w:usb0="E0002EFF" w:usb1="C000785B" w:usb2="00000009" w:usb3="00000000" w:csb0="000001FF" w:csb1="00000000"/>
  </w:font>
  <w:font w:name="Menlo">
    <w:altName w:val="DokChampa"/>
    <w:panose1 w:val="020B0609030804020204"/>
    <w:charset w:val="00"/>
    <w:family w:val="modern"/>
    <w:pitch w:val="fixed"/>
    <w:sig w:usb0="E60022FF" w:usb1="D200F9FB" w:usb2="02000028" w:usb3="00000000" w:csb0="000001D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79EBD98" w14:textId="77777777" w:rsidR="00A02059" w:rsidRDefault="00A02059">
    <w:pPr>
      <w:pStyle w:val="Intestazionee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A53009E" w14:textId="77777777" w:rsidR="008921B9" w:rsidRDefault="008921B9">
      <w:r>
        <w:separator/>
      </w:r>
    </w:p>
  </w:footnote>
  <w:footnote w:type="continuationSeparator" w:id="0">
    <w:p w14:paraId="2A1C2C75" w14:textId="77777777" w:rsidR="008921B9" w:rsidRDefault="008921B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C478DD7" w14:textId="77777777" w:rsidR="00A02059" w:rsidRDefault="00A02059">
    <w:pPr>
      <w:pStyle w:val="Intestazioneepidipagina"/>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72F4E60"/>
    <w:multiLevelType w:val="multilevel"/>
    <w:tmpl w:val="11C89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8240FA"/>
    <w:multiLevelType w:val="multilevel"/>
    <w:tmpl w:val="E0CC8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D210F2"/>
    <w:multiLevelType w:val="multilevel"/>
    <w:tmpl w:val="96744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1007BD"/>
    <w:multiLevelType w:val="hybridMultilevel"/>
    <w:tmpl w:val="E6EA4EC4"/>
    <w:lvl w:ilvl="0" w:tplc="094297DC">
      <w:start w:val="1"/>
      <w:numFmt w:val="decimal"/>
      <w:lvlText w:val="%1."/>
      <w:lvlJc w:val="left"/>
      <w:pPr>
        <w:ind w:left="720" w:hanging="360"/>
      </w:pPr>
    </w:lvl>
    <w:lvl w:ilvl="1" w:tplc="7214DFDA">
      <w:start w:val="1"/>
      <w:numFmt w:val="lowerLetter"/>
      <w:lvlText w:val="%2."/>
      <w:lvlJc w:val="left"/>
      <w:pPr>
        <w:ind w:left="1440" w:hanging="360"/>
      </w:pPr>
    </w:lvl>
    <w:lvl w:ilvl="2" w:tplc="2D6CE2F6">
      <w:start w:val="1"/>
      <w:numFmt w:val="lowerRoman"/>
      <w:lvlText w:val="%3."/>
      <w:lvlJc w:val="right"/>
      <w:pPr>
        <w:ind w:left="2160" w:hanging="180"/>
      </w:pPr>
    </w:lvl>
    <w:lvl w:ilvl="3" w:tplc="9E78EC72">
      <w:start w:val="1"/>
      <w:numFmt w:val="decimal"/>
      <w:lvlText w:val="%4."/>
      <w:lvlJc w:val="left"/>
      <w:pPr>
        <w:ind w:left="2880" w:hanging="360"/>
      </w:pPr>
    </w:lvl>
    <w:lvl w:ilvl="4" w:tplc="56F6AFB4">
      <w:start w:val="1"/>
      <w:numFmt w:val="lowerLetter"/>
      <w:lvlText w:val="%5."/>
      <w:lvlJc w:val="left"/>
      <w:pPr>
        <w:ind w:left="3600" w:hanging="360"/>
      </w:pPr>
    </w:lvl>
    <w:lvl w:ilvl="5" w:tplc="336E6860">
      <w:start w:val="1"/>
      <w:numFmt w:val="lowerRoman"/>
      <w:lvlText w:val="%6."/>
      <w:lvlJc w:val="right"/>
      <w:pPr>
        <w:ind w:left="4320" w:hanging="180"/>
      </w:pPr>
    </w:lvl>
    <w:lvl w:ilvl="6" w:tplc="958A55FE">
      <w:start w:val="1"/>
      <w:numFmt w:val="decimal"/>
      <w:lvlText w:val="%7."/>
      <w:lvlJc w:val="left"/>
      <w:pPr>
        <w:ind w:left="5040" w:hanging="360"/>
      </w:pPr>
    </w:lvl>
    <w:lvl w:ilvl="7" w:tplc="817CF2B8">
      <w:start w:val="1"/>
      <w:numFmt w:val="lowerLetter"/>
      <w:lvlText w:val="%8."/>
      <w:lvlJc w:val="left"/>
      <w:pPr>
        <w:ind w:left="5760" w:hanging="360"/>
      </w:pPr>
    </w:lvl>
    <w:lvl w:ilvl="8" w:tplc="4708532C">
      <w:start w:val="1"/>
      <w:numFmt w:val="lowerRoman"/>
      <w:lvlText w:val="%9."/>
      <w:lvlJc w:val="right"/>
      <w:pPr>
        <w:ind w:left="6480" w:hanging="180"/>
      </w:pPr>
    </w:lvl>
  </w:abstractNum>
  <w:abstractNum w:abstractNumId="4" w15:restartNumberingAfterBreak="0">
    <w:nsid w:val="2C550594"/>
    <w:multiLevelType w:val="hybridMultilevel"/>
    <w:tmpl w:val="3808166C"/>
    <w:styleLink w:val="Puntoelenco1"/>
    <w:lvl w:ilvl="0" w:tplc="8FE83E32">
      <w:start w:val="1"/>
      <w:numFmt w:val="bullet"/>
      <w:lvlText w:val="•"/>
      <w:lvlJc w:val="left"/>
      <w:pPr>
        <w:ind w:left="595" w:hanging="375"/>
      </w:pPr>
      <w:rPr>
        <w:rFonts w:ascii="Helvetica Neue" w:eastAsia="Helvetica Neue" w:hAnsi="Helvetica Neue" w:cs="Helvetica Neue"/>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5664AC9E">
      <w:start w:val="1"/>
      <w:numFmt w:val="bullet"/>
      <w:lvlText w:val="•"/>
      <w:lvlJc w:val="left"/>
      <w:pPr>
        <w:ind w:left="815" w:hanging="375"/>
      </w:pPr>
      <w:rPr>
        <w:rFonts w:ascii="Helvetica Neue" w:eastAsia="Helvetica Neue" w:hAnsi="Helvetica Neue" w:cs="Helvetica Neue"/>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9CECAC3E">
      <w:start w:val="1"/>
      <w:numFmt w:val="bullet"/>
      <w:lvlText w:val="•"/>
      <w:lvlJc w:val="left"/>
      <w:pPr>
        <w:ind w:left="1035" w:hanging="375"/>
      </w:pPr>
      <w:rPr>
        <w:rFonts w:ascii="Helvetica Neue" w:eastAsia="Helvetica Neue" w:hAnsi="Helvetica Neue" w:cs="Helvetica Neue"/>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5E5C4C20">
      <w:start w:val="1"/>
      <w:numFmt w:val="bullet"/>
      <w:lvlText w:val="•"/>
      <w:lvlJc w:val="left"/>
      <w:pPr>
        <w:ind w:left="1255" w:hanging="375"/>
      </w:pPr>
      <w:rPr>
        <w:rFonts w:ascii="Helvetica Neue" w:eastAsia="Helvetica Neue" w:hAnsi="Helvetica Neue" w:cs="Helvetica Neue"/>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F754E400">
      <w:start w:val="1"/>
      <w:numFmt w:val="bullet"/>
      <w:lvlText w:val="•"/>
      <w:lvlJc w:val="left"/>
      <w:pPr>
        <w:ind w:left="1475" w:hanging="375"/>
      </w:pPr>
      <w:rPr>
        <w:rFonts w:ascii="Helvetica Neue" w:eastAsia="Helvetica Neue" w:hAnsi="Helvetica Neue" w:cs="Helvetica Neue"/>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7AD234C6">
      <w:start w:val="1"/>
      <w:numFmt w:val="bullet"/>
      <w:lvlText w:val="•"/>
      <w:lvlJc w:val="left"/>
      <w:pPr>
        <w:ind w:left="1695" w:hanging="375"/>
      </w:pPr>
      <w:rPr>
        <w:rFonts w:ascii="Helvetica Neue" w:eastAsia="Helvetica Neue" w:hAnsi="Helvetica Neue" w:cs="Helvetica Neue"/>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016E5A16">
      <w:start w:val="1"/>
      <w:numFmt w:val="bullet"/>
      <w:lvlText w:val="•"/>
      <w:lvlJc w:val="left"/>
      <w:pPr>
        <w:ind w:left="1915" w:hanging="375"/>
      </w:pPr>
      <w:rPr>
        <w:rFonts w:ascii="Helvetica Neue" w:eastAsia="Helvetica Neue" w:hAnsi="Helvetica Neue" w:cs="Helvetica Neue"/>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986A9394">
      <w:start w:val="1"/>
      <w:numFmt w:val="bullet"/>
      <w:lvlText w:val="•"/>
      <w:lvlJc w:val="left"/>
      <w:pPr>
        <w:ind w:left="2135" w:hanging="375"/>
      </w:pPr>
      <w:rPr>
        <w:rFonts w:ascii="Helvetica Neue" w:eastAsia="Helvetica Neue" w:hAnsi="Helvetica Neue" w:cs="Helvetica Neue"/>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3F8099AC">
      <w:start w:val="1"/>
      <w:numFmt w:val="bullet"/>
      <w:lvlText w:val="•"/>
      <w:lvlJc w:val="left"/>
      <w:pPr>
        <w:ind w:left="2355" w:hanging="375"/>
      </w:pPr>
      <w:rPr>
        <w:rFonts w:ascii="Helvetica Neue" w:eastAsia="Helvetica Neue" w:hAnsi="Helvetica Neue" w:cs="Helvetica Neue"/>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5" w15:restartNumberingAfterBreak="0">
    <w:nsid w:val="364A7F05"/>
    <w:multiLevelType w:val="multilevel"/>
    <w:tmpl w:val="7B3880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C22161F"/>
    <w:multiLevelType w:val="hybridMultilevel"/>
    <w:tmpl w:val="91D28B2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489D7DB8"/>
    <w:multiLevelType w:val="multilevel"/>
    <w:tmpl w:val="9BDE4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C3C67FD"/>
    <w:multiLevelType w:val="hybridMultilevel"/>
    <w:tmpl w:val="3808166C"/>
    <w:numStyleLink w:val="Puntoelenco1"/>
  </w:abstractNum>
  <w:abstractNum w:abstractNumId="9" w15:restartNumberingAfterBreak="0">
    <w:nsid w:val="4F3148CF"/>
    <w:multiLevelType w:val="hybridMultilevel"/>
    <w:tmpl w:val="FB5819DE"/>
    <w:lvl w:ilvl="0" w:tplc="CFA6CC60">
      <w:start w:val="1"/>
      <w:numFmt w:val="decimal"/>
      <w:lvlText w:val="%1."/>
      <w:lvlJc w:val="left"/>
      <w:pPr>
        <w:ind w:left="720" w:hanging="360"/>
      </w:pPr>
    </w:lvl>
    <w:lvl w:ilvl="1" w:tplc="14F0BD84">
      <w:start w:val="1"/>
      <w:numFmt w:val="lowerLetter"/>
      <w:lvlText w:val="%2."/>
      <w:lvlJc w:val="left"/>
      <w:pPr>
        <w:ind w:left="1440" w:hanging="360"/>
      </w:pPr>
    </w:lvl>
    <w:lvl w:ilvl="2" w:tplc="E0665E9E">
      <w:start w:val="1"/>
      <w:numFmt w:val="lowerRoman"/>
      <w:lvlText w:val="%3."/>
      <w:lvlJc w:val="right"/>
      <w:pPr>
        <w:ind w:left="2160" w:hanging="180"/>
      </w:pPr>
    </w:lvl>
    <w:lvl w:ilvl="3" w:tplc="519A03FC">
      <w:start w:val="1"/>
      <w:numFmt w:val="decimal"/>
      <w:lvlText w:val="%4."/>
      <w:lvlJc w:val="left"/>
      <w:pPr>
        <w:ind w:left="2880" w:hanging="360"/>
      </w:pPr>
    </w:lvl>
    <w:lvl w:ilvl="4" w:tplc="1DCA44F4">
      <w:start w:val="1"/>
      <w:numFmt w:val="lowerLetter"/>
      <w:lvlText w:val="%5."/>
      <w:lvlJc w:val="left"/>
      <w:pPr>
        <w:ind w:left="3600" w:hanging="360"/>
      </w:pPr>
    </w:lvl>
    <w:lvl w:ilvl="5" w:tplc="90DE2440">
      <w:start w:val="1"/>
      <w:numFmt w:val="lowerRoman"/>
      <w:lvlText w:val="%6."/>
      <w:lvlJc w:val="right"/>
      <w:pPr>
        <w:ind w:left="4320" w:hanging="180"/>
      </w:pPr>
    </w:lvl>
    <w:lvl w:ilvl="6" w:tplc="F1222896">
      <w:start w:val="1"/>
      <w:numFmt w:val="decimal"/>
      <w:lvlText w:val="%7."/>
      <w:lvlJc w:val="left"/>
      <w:pPr>
        <w:ind w:left="5040" w:hanging="360"/>
      </w:pPr>
    </w:lvl>
    <w:lvl w:ilvl="7" w:tplc="7186AAAE">
      <w:start w:val="1"/>
      <w:numFmt w:val="lowerLetter"/>
      <w:lvlText w:val="%8."/>
      <w:lvlJc w:val="left"/>
      <w:pPr>
        <w:ind w:left="5760" w:hanging="360"/>
      </w:pPr>
    </w:lvl>
    <w:lvl w:ilvl="8" w:tplc="7840C550">
      <w:start w:val="1"/>
      <w:numFmt w:val="lowerRoman"/>
      <w:lvlText w:val="%9."/>
      <w:lvlJc w:val="right"/>
      <w:pPr>
        <w:ind w:left="6480" w:hanging="180"/>
      </w:pPr>
    </w:lvl>
  </w:abstractNum>
  <w:abstractNum w:abstractNumId="10" w15:restartNumberingAfterBreak="0">
    <w:nsid w:val="610556E7"/>
    <w:multiLevelType w:val="multilevel"/>
    <w:tmpl w:val="539C2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79225CA"/>
    <w:multiLevelType w:val="hybridMultilevel"/>
    <w:tmpl w:val="02A24AB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676928488">
    <w:abstractNumId w:val="3"/>
  </w:num>
  <w:num w:numId="2" w16cid:durableId="96756838">
    <w:abstractNumId w:val="9"/>
  </w:num>
  <w:num w:numId="3" w16cid:durableId="2009869754">
    <w:abstractNumId w:val="4"/>
  </w:num>
  <w:num w:numId="4" w16cid:durableId="777868530">
    <w:abstractNumId w:val="8"/>
  </w:num>
  <w:num w:numId="5" w16cid:durableId="1489787286">
    <w:abstractNumId w:val="8"/>
    <w:lvlOverride w:ilvl="0">
      <w:lvl w:ilvl="0" w:tplc="0318ED40">
        <w:start w:val="1"/>
        <w:numFmt w:val="bullet"/>
        <w:lvlText w:val="◦"/>
        <w:lvlJc w:val="left"/>
        <w:pPr>
          <w:ind w:left="595" w:hanging="375"/>
        </w:pPr>
        <w:rPr>
          <w:rFonts w:ascii="Arial Unicode MS" w:eastAsia="Arial Unicode MS" w:hAnsi="Arial Unicode MS" w:cs="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Override>
    <w:lvlOverride w:ilvl="1">
      <w:lvl w:ilvl="1" w:tplc="638A019A">
        <w:start w:val="1"/>
        <w:numFmt w:val="bullet"/>
        <w:lvlText w:val="◦"/>
        <w:lvlJc w:val="left"/>
        <w:pPr>
          <w:ind w:left="815" w:hanging="375"/>
        </w:pPr>
        <w:rPr>
          <w:rFonts w:ascii="Arial Unicode MS" w:eastAsia="Arial Unicode MS" w:hAnsi="Arial Unicode MS" w:cs="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Override>
    <w:lvlOverride w:ilvl="2">
      <w:lvl w:ilvl="2" w:tplc="DC66F536">
        <w:start w:val="1"/>
        <w:numFmt w:val="bullet"/>
        <w:lvlText w:val="◦"/>
        <w:lvlJc w:val="left"/>
        <w:pPr>
          <w:ind w:left="1035" w:hanging="375"/>
        </w:pPr>
        <w:rPr>
          <w:rFonts w:ascii="Arial Unicode MS" w:eastAsia="Arial Unicode MS" w:hAnsi="Arial Unicode MS" w:cs="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Override>
    <w:lvlOverride w:ilvl="3">
      <w:lvl w:ilvl="3" w:tplc="A00C837E">
        <w:start w:val="1"/>
        <w:numFmt w:val="bullet"/>
        <w:lvlText w:val="◦"/>
        <w:lvlJc w:val="left"/>
        <w:pPr>
          <w:ind w:left="1255" w:hanging="375"/>
        </w:pPr>
        <w:rPr>
          <w:rFonts w:ascii="Arial Unicode MS" w:eastAsia="Arial Unicode MS" w:hAnsi="Arial Unicode MS" w:cs="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Override>
    <w:lvlOverride w:ilvl="4">
      <w:lvl w:ilvl="4" w:tplc="EDB4D576">
        <w:start w:val="1"/>
        <w:numFmt w:val="bullet"/>
        <w:lvlText w:val="◦"/>
        <w:lvlJc w:val="left"/>
        <w:pPr>
          <w:ind w:left="1475" w:hanging="375"/>
        </w:pPr>
        <w:rPr>
          <w:rFonts w:ascii="Arial Unicode MS" w:eastAsia="Arial Unicode MS" w:hAnsi="Arial Unicode MS" w:cs="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Override>
    <w:lvlOverride w:ilvl="5">
      <w:lvl w:ilvl="5" w:tplc="9B4C3BE0">
        <w:start w:val="1"/>
        <w:numFmt w:val="bullet"/>
        <w:lvlText w:val="◦"/>
        <w:lvlJc w:val="left"/>
        <w:pPr>
          <w:ind w:left="1695" w:hanging="375"/>
        </w:pPr>
        <w:rPr>
          <w:rFonts w:ascii="Arial Unicode MS" w:eastAsia="Arial Unicode MS" w:hAnsi="Arial Unicode MS" w:cs="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Override>
    <w:lvlOverride w:ilvl="6">
      <w:lvl w:ilvl="6" w:tplc="9052092A">
        <w:start w:val="1"/>
        <w:numFmt w:val="bullet"/>
        <w:lvlText w:val="◦"/>
        <w:lvlJc w:val="left"/>
        <w:pPr>
          <w:ind w:left="1915" w:hanging="375"/>
        </w:pPr>
        <w:rPr>
          <w:rFonts w:ascii="Arial Unicode MS" w:eastAsia="Arial Unicode MS" w:hAnsi="Arial Unicode MS" w:cs="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Override>
    <w:lvlOverride w:ilvl="7">
      <w:lvl w:ilvl="7" w:tplc="09BCF050">
        <w:start w:val="1"/>
        <w:numFmt w:val="bullet"/>
        <w:lvlText w:val="◦"/>
        <w:lvlJc w:val="left"/>
        <w:pPr>
          <w:ind w:left="2135" w:hanging="375"/>
        </w:pPr>
        <w:rPr>
          <w:rFonts w:ascii="Arial Unicode MS" w:eastAsia="Arial Unicode MS" w:hAnsi="Arial Unicode MS" w:cs="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Override>
    <w:lvlOverride w:ilvl="8">
      <w:lvl w:ilvl="8" w:tplc="C234F876">
        <w:start w:val="1"/>
        <w:numFmt w:val="bullet"/>
        <w:lvlText w:val="◦"/>
        <w:lvlJc w:val="left"/>
        <w:pPr>
          <w:ind w:left="2355" w:hanging="375"/>
        </w:pPr>
        <w:rPr>
          <w:rFonts w:ascii="Arial Unicode MS" w:eastAsia="Arial Unicode MS" w:hAnsi="Arial Unicode MS" w:cs="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Override>
  </w:num>
  <w:num w:numId="6" w16cid:durableId="1671712580">
    <w:abstractNumId w:val="6"/>
  </w:num>
  <w:num w:numId="7" w16cid:durableId="486748951">
    <w:abstractNumId w:val="5"/>
  </w:num>
  <w:num w:numId="8" w16cid:durableId="1128160649">
    <w:abstractNumId w:val="2"/>
  </w:num>
  <w:num w:numId="9" w16cid:durableId="1670130466">
    <w:abstractNumId w:val="11"/>
  </w:num>
  <w:num w:numId="10" w16cid:durableId="2110926356">
    <w:abstractNumId w:val="0"/>
  </w:num>
  <w:num w:numId="11" w16cid:durableId="1209806415">
    <w:abstractNumId w:val="10"/>
  </w:num>
  <w:num w:numId="12" w16cid:durableId="733550867">
    <w:abstractNumId w:val="1"/>
  </w:num>
  <w:num w:numId="13" w16cid:durableId="2025129249">
    <w:abstractNumId w:val="7"/>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Sueda Gul">
    <w15:presenceInfo w15:providerId="AD" w15:userId="S::sueda.gul@innovis.vc::295bbda8-2a45-4510-888e-1d08fc879b93"/>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6"/>
  <w:displayBackgroundShape/>
  <w:proofState w:spelling="clean" w:grammar="clean"/>
  <w:trackRevisions/>
  <w:defaultTabStop w:val="720"/>
  <w:hyphenationZone w:val="283"/>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02059"/>
    <w:rsid w:val="0001210D"/>
    <w:rsid w:val="000168B7"/>
    <w:rsid w:val="00054BAF"/>
    <w:rsid w:val="000C69E9"/>
    <w:rsid w:val="000E537C"/>
    <w:rsid w:val="000F1EF8"/>
    <w:rsid w:val="00100B0A"/>
    <w:rsid w:val="001251B9"/>
    <w:rsid w:val="001348E8"/>
    <w:rsid w:val="001401D2"/>
    <w:rsid w:val="00150B79"/>
    <w:rsid w:val="001644EC"/>
    <w:rsid w:val="00194172"/>
    <w:rsid w:val="001A5FE2"/>
    <w:rsid w:val="001C2D92"/>
    <w:rsid w:val="001C31DE"/>
    <w:rsid w:val="001E22F7"/>
    <w:rsid w:val="00257F7F"/>
    <w:rsid w:val="00270248"/>
    <w:rsid w:val="002743FA"/>
    <w:rsid w:val="00276BBD"/>
    <w:rsid w:val="00283458"/>
    <w:rsid w:val="00290EDB"/>
    <w:rsid w:val="00292E18"/>
    <w:rsid w:val="002A1EE4"/>
    <w:rsid w:val="002B2025"/>
    <w:rsid w:val="002D14D1"/>
    <w:rsid w:val="002D2B4C"/>
    <w:rsid w:val="003066AC"/>
    <w:rsid w:val="003143F0"/>
    <w:rsid w:val="00317B88"/>
    <w:rsid w:val="00332EE7"/>
    <w:rsid w:val="00366162"/>
    <w:rsid w:val="00386574"/>
    <w:rsid w:val="00395C53"/>
    <w:rsid w:val="003A16C5"/>
    <w:rsid w:val="003B285C"/>
    <w:rsid w:val="003B6B46"/>
    <w:rsid w:val="003D4E43"/>
    <w:rsid w:val="003E50B3"/>
    <w:rsid w:val="003F4D85"/>
    <w:rsid w:val="003F6A21"/>
    <w:rsid w:val="0040256A"/>
    <w:rsid w:val="00420FFA"/>
    <w:rsid w:val="0043160A"/>
    <w:rsid w:val="00432C33"/>
    <w:rsid w:val="004746BB"/>
    <w:rsid w:val="004B2F95"/>
    <w:rsid w:val="004C768E"/>
    <w:rsid w:val="004F2B1D"/>
    <w:rsid w:val="00502A58"/>
    <w:rsid w:val="005124D2"/>
    <w:rsid w:val="00517EEF"/>
    <w:rsid w:val="005254C5"/>
    <w:rsid w:val="00526382"/>
    <w:rsid w:val="00547FBA"/>
    <w:rsid w:val="00561FB8"/>
    <w:rsid w:val="005B41AB"/>
    <w:rsid w:val="005B701F"/>
    <w:rsid w:val="005C22EF"/>
    <w:rsid w:val="005F17BD"/>
    <w:rsid w:val="006024BA"/>
    <w:rsid w:val="00604F30"/>
    <w:rsid w:val="006069F3"/>
    <w:rsid w:val="00647BD5"/>
    <w:rsid w:val="006542A8"/>
    <w:rsid w:val="006662BC"/>
    <w:rsid w:val="00666C37"/>
    <w:rsid w:val="00687B44"/>
    <w:rsid w:val="006C3AAD"/>
    <w:rsid w:val="006E59F2"/>
    <w:rsid w:val="00701A07"/>
    <w:rsid w:val="00702996"/>
    <w:rsid w:val="00706A9F"/>
    <w:rsid w:val="00731189"/>
    <w:rsid w:val="00741122"/>
    <w:rsid w:val="00747C8C"/>
    <w:rsid w:val="00771DE4"/>
    <w:rsid w:val="0079293F"/>
    <w:rsid w:val="007A418B"/>
    <w:rsid w:val="007B2599"/>
    <w:rsid w:val="007C1243"/>
    <w:rsid w:val="007C57B2"/>
    <w:rsid w:val="007D7EB9"/>
    <w:rsid w:val="007F2B59"/>
    <w:rsid w:val="008449AF"/>
    <w:rsid w:val="00861D81"/>
    <w:rsid w:val="008875FA"/>
    <w:rsid w:val="008921B9"/>
    <w:rsid w:val="008A26C6"/>
    <w:rsid w:val="008A6E19"/>
    <w:rsid w:val="008B41CF"/>
    <w:rsid w:val="008C5A56"/>
    <w:rsid w:val="008C7C20"/>
    <w:rsid w:val="008D5E13"/>
    <w:rsid w:val="008E79D0"/>
    <w:rsid w:val="008F0765"/>
    <w:rsid w:val="008F3825"/>
    <w:rsid w:val="008F3D10"/>
    <w:rsid w:val="00945ABD"/>
    <w:rsid w:val="009608AD"/>
    <w:rsid w:val="00962A6B"/>
    <w:rsid w:val="009661CC"/>
    <w:rsid w:val="00966EAE"/>
    <w:rsid w:val="009A1E8C"/>
    <w:rsid w:val="009A70E9"/>
    <w:rsid w:val="009C17A2"/>
    <w:rsid w:val="009E3FE2"/>
    <w:rsid w:val="00A02059"/>
    <w:rsid w:val="00A2398B"/>
    <w:rsid w:val="00A37F14"/>
    <w:rsid w:val="00A45314"/>
    <w:rsid w:val="00A455E3"/>
    <w:rsid w:val="00A60F13"/>
    <w:rsid w:val="00A6745B"/>
    <w:rsid w:val="00A83DCD"/>
    <w:rsid w:val="00AF44A4"/>
    <w:rsid w:val="00B23F42"/>
    <w:rsid w:val="00B50E02"/>
    <w:rsid w:val="00B512E8"/>
    <w:rsid w:val="00B639B0"/>
    <w:rsid w:val="00B662E8"/>
    <w:rsid w:val="00B80E1D"/>
    <w:rsid w:val="00B81002"/>
    <w:rsid w:val="00BA43BA"/>
    <w:rsid w:val="00BC1882"/>
    <w:rsid w:val="00BC5D6C"/>
    <w:rsid w:val="00BD7EFE"/>
    <w:rsid w:val="00BE248B"/>
    <w:rsid w:val="00BE442E"/>
    <w:rsid w:val="00BE5C93"/>
    <w:rsid w:val="00BE6BC3"/>
    <w:rsid w:val="00BF22A0"/>
    <w:rsid w:val="00C034DE"/>
    <w:rsid w:val="00C15ED4"/>
    <w:rsid w:val="00C16367"/>
    <w:rsid w:val="00C3789D"/>
    <w:rsid w:val="00C41374"/>
    <w:rsid w:val="00C675FD"/>
    <w:rsid w:val="00C76744"/>
    <w:rsid w:val="00C83AC7"/>
    <w:rsid w:val="00C950E5"/>
    <w:rsid w:val="00CA42EC"/>
    <w:rsid w:val="00CB72EE"/>
    <w:rsid w:val="00CC4A2F"/>
    <w:rsid w:val="00CE47C4"/>
    <w:rsid w:val="00CE4F3C"/>
    <w:rsid w:val="00D22C3E"/>
    <w:rsid w:val="00D41AF0"/>
    <w:rsid w:val="00D468CA"/>
    <w:rsid w:val="00D502BD"/>
    <w:rsid w:val="00D66E51"/>
    <w:rsid w:val="00D72BFC"/>
    <w:rsid w:val="00D84FD0"/>
    <w:rsid w:val="00D92129"/>
    <w:rsid w:val="00D9320C"/>
    <w:rsid w:val="00DB45E4"/>
    <w:rsid w:val="00DC0CEC"/>
    <w:rsid w:val="00DC1967"/>
    <w:rsid w:val="00DC402F"/>
    <w:rsid w:val="00DD1DBA"/>
    <w:rsid w:val="00DD4D24"/>
    <w:rsid w:val="00DF260C"/>
    <w:rsid w:val="00E05DB7"/>
    <w:rsid w:val="00E12F1F"/>
    <w:rsid w:val="00E141DB"/>
    <w:rsid w:val="00E26181"/>
    <w:rsid w:val="00E36605"/>
    <w:rsid w:val="00E47D6F"/>
    <w:rsid w:val="00E73B7E"/>
    <w:rsid w:val="00EA3A19"/>
    <w:rsid w:val="00ED4610"/>
    <w:rsid w:val="00F105A0"/>
    <w:rsid w:val="00F376A2"/>
    <w:rsid w:val="00F37DC2"/>
    <w:rsid w:val="00F447EB"/>
    <w:rsid w:val="00F6006F"/>
    <w:rsid w:val="00F66FB0"/>
    <w:rsid w:val="00F71331"/>
    <w:rsid w:val="00F83271"/>
    <w:rsid w:val="00F92B12"/>
    <w:rsid w:val="00FA0AE3"/>
    <w:rsid w:val="00FB269B"/>
    <w:rsid w:val="00FD2E7E"/>
    <w:rsid w:val="00FE14EF"/>
    <w:rsid w:val="00FF6E56"/>
    <w:rsid w:val="024D1664"/>
    <w:rsid w:val="0406010B"/>
    <w:rsid w:val="04DF6511"/>
    <w:rsid w:val="06AD7975"/>
    <w:rsid w:val="07D57BD0"/>
    <w:rsid w:val="0CDD6E57"/>
    <w:rsid w:val="0E544225"/>
    <w:rsid w:val="0F8BDC99"/>
    <w:rsid w:val="104A7E06"/>
    <w:rsid w:val="10AA7818"/>
    <w:rsid w:val="10FAACAD"/>
    <w:rsid w:val="132E7B61"/>
    <w:rsid w:val="13586CF5"/>
    <w:rsid w:val="14448F2E"/>
    <w:rsid w:val="14EF66DC"/>
    <w:rsid w:val="1844774C"/>
    <w:rsid w:val="19BFB660"/>
    <w:rsid w:val="1C57535D"/>
    <w:rsid w:val="1DD4A7E1"/>
    <w:rsid w:val="1F17CC8B"/>
    <w:rsid w:val="20CD01FF"/>
    <w:rsid w:val="21FBC673"/>
    <w:rsid w:val="2204F5EB"/>
    <w:rsid w:val="24DA71E7"/>
    <w:rsid w:val="26AF9073"/>
    <w:rsid w:val="26B11383"/>
    <w:rsid w:val="27C213BE"/>
    <w:rsid w:val="28BAEA94"/>
    <w:rsid w:val="2FBB4472"/>
    <w:rsid w:val="30A9FF8F"/>
    <w:rsid w:val="3272FB13"/>
    <w:rsid w:val="32837FCD"/>
    <w:rsid w:val="3460726C"/>
    <w:rsid w:val="36BDCC2D"/>
    <w:rsid w:val="381281D9"/>
    <w:rsid w:val="3A4672DE"/>
    <w:rsid w:val="3B9BE735"/>
    <w:rsid w:val="3D28924D"/>
    <w:rsid w:val="3ED392E1"/>
    <w:rsid w:val="45223C60"/>
    <w:rsid w:val="458ED167"/>
    <w:rsid w:val="462A8E90"/>
    <w:rsid w:val="465D9B70"/>
    <w:rsid w:val="47FCCB2C"/>
    <w:rsid w:val="4D75764C"/>
    <w:rsid w:val="50B21079"/>
    <w:rsid w:val="51B5997C"/>
    <w:rsid w:val="5290288B"/>
    <w:rsid w:val="58B51451"/>
    <w:rsid w:val="58F98E3C"/>
    <w:rsid w:val="5989D566"/>
    <w:rsid w:val="59AF9789"/>
    <w:rsid w:val="5B9737FB"/>
    <w:rsid w:val="5C65CA61"/>
    <w:rsid w:val="5E8C3BCF"/>
    <w:rsid w:val="5FDC577A"/>
    <w:rsid w:val="63F4696C"/>
    <w:rsid w:val="649DEE1C"/>
    <w:rsid w:val="64F62D87"/>
    <w:rsid w:val="67C98725"/>
    <w:rsid w:val="692533F4"/>
    <w:rsid w:val="699668CF"/>
    <w:rsid w:val="69ADD72A"/>
    <w:rsid w:val="6C551D92"/>
    <w:rsid w:val="6DF65141"/>
    <w:rsid w:val="6E01F995"/>
    <w:rsid w:val="6E87535A"/>
    <w:rsid w:val="6EA9E0C3"/>
    <w:rsid w:val="71E60491"/>
    <w:rsid w:val="74C3D3D6"/>
    <w:rsid w:val="75618230"/>
    <w:rsid w:val="76529818"/>
    <w:rsid w:val="770883A4"/>
    <w:rsid w:val="78E86190"/>
    <w:rsid w:val="7BB72782"/>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96973E"/>
  <w15:docId w15:val="{EC6866DC-4331-4061-B5CD-CBA6CC9F02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Arial Unicode MS" w:hAnsi="Times New Roman" w:cs="Times New Roman"/>
        <w:bdr w:val="nil"/>
        <w:lang w:val="en-US" w:eastAsia="en-US" w:bidi="he-IL"/>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47BD5"/>
    <w:pPr>
      <w:pBdr>
        <w:top w:val="none" w:sz="0" w:space="0" w:color="auto"/>
        <w:left w:val="none" w:sz="0" w:space="0" w:color="auto"/>
        <w:bottom w:val="none" w:sz="0" w:space="0" w:color="auto"/>
        <w:right w:val="none" w:sz="0" w:space="0" w:color="auto"/>
        <w:between w:val="none" w:sz="0" w:space="0" w:color="auto"/>
        <w:bar w:val="none" w:sz="0" w:color="auto"/>
      </w:pBdr>
    </w:pPr>
    <w:rPr>
      <w:rFonts w:eastAsia="Times New Roman"/>
      <w:sz w:val="24"/>
      <w:szCs w:val="24"/>
      <w:bdr w:val="none" w:sz="0" w:space="0" w:color="auto"/>
      <w:lang w:eastAsia="en-GB" w:bidi="ar-SA"/>
    </w:rPr>
  </w:style>
  <w:style w:type="paragraph" w:styleId="Heading3">
    <w:name w:val="heading 3"/>
    <w:basedOn w:val="Normal"/>
    <w:link w:val="Heading3Char"/>
    <w:uiPriority w:val="9"/>
    <w:qFormat/>
    <w:rsid w:val="00945ABD"/>
    <w:pPr>
      <w:spacing w:before="100" w:beforeAutospacing="1" w:after="100" w:afterAutospacing="1"/>
      <w:outlineLvl w:val="2"/>
    </w:pPr>
    <w:rPr>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Intestazioneepidipagina">
    <w:name w:val="Intestazione e piè di pagina"/>
    <w:pPr>
      <w:tabs>
        <w:tab w:val="right" w:pos="9020"/>
      </w:tabs>
    </w:pPr>
    <w:rPr>
      <w:rFonts w:ascii="Helvetica Neue" w:hAnsi="Helvetica Neue" w:cs="Arial Unicode MS"/>
      <w:color w:val="000000"/>
      <w:sz w:val="24"/>
      <w:szCs w:val="24"/>
      <w14:textOutline w14:w="0" w14:cap="flat" w14:cmpd="sng" w14:algn="ctr">
        <w14:noFill/>
        <w14:prstDash w14:val="solid"/>
        <w14:bevel/>
      </w14:textOutline>
    </w:rPr>
  </w:style>
  <w:style w:type="paragraph" w:customStyle="1" w:styleId="Titolo1">
    <w:name w:val="Titolo1"/>
    <w:next w:val="CorpoA"/>
    <w:pPr>
      <w:keepNext/>
    </w:pPr>
    <w:rPr>
      <w:rFonts w:ascii="Helvetica Neue" w:hAnsi="Helvetica Neue" w:cs="Arial Unicode MS"/>
      <w:b/>
      <w:bCs/>
      <w:color w:val="000000"/>
      <w:sz w:val="60"/>
      <w:szCs w:val="60"/>
      <w:u w:color="000000"/>
      <w14:textOutline w14:w="12700" w14:cap="flat" w14:cmpd="sng" w14:algn="ctr">
        <w14:noFill/>
        <w14:prstDash w14:val="solid"/>
        <w14:miter w14:lim="400000"/>
      </w14:textOutline>
    </w:rPr>
  </w:style>
  <w:style w:type="paragraph" w:customStyle="1" w:styleId="CorpoA">
    <w:name w:val="Corpo A"/>
    <w:rPr>
      <w:rFonts w:ascii="Helvetica Neue" w:hAnsi="Helvetica Neue" w:cs="Arial Unicode MS"/>
      <w:color w:val="000000"/>
      <w:sz w:val="22"/>
      <w:szCs w:val="22"/>
      <w:u w:color="000000"/>
      <w14:textOutline w14:w="12700" w14:cap="flat" w14:cmpd="sng" w14:algn="ctr">
        <w14:noFill/>
        <w14:prstDash w14:val="solid"/>
        <w14:miter w14:lim="400000"/>
      </w14:textOutline>
    </w:rPr>
  </w:style>
  <w:style w:type="numbering" w:customStyle="1" w:styleId="Puntoelenco1">
    <w:name w:val="Punto elenco1"/>
    <w:pPr>
      <w:numPr>
        <w:numId w:val="3"/>
      </w:numPr>
    </w:pPr>
  </w:style>
  <w:style w:type="paragraph" w:styleId="Revision">
    <w:name w:val="Revision"/>
    <w:hidden/>
    <w:uiPriority w:val="99"/>
    <w:semiHidden/>
    <w:rsid w:val="00E73B7E"/>
    <w:pPr>
      <w:pBdr>
        <w:top w:val="none" w:sz="0" w:space="0" w:color="auto"/>
        <w:left w:val="none" w:sz="0" w:space="0" w:color="auto"/>
        <w:bottom w:val="none" w:sz="0" w:space="0" w:color="auto"/>
        <w:right w:val="none" w:sz="0" w:space="0" w:color="auto"/>
        <w:between w:val="none" w:sz="0" w:space="0" w:color="auto"/>
        <w:bar w:val="none" w:sz="0" w:color="auto"/>
      </w:pBdr>
    </w:pPr>
    <w:rPr>
      <w:sz w:val="24"/>
      <w:szCs w:val="24"/>
      <w:lang w:bidi="ar-SA"/>
    </w:rPr>
  </w:style>
  <w:style w:type="paragraph" w:styleId="ListParagraph">
    <w:name w:val="List Paragraph"/>
    <w:basedOn w:val="Normal"/>
    <w:uiPriority w:val="34"/>
    <w:qFormat/>
    <w:rsid w:val="50B21079"/>
    <w:pPr>
      <w:ind w:left="720"/>
      <w:contextualSpacing/>
    </w:pPr>
  </w:style>
  <w:style w:type="character" w:styleId="CommentReference">
    <w:name w:val="annotation reference"/>
    <w:basedOn w:val="DefaultParagraphFont"/>
    <w:uiPriority w:val="99"/>
    <w:semiHidden/>
    <w:unhideWhenUsed/>
    <w:rsid w:val="00FA0AE3"/>
    <w:rPr>
      <w:sz w:val="16"/>
      <w:szCs w:val="16"/>
    </w:rPr>
  </w:style>
  <w:style w:type="paragraph" w:styleId="CommentText">
    <w:name w:val="annotation text"/>
    <w:basedOn w:val="Normal"/>
    <w:link w:val="CommentTextChar"/>
    <w:uiPriority w:val="99"/>
    <w:unhideWhenUsed/>
    <w:rsid w:val="00FA0AE3"/>
    <w:rPr>
      <w:sz w:val="20"/>
      <w:szCs w:val="20"/>
    </w:rPr>
  </w:style>
  <w:style w:type="character" w:customStyle="1" w:styleId="CommentTextChar">
    <w:name w:val="Comment Text Char"/>
    <w:basedOn w:val="DefaultParagraphFont"/>
    <w:link w:val="CommentText"/>
    <w:uiPriority w:val="99"/>
    <w:rsid w:val="00FA0AE3"/>
    <w:rPr>
      <w:lang w:bidi="ar-SA"/>
    </w:rPr>
  </w:style>
  <w:style w:type="paragraph" w:styleId="CommentSubject">
    <w:name w:val="annotation subject"/>
    <w:basedOn w:val="CommentText"/>
    <w:next w:val="CommentText"/>
    <w:link w:val="CommentSubjectChar"/>
    <w:uiPriority w:val="99"/>
    <w:semiHidden/>
    <w:unhideWhenUsed/>
    <w:rsid w:val="00FA0AE3"/>
    <w:rPr>
      <w:b/>
      <w:bCs/>
    </w:rPr>
  </w:style>
  <w:style w:type="character" w:customStyle="1" w:styleId="CommentSubjectChar">
    <w:name w:val="Comment Subject Char"/>
    <w:basedOn w:val="CommentTextChar"/>
    <w:link w:val="CommentSubject"/>
    <w:uiPriority w:val="99"/>
    <w:semiHidden/>
    <w:rsid w:val="00FA0AE3"/>
    <w:rPr>
      <w:b/>
      <w:bCs/>
      <w:lang w:bidi="ar-SA"/>
    </w:rPr>
  </w:style>
  <w:style w:type="paragraph" w:styleId="NormalWeb">
    <w:name w:val="Normal (Web)"/>
    <w:basedOn w:val="Normal"/>
    <w:uiPriority w:val="99"/>
    <w:unhideWhenUsed/>
    <w:rsid w:val="0001210D"/>
    <w:pPr>
      <w:spacing w:before="100" w:beforeAutospacing="1" w:after="100" w:afterAutospacing="1"/>
    </w:pPr>
  </w:style>
  <w:style w:type="character" w:customStyle="1" w:styleId="apple-tab-span">
    <w:name w:val="apple-tab-span"/>
    <w:basedOn w:val="DefaultParagraphFont"/>
    <w:rsid w:val="0001210D"/>
  </w:style>
  <w:style w:type="character" w:styleId="HTMLCode">
    <w:name w:val="HTML Code"/>
    <w:basedOn w:val="DefaultParagraphFont"/>
    <w:uiPriority w:val="99"/>
    <w:semiHidden/>
    <w:unhideWhenUsed/>
    <w:rsid w:val="00C16367"/>
    <w:rPr>
      <w:rFonts w:ascii="Courier New" w:eastAsia="Times New Roman" w:hAnsi="Courier New" w:cs="Courier New"/>
      <w:sz w:val="20"/>
      <w:szCs w:val="20"/>
    </w:rPr>
  </w:style>
  <w:style w:type="character" w:customStyle="1" w:styleId="Heading3Char">
    <w:name w:val="Heading 3 Char"/>
    <w:basedOn w:val="DefaultParagraphFont"/>
    <w:link w:val="Heading3"/>
    <w:uiPriority w:val="9"/>
    <w:rsid w:val="00945ABD"/>
    <w:rPr>
      <w:rFonts w:eastAsia="Times New Roman"/>
      <w:b/>
      <w:bCs/>
      <w:sz w:val="27"/>
      <w:szCs w:val="27"/>
      <w:bdr w:val="none" w:sz="0" w:space="0" w:color="auto"/>
      <w:lang w:eastAsia="en-GB"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Blank">
  <a:themeElements>
    <a:clrScheme name="Blank">
      <a:dk1>
        <a:srgbClr val="000000"/>
      </a:dk1>
      <a:lt1>
        <a:srgbClr val="FFFFFF"/>
      </a:lt1>
      <a:dk2>
        <a:srgbClr val="A7A7A7"/>
      </a:dk2>
      <a:lt2>
        <a:srgbClr val="535353"/>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sp3d/>
      </a:spPr>
      <a:bodyPr rot="0" spcFirstLastPara="1" vertOverflow="overflow" horzOverflow="overflow" vert="horz" wrap="square" lIns="50800" tIns="50800" rIns="50800" bIns="50800"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chemeClr val="accent1"/>
          </a:solidFill>
          <a:prstDash val="solid"/>
          <a:round/>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19</Pages>
  <Words>7529</Words>
  <Characters>42921</Characters>
  <Application>Microsoft Office Word</Application>
  <DocSecurity>0</DocSecurity>
  <Lines>357</Lines>
  <Paragraphs>100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50350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Dovev Lavie</dc:creator>
  <cp:lastModifiedBy>Sueda Gul</cp:lastModifiedBy>
  <cp:revision>2</cp:revision>
  <dcterms:created xsi:type="dcterms:W3CDTF">2026-06-19T13:01:00Z</dcterms:created>
  <dcterms:modified xsi:type="dcterms:W3CDTF">2026-06-19T13:01:00Z</dcterms:modified>
</cp:coreProperties>
</file>