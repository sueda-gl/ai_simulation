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A4FFE4C" w14:textId="1BA4D81A" w:rsidR="00930871" w:rsidDel="00476F70" w:rsidRDefault="00930871">
      <w:pPr>
        <w:spacing w:line="200" w:lineRule="exact"/>
        <w:rPr>
          <w:del w:id="0" w:author="Sueda Gul" w:date="2026-10-07T17:51:00Z" w16du:dateUtc="2026-10-07T15:51:00Z"/>
          <w:rFonts w:ascii="Times New Roman" w:eastAsia="Times New Roman" w:hAnsi="Times New Roman"/>
          <w:sz w:val="24"/>
        </w:rPr>
      </w:pPr>
    </w:p>
    <w:p w14:paraId="29DB7FEE" w14:textId="77777777" w:rsidR="00930871" w:rsidRDefault="00930871">
      <w:pPr>
        <w:spacing w:line="200" w:lineRule="exact"/>
        <w:rPr>
          <w:rFonts w:ascii="Times New Roman" w:eastAsia="Times New Roman" w:hAnsi="Times New Roman"/>
          <w:sz w:val="24"/>
        </w:rPr>
      </w:pPr>
    </w:p>
    <w:p w14:paraId="64C78A87" w14:textId="77777777" w:rsidR="00930871" w:rsidRDefault="00930871">
      <w:pPr>
        <w:spacing w:line="315" w:lineRule="exact"/>
        <w:rPr>
          <w:rFonts w:ascii="Times New Roman" w:eastAsia="Times New Roman" w:hAnsi="Times New Roman"/>
          <w:sz w:val="24"/>
        </w:rPr>
      </w:pPr>
    </w:p>
    <w:p w14:paraId="561A384E" w14:textId="77777777" w:rsidR="00930871" w:rsidRPr="00225889" w:rsidRDefault="00930871">
      <w:pPr>
        <w:spacing w:line="0" w:lineRule="atLeast"/>
        <w:jc w:val="center"/>
        <w:rPr>
          <w:rFonts w:ascii="Arial" w:eastAsia="Arial" w:hAnsi="Arial"/>
          <w:b/>
          <w:bCs/>
          <w:sz w:val="34"/>
        </w:rPr>
      </w:pPr>
      <w:r w:rsidRPr="00225889">
        <w:rPr>
          <w:rFonts w:ascii="Arial" w:eastAsia="Arial" w:hAnsi="Arial"/>
          <w:b/>
          <w:bCs/>
          <w:sz w:val="34"/>
        </w:rPr>
        <w:t>COOPECON AI Agent Simulation: User Manual</w:t>
      </w:r>
    </w:p>
    <w:p w14:paraId="46EEEB51" w14:textId="77777777" w:rsidR="00930871" w:rsidRDefault="00930871">
      <w:pPr>
        <w:spacing w:line="200" w:lineRule="exact"/>
        <w:rPr>
          <w:rFonts w:ascii="Times New Roman" w:eastAsia="Times New Roman" w:hAnsi="Times New Roman"/>
          <w:sz w:val="24"/>
        </w:rPr>
      </w:pPr>
    </w:p>
    <w:p w14:paraId="56C65A3E" w14:textId="77777777" w:rsidR="00930871" w:rsidRDefault="00930871">
      <w:pPr>
        <w:spacing w:line="200" w:lineRule="exact"/>
        <w:rPr>
          <w:rFonts w:ascii="Times New Roman" w:eastAsia="Times New Roman" w:hAnsi="Times New Roman"/>
          <w:sz w:val="24"/>
        </w:rPr>
      </w:pPr>
    </w:p>
    <w:p w14:paraId="1280D1DF" w14:textId="77777777" w:rsidR="00930871" w:rsidRDefault="00930871">
      <w:pPr>
        <w:spacing w:line="200" w:lineRule="exact"/>
        <w:rPr>
          <w:rFonts w:ascii="Times New Roman" w:eastAsia="Times New Roman" w:hAnsi="Times New Roman"/>
          <w:sz w:val="24"/>
        </w:rPr>
      </w:pPr>
    </w:p>
    <w:p w14:paraId="73000737" w14:textId="77777777" w:rsidR="00930871" w:rsidRDefault="00930871">
      <w:pPr>
        <w:spacing w:line="200" w:lineRule="exact"/>
        <w:rPr>
          <w:rFonts w:ascii="Times New Roman" w:eastAsia="Times New Roman" w:hAnsi="Times New Roman"/>
          <w:sz w:val="24"/>
        </w:rPr>
      </w:pPr>
    </w:p>
    <w:p w14:paraId="6321B374" w14:textId="77777777" w:rsidR="00930871" w:rsidRDefault="00930871">
      <w:pPr>
        <w:spacing w:line="200" w:lineRule="exact"/>
        <w:rPr>
          <w:rFonts w:ascii="Times New Roman" w:eastAsia="Times New Roman" w:hAnsi="Times New Roman"/>
          <w:sz w:val="24"/>
        </w:rPr>
      </w:pPr>
    </w:p>
    <w:p w14:paraId="1EEE4754" w14:textId="77777777" w:rsidR="00930871" w:rsidRDefault="00930871">
      <w:pPr>
        <w:spacing w:line="200" w:lineRule="exact"/>
        <w:rPr>
          <w:rFonts w:ascii="Times New Roman" w:eastAsia="Times New Roman" w:hAnsi="Times New Roman"/>
          <w:sz w:val="24"/>
        </w:rPr>
      </w:pPr>
    </w:p>
    <w:p w14:paraId="3633215B" w14:textId="77777777" w:rsidR="00930871" w:rsidRDefault="00930871">
      <w:pPr>
        <w:spacing w:line="241" w:lineRule="exact"/>
        <w:rPr>
          <w:rFonts w:ascii="Times New Roman" w:eastAsia="Times New Roman" w:hAnsi="Times New Roman"/>
          <w:sz w:val="24"/>
        </w:rPr>
      </w:pPr>
    </w:p>
    <w:p w14:paraId="6293709B" w14:textId="77777777" w:rsidR="00930871" w:rsidRDefault="00930871" w:rsidP="003418D2">
      <w:pPr>
        <w:spacing w:line="0" w:lineRule="atLeast"/>
        <w:rPr>
          <w:rFonts w:ascii="Arial" w:eastAsia="Arial" w:hAnsi="Arial"/>
          <w:b/>
          <w:sz w:val="29"/>
        </w:rPr>
      </w:pPr>
      <w:r>
        <w:rPr>
          <w:rFonts w:ascii="Arial" w:eastAsia="Arial" w:hAnsi="Arial"/>
          <w:b/>
          <w:sz w:val="29"/>
        </w:rPr>
        <w:t>Page 1: Common Simulation Parameters</w:t>
      </w:r>
    </w:p>
    <w:p w14:paraId="4D53CE43" w14:textId="77777777" w:rsidR="00930871" w:rsidRDefault="00930871" w:rsidP="003418D2">
      <w:pPr>
        <w:spacing w:line="321" w:lineRule="exact"/>
        <w:rPr>
          <w:rFonts w:ascii="Times New Roman" w:eastAsia="Times New Roman" w:hAnsi="Times New Roman"/>
          <w:sz w:val="24"/>
        </w:rPr>
      </w:pPr>
    </w:p>
    <w:p w14:paraId="231CC605" w14:textId="77777777" w:rsidR="00930871" w:rsidRDefault="00930871" w:rsidP="007E1A2D">
      <w:pPr>
        <w:spacing w:line="312" w:lineRule="auto"/>
        <w:rPr>
          <w:rFonts w:ascii="Arial" w:eastAsia="Arial" w:hAnsi="Arial"/>
        </w:rPr>
      </w:pPr>
      <w:r>
        <w:rPr>
          <w:rFonts w:ascii="Arial" w:eastAsia="Arial" w:hAnsi="Arial"/>
        </w:rPr>
        <w:t xml:space="preserve">This page is the starting point for </w:t>
      </w:r>
      <w:r w:rsidR="00583E1A">
        <w:rPr>
          <w:rFonts w:ascii="Arial" w:eastAsia="Arial" w:hAnsi="Arial"/>
        </w:rPr>
        <w:t xml:space="preserve">the </w:t>
      </w:r>
      <w:r>
        <w:rPr>
          <w:rFonts w:ascii="Arial" w:eastAsia="Arial" w:hAnsi="Arial"/>
        </w:rPr>
        <w:t xml:space="preserve">simulation </w:t>
      </w:r>
      <w:r w:rsidR="00583E1A">
        <w:rPr>
          <w:rFonts w:ascii="Arial" w:eastAsia="Arial" w:hAnsi="Arial"/>
        </w:rPr>
        <w:t>in which</w:t>
      </w:r>
      <w:r>
        <w:rPr>
          <w:rFonts w:ascii="Arial" w:eastAsia="Arial" w:hAnsi="Arial"/>
        </w:rPr>
        <w:t xml:space="preserve"> </w:t>
      </w:r>
      <w:r w:rsidR="00583E1A">
        <w:rPr>
          <w:rFonts w:ascii="Arial" w:eastAsia="Arial" w:hAnsi="Arial"/>
        </w:rPr>
        <w:t>the primary</w:t>
      </w:r>
      <w:r>
        <w:rPr>
          <w:rFonts w:ascii="Arial" w:eastAsia="Arial" w:hAnsi="Arial"/>
        </w:rPr>
        <w:t xml:space="preserve"> parameters </w:t>
      </w:r>
      <w:r w:rsidR="00583E1A">
        <w:rPr>
          <w:rFonts w:ascii="Arial" w:eastAsia="Arial" w:hAnsi="Arial"/>
        </w:rPr>
        <w:t>for the simulation are defined</w:t>
      </w:r>
      <w:r>
        <w:rPr>
          <w:rFonts w:ascii="Arial" w:eastAsia="Arial" w:hAnsi="Arial"/>
        </w:rPr>
        <w:t xml:space="preserve">. These </w:t>
      </w:r>
      <w:r w:rsidR="00583E1A">
        <w:rPr>
          <w:rFonts w:ascii="Arial" w:eastAsia="Arial" w:hAnsi="Arial"/>
        </w:rPr>
        <w:t xml:space="preserve">parameters </w:t>
      </w:r>
      <w:r>
        <w:rPr>
          <w:rFonts w:ascii="Arial" w:eastAsia="Arial" w:hAnsi="Arial"/>
        </w:rPr>
        <w:t xml:space="preserve">control how the simulation runs, the environment in which the </w:t>
      </w:r>
      <w:r w:rsidR="003418D2">
        <w:rPr>
          <w:rFonts w:ascii="Arial" w:eastAsia="Arial" w:hAnsi="Arial"/>
        </w:rPr>
        <w:t xml:space="preserve">synthetic </w:t>
      </w:r>
      <w:r>
        <w:rPr>
          <w:rFonts w:ascii="Arial" w:eastAsia="Arial" w:hAnsi="Arial"/>
        </w:rPr>
        <w:t>agents operate, and the characteristics of the agent population.</w:t>
      </w:r>
    </w:p>
    <w:p w14:paraId="21E573F4" w14:textId="77777777" w:rsidR="00930871" w:rsidRDefault="00930871" w:rsidP="003418D2">
      <w:pPr>
        <w:spacing w:line="323" w:lineRule="exact"/>
        <w:rPr>
          <w:rFonts w:ascii="Times New Roman" w:eastAsia="Times New Roman" w:hAnsi="Times New Roman"/>
          <w:sz w:val="24"/>
        </w:rPr>
      </w:pPr>
    </w:p>
    <w:p w14:paraId="7A9E0BB6" w14:textId="77777777" w:rsidR="00930871" w:rsidRDefault="00930871" w:rsidP="003418D2">
      <w:pPr>
        <w:spacing w:line="0" w:lineRule="atLeast"/>
        <w:rPr>
          <w:rFonts w:ascii="Arial" w:eastAsia="Arial" w:hAnsi="Arial"/>
          <w:b/>
          <w:sz w:val="29"/>
        </w:rPr>
      </w:pPr>
      <w:r>
        <w:rPr>
          <w:rFonts w:ascii="Arial" w:eastAsia="Arial" w:hAnsi="Arial"/>
          <w:b/>
          <w:sz w:val="29"/>
        </w:rPr>
        <w:t>1. Simulation Execution &amp; Mode</w:t>
      </w:r>
    </w:p>
    <w:p w14:paraId="1C344E8A" w14:textId="77777777" w:rsidR="00930871" w:rsidRDefault="00930871" w:rsidP="003418D2">
      <w:pPr>
        <w:spacing w:line="321" w:lineRule="exact"/>
        <w:rPr>
          <w:rFonts w:ascii="Times New Roman" w:eastAsia="Times New Roman" w:hAnsi="Times New Roman"/>
          <w:sz w:val="24"/>
        </w:rPr>
      </w:pPr>
    </w:p>
    <w:p w14:paraId="1DB5BC8E" w14:textId="77777777" w:rsidR="00930871" w:rsidRDefault="00930871" w:rsidP="003418D2">
      <w:pPr>
        <w:spacing w:line="0" w:lineRule="atLeast"/>
        <w:rPr>
          <w:rFonts w:ascii="Arial" w:eastAsia="Arial" w:hAnsi="Arial"/>
        </w:rPr>
      </w:pPr>
      <w:r>
        <w:rPr>
          <w:rFonts w:ascii="Arial" w:eastAsia="Arial" w:hAnsi="Arial"/>
        </w:rPr>
        <w:t xml:space="preserve">This section </w:t>
      </w:r>
      <w:r w:rsidR="00E11B22">
        <w:rPr>
          <w:rFonts w:ascii="Arial" w:eastAsia="Arial" w:hAnsi="Arial"/>
        </w:rPr>
        <w:t>determines how</w:t>
      </w:r>
      <w:r>
        <w:rPr>
          <w:rFonts w:ascii="Arial" w:eastAsia="Arial" w:hAnsi="Arial"/>
        </w:rPr>
        <w:t xml:space="preserve"> the simulation is run and analyzed</w:t>
      </w:r>
    </w:p>
    <w:p w14:paraId="600F64CE" w14:textId="77777777" w:rsidR="00930871" w:rsidRDefault="00930871" w:rsidP="003418D2">
      <w:pPr>
        <w:spacing w:line="361" w:lineRule="exact"/>
        <w:rPr>
          <w:rFonts w:ascii="Times New Roman" w:eastAsia="Times New Roman" w:hAnsi="Times New Roman"/>
          <w:sz w:val="24"/>
        </w:rPr>
      </w:pPr>
    </w:p>
    <w:p w14:paraId="499B2F24" w14:textId="77777777" w:rsidR="00930871" w:rsidRDefault="00930871" w:rsidP="003418D2">
      <w:pPr>
        <w:spacing w:line="0" w:lineRule="atLeast"/>
        <w:rPr>
          <w:rFonts w:ascii="Arial" w:eastAsia="Arial" w:hAnsi="Arial"/>
          <w:b/>
          <w:sz w:val="24"/>
        </w:rPr>
      </w:pPr>
      <w:r>
        <w:rPr>
          <w:rFonts w:ascii="Arial" w:eastAsia="Arial" w:hAnsi="Arial"/>
          <w:b/>
          <w:sz w:val="24"/>
        </w:rPr>
        <w:t>Execution Mode</w:t>
      </w:r>
    </w:p>
    <w:p w14:paraId="616C5F07" w14:textId="77777777" w:rsidR="00930871" w:rsidRDefault="00930871" w:rsidP="003418D2">
      <w:pPr>
        <w:spacing w:line="284" w:lineRule="exact"/>
        <w:rPr>
          <w:rFonts w:ascii="Times New Roman" w:eastAsia="Times New Roman" w:hAnsi="Times New Roman"/>
          <w:sz w:val="24"/>
        </w:rPr>
      </w:pPr>
    </w:p>
    <w:p w14:paraId="15867F6A" w14:textId="77777777" w:rsidR="00930871" w:rsidRDefault="00930871" w:rsidP="007E1A2D">
      <w:pPr>
        <w:spacing w:line="290" w:lineRule="auto"/>
        <w:rPr>
          <w:rFonts w:ascii="Arial" w:eastAsia="Arial" w:hAnsi="Arial"/>
        </w:rPr>
      </w:pPr>
      <w:r>
        <w:rPr>
          <w:rFonts w:ascii="Arial" w:eastAsia="Arial" w:hAnsi="Arial"/>
          <w:b/>
        </w:rPr>
        <w:t>Snapshot</w:t>
      </w:r>
      <w:r>
        <w:rPr>
          <w:rFonts w:ascii="Arial" w:eastAsia="Arial" w:hAnsi="Arial"/>
        </w:rPr>
        <w:t xml:space="preserve">: The simulation runs </w:t>
      </w:r>
      <w:r w:rsidR="006770BF">
        <w:rPr>
          <w:rFonts w:ascii="Arial" w:eastAsia="Arial" w:hAnsi="Arial"/>
        </w:rPr>
        <w:t xml:space="preserve">as one episode </w:t>
      </w:r>
      <w:r>
        <w:rPr>
          <w:rFonts w:ascii="Arial" w:eastAsia="Arial" w:hAnsi="Arial"/>
        </w:rPr>
        <w:t xml:space="preserve">using the </w:t>
      </w:r>
      <w:r w:rsidR="00E11B22">
        <w:rPr>
          <w:rFonts w:ascii="Arial" w:eastAsia="Arial" w:hAnsi="Arial"/>
        </w:rPr>
        <w:t xml:space="preserve">set </w:t>
      </w:r>
      <w:r>
        <w:rPr>
          <w:rFonts w:ascii="Arial" w:eastAsia="Arial" w:hAnsi="Arial"/>
        </w:rPr>
        <w:t>parameters</w:t>
      </w:r>
      <w:r w:rsidR="006770BF">
        <w:rPr>
          <w:rFonts w:ascii="Arial" w:eastAsia="Arial" w:hAnsi="Arial"/>
        </w:rPr>
        <w:t xml:space="preserve"> and prespecified input files</w:t>
      </w:r>
      <w:r>
        <w:rPr>
          <w:rFonts w:ascii="Arial" w:eastAsia="Arial" w:hAnsi="Arial"/>
        </w:rPr>
        <w:t>.</w:t>
      </w:r>
    </w:p>
    <w:p w14:paraId="63D2C040" w14:textId="77777777" w:rsidR="00930871" w:rsidRDefault="00930871" w:rsidP="007E1A2D">
      <w:pPr>
        <w:spacing w:line="333" w:lineRule="auto"/>
        <w:rPr>
          <w:rFonts w:ascii="Arial" w:eastAsia="Arial" w:hAnsi="Arial"/>
        </w:rPr>
      </w:pPr>
      <w:r>
        <w:rPr>
          <w:rFonts w:ascii="Arial" w:eastAsia="Arial" w:hAnsi="Arial"/>
          <w:b/>
        </w:rPr>
        <w:t>Live Simulation</w:t>
      </w:r>
      <w:r>
        <w:rPr>
          <w:rFonts w:ascii="Arial" w:eastAsia="Arial" w:hAnsi="Arial"/>
        </w:rPr>
        <w:t xml:space="preserve">: </w:t>
      </w:r>
      <w:r>
        <w:rPr>
          <w:rFonts w:ascii="Arial" w:eastAsia="Arial" w:hAnsi="Arial"/>
          <w:i/>
        </w:rPr>
        <w:t>Th</w:t>
      </w:r>
      <w:r w:rsidR="006770BF">
        <w:rPr>
          <w:rFonts w:ascii="Arial" w:eastAsia="Arial" w:hAnsi="Arial"/>
          <w:i/>
        </w:rPr>
        <w:t xml:space="preserve">e </w:t>
      </w:r>
      <w:r>
        <w:rPr>
          <w:rFonts w:ascii="Arial" w:eastAsia="Arial" w:hAnsi="Arial"/>
        </w:rPr>
        <w:t>simulation</w:t>
      </w:r>
      <w:r w:rsidR="006770BF">
        <w:rPr>
          <w:rFonts w:ascii="Arial" w:eastAsia="Arial" w:hAnsi="Arial"/>
        </w:rPr>
        <w:t xml:space="preserve"> run</w:t>
      </w:r>
      <w:r>
        <w:rPr>
          <w:rFonts w:ascii="Arial" w:eastAsia="Arial" w:hAnsi="Arial"/>
        </w:rPr>
        <w:t xml:space="preserve">s </w:t>
      </w:r>
      <w:r w:rsidR="006770BF">
        <w:rPr>
          <w:rFonts w:ascii="Arial" w:eastAsia="Arial" w:hAnsi="Arial"/>
        </w:rPr>
        <w:t>in real-time with agents making decisions based on the set parameters during the simulation term</w:t>
      </w:r>
      <w:r>
        <w:rPr>
          <w:rFonts w:ascii="Arial" w:eastAsia="Arial" w:hAnsi="Arial"/>
        </w:rPr>
        <w:t>.</w:t>
      </w:r>
    </w:p>
    <w:p w14:paraId="272640AD" w14:textId="77777777" w:rsidR="00930871" w:rsidRDefault="00930871" w:rsidP="003418D2">
      <w:pPr>
        <w:spacing w:line="224" w:lineRule="exact"/>
        <w:rPr>
          <w:rFonts w:ascii="Times New Roman" w:eastAsia="Times New Roman" w:hAnsi="Times New Roman"/>
          <w:sz w:val="24"/>
        </w:rPr>
      </w:pPr>
    </w:p>
    <w:p w14:paraId="018BF622" w14:textId="77777777" w:rsidR="00930871" w:rsidRDefault="00930871" w:rsidP="003418D2">
      <w:pPr>
        <w:spacing w:line="0" w:lineRule="atLeast"/>
        <w:rPr>
          <w:rFonts w:ascii="Arial" w:eastAsia="Arial" w:hAnsi="Arial"/>
          <w:b/>
          <w:sz w:val="24"/>
        </w:rPr>
      </w:pPr>
      <w:r>
        <w:rPr>
          <w:rFonts w:ascii="Arial" w:eastAsia="Arial" w:hAnsi="Arial"/>
          <w:b/>
          <w:sz w:val="24"/>
        </w:rPr>
        <w:t>Analysis Mode</w:t>
      </w:r>
    </w:p>
    <w:p w14:paraId="716E1C30" w14:textId="77777777" w:rsidR="00930871" w:rsidRDefault="00930871" w:rsidP="003418D2">
      <w:pPr>
        <w:spacing w:line="284" w:lineRule="exact"/>
        <w:rPr>
          <w:rFonts w:ascii="Times New Roman" w:eastAsia="Times New Roman" w:hAnsi="Times New Roman"/>
          <w:sz w:val="24"/>
        </w:rPr>
      </w:pPr>
    </w:p>
    <w:p w14:paraId="283C533A" w14:textId="77777777" w:rsidR="00930871" w:rsidRDefault="00930871" w:rsidP="007E1A2D">
      <w:pPr>
        <w:spacing w:line="304" w:lineRule="auto"/>
        <w:rPr>
          <w:rFonts w:ascii="Arial" w:eastAsia="Arial" w:hAnsi="Arial"/>
        </w:rPr>
      </w:pPr>
      <w:r>
        <w:rPr>
          <w:rFonts w:ascii="Arial" w:eastAsia="Arial" w:hAnsi="Arial"/>
          <w:b/>
        </w:rPr>
        <w:t>Single Run</w:t>
      </w:r>
      <w:r>
        <w:rPr>
          <w:rFonts w:ascii="Arial" w:eastAsia="Arial" w:hAnsi="Arial"/>
        </w:rPr>
        <w:t xml:space="preserve">: </w:t>
      </w:r>
      <w:r w:rsidR="006770BF">
        <w:rPr>
          <w:rFonts w:ascii="Arial" w:eastAsia="Arial" w:hAnsi="Arial"/>
        </w:rPr>
        <w:t>E</w:t>
      </w:r>
      <w:r>
        <w:rPr>
          <w:rFonts w:ascii="Arial" w:eastAsia="Arial" w:hAnsi="Arial"/>
        </w:rPr>
        <w:t xml:space="preserve">xecutes the simulation once. </w:t>
      </w:r>
      <w:r w:rsidR="006770BF">
        <w:rPr>
          <w:rFonts w:ascii="Arial" w:eastAsia="Arial" w:hAnsi="Arial"/>
        </w:rPr>
        <w:t>Mainly used</w:t>
      </w:r>
      <w:r>
        <w:rPr>
          <w:rFonts w:ascii="Arial" w:eastAsia="Arial" w:hAnsi="Arial"/>
        </w:rPr>
        <w:t xml:space="preserve"> for testing a specific set of parameters or when </w:t>
      </w:r>
      <w:r w:rsidR="006770BF">
        <w:rPr>
          <w:rFonts w:ascii="Arial" w:eastAsia="Arial" w:hAnsi="Arial"/>
        </w:rPr>
        <w:t>seeking</w:t>
      </w:r>
      <w:r>
        <w:rPr>
          <w:rFonts w:ascii="Arial" w:eastAsia="Arial" w:hAnsi="Arial"/>
        </w:rPr>
        <w:t xml:space="preserve"> a single reproducible result. When selected, </w:t>
      </w:r>
      <w:r w:rsidR="006770BF">
        <w:rPr>
          <w:rFonts w:ascii="Arial" w:eastAsia="Arial" w:hAnsi="Arial"/>
        </w:rPr>
        <w:t xml:space="preserve">the user </w:t>
      </w:r>
      <w:r>
        <w:rPr>
          <w:rFonts w:ascii="Arial" w:eastAsia="Arial" w:hAnsi="Arial"/>
        </w:rPr>
        <w:t>must provide a</w:t>
      </w:r>
      <w:r w:rsidR="006770BF">
        <w:rPr>
          <w:rFonts w:ascii="Arial" w:eastAsia="Arial" w:hAnsi="Arial"/>
        </w:rPr>
        <w:t xml:space="preserve"> specific</w:t>
      </w:r>
      <w:r>
        <w:rPr>
          <w:rFonts w:ascii="Arial" w:eastAsia="Arial" w:hAnsi="Arial"/>
          <w:b/>
        </w:rPr>
        <w:t xml:space="preserve"> Random Seed</w:t>
      </w:r>
      <w:r>
        <w:rPr>
          <w:rFonts w:ascii="Arial" w:eastAsia="Arial" w:hAnsi="Arial"/>
        </w:rPr>
        <w:t xml:space="preserve"> to ensure that the random elements of the simulation (</w:t>
      </w:r>
      <w:r w:rsidR="006770BF">
        <w:rPr>
          <w:rFonts w:ascii="Arial" w:eastAsia="Arial" w:hAnsi="Arial"/>
        </w:rPr>
        <w:t xml:space="preserve">e.g., </w:t>
      </w:r>
      <w:r>
        <w:rPr>
          <w:rFonts w:ascii="Arial" w:eastAsia="Arial" w:hAnsi="Arial"/>
        </w:rPr>
        <w:t xml:space="preserve">agent generation) </w:t>
      </w:r>
      <w:r w:rsidR="006770BF">
        <w:rPr>
          <w:rFonts w:ascii="Arial" w:eastAsia="Arial" w:hAnsi="Arial"/>
        </w:rPr>
        <w:t xml:space="preserve">remain </w:t>
      </w:r>
      <w:r>
        <w:rPr>
          <w:rFonts w:ascii="Arial" w:eastAsia="Arial" w:hAnsi="Arial"/>
        </w:rPr>
        <w:t xml:space="preserve">the same every time </w:t>
      </w:r>
      <w:r w:rsidR="006770BF">
        <w:rPr>
          <w:rFonts w:ascii="Arial" w:eastAsia="Arial" w:hAnsi="Arial"/>
        </w:rPr>
        <w:t xml:space="preserve">the simulation is </w:t>
      </w:r>
      <w:r>
        <w:rPr>
          <w:rFonts w:ascii="Arial" w:eastAsia="Arial" w:hAnsi="Arial"/>
        </w:rPr>
        <w:t>run.</w:t>
      </w:r>
    </w:p>
    <w:p w14:paraId="2D51ABC4" w14:textId="77777777" w:rsidR="00930871" w:rsidRDefault="00930871" w:rsidP="003418D2">
      <w:pPr>
        <w:spacing w:line="34" w:lineRule="exact"/>
        <w:rPr>
          <w:rFonts w:ascii="Times New Roman" w:eastAsia="Times New Roman" w:hAnsi="Times New Roman"/>
          <w:sz w:val="24"/>
        </w:rPr>
      </w:pPr>
    </w:p>
    <w:p w14:paraId="313753EC" w14:textId="77777777" w:rsidR="00930871" w:rsidRDefault="00930871" w:rsidP="007E1A2D">
      <w:pPr>
        <w:spacing w:line="313" w:lineRule="auto"/>
        <w:rPr>
          <w:rFonts w:ascii="Arial" w:eastAsia="Arial" w:hAnsi="Arial"/>
        </w:rPr>
      </w:pPr>
      <w:r>
        <w:rPr>
          <w:rFonts w:ascii="Arial" w:eastAsia="Arial" w:hAnsi="Arial"/>
          <w:b/>
        </w:rPr>
        <w:t>Monte-Carlo Study</w:t>
      </w:r>
      <w:r>
        <w:rPr>
          <w:rFonts w:ascii="Arial" w:eastAsia="Arial" w:hAnsi="Arial"/>
        </w:rPr>
        <w:t xml:space="preserve">: </w:t>
      </w:r>
      <w:r w:rsidR="006770BF">
        <w:rPr>
          <w:rFonts w:ascii="Arial" w:eastAsia="Arial" w:hAnsi="Arial"/>
        </w:rPr>
        <w:t>R</w:t>
      </w:r>
      <w:r>
        <w:rPr>
          <w:rFonts w:ascii="Arial" w:eastAsia="Arial" w:hAnsi="Arial"/>
        </w:rPr>
        <w:t xml:space="preserve">uns the simulation </w:t>
      </w:r>
      <w:r w:rsidR="006770BF">
        <w:rPr>
          <w:rFonts w:ascii="Arial" w:eastAsia="Arial" w:hAnsi="Arial"/>
        </w:rPr>
        <w:t xml:space="preserve">multiple </w:t>
      </w:r>
      <w:r>
        <w:rPr>
          <w:rFonts w:ascii="Arial" w:eastAsia="Arial" w:hAnsi="Arial"/>
        </w:rPr>
        <w:t>times, each with a different random seed</w:t>
      </w:r>
      <w:r w:rsidR="00B619CF">
        <w:rPr>
          <w:rFonts w:ascii="Arial" w:eastAsia="Arial" w:hAnsi="Arial"/>
        </w:rPr>
        <w:t xml:space="preserve">. </w:t>
      </w:r>
      <w:r w:rsidR="00B619CF" w:rsidRPr="003418D2">
        <w:rPr>
          <w:rFonts w:ascii="Arial" w:hAnsi="Arial"/>
        </w:rPr>
        <w:t>The results page displays aggregate statistics (</w:t>
      </w:r>
      <w:r w:rsidR="003418D2">
        <w:rPr>
          <w:rFonts w:ascii="Arial" w:hAnsi="Arial"/>
        </w:rPr>
        <w:t xml:space="preserve">e.g., </w:t>
      </w:r>
      <w:r w:rsidR="00B619CF" w:rsidRPr="003418D2">
        <w:rPr>
          <w:rFonts w:ascii="Arial" w:hAnsi="Arial"/>
        </w:rPr>
        <w:t>mean donation rate, standard deviation, and 95% confidence interval) and visualizes convergence through interactive plots showing each individual run's results alongside running averages. Users can download two</w:t>
      </w:r>
      <w:r w:rsidR="00FC01B8">
        <w:rPr>
          <w:rFonts w:ascii="Arial" w:hAnsi="Arial"/>
        </w:rPr>
        <w:t xml:space="preserve"> </w:t>
      </w:r>
      <w:r w:rsidR="00B619CF" w:rsidRPr="003418D2">
        <w:rPr>
          <w:rFonts w:ascii="Arial" w:hAnsi="Arial"/>
        </w:rPr>
        <w:t>files: a detailed file containing summary statistics for each individual run, and an aggregate summary file with overall statistics and confidence intervals across all runs.</w:t>
      </w:r>
      <w:r w:rsidR="00B619CF">
        <w:rPr>
          <w:rFonts w:ascii="Arial" w:hAnsi="Arial"/>
        </w:rPr>
        <w:t xml:space="preserve"> </w:t>
      </w:r>
      <w:r w:rsidR="00BF51A8" w:rsidRPr="00B619CF">
        <w:rPr>
          <w:rFonts w:ascii="Arial" w:eastAsia="Arial" w:hAnsi="Arial"/>
        </w:rPr>
        <w:t>This</w:t>
      </w:r>
      <w:r w:rsidR="00BF51A8">
        <w:rPr>
          <w:rFonts w:ascii="Arial" w:eastAsia="Arial" w:hAnsi="Arial"/>
        </w:rPr>
        <w:t xml:space="preserve"> mode enables analyzing a </w:t>
      </w:r>
      <w:r>
        <w:rPr>
          <w:rFonts w:ascii="Arial" w:eastAsia="Arial" w:hAnsi="Arial"/>
        </w:rPr>
        <w:t xml:space="preserve">range of possible outcomes and </w:t>
      </w:r>
      <w:r w:rsidR="00BF51A8">
        <w:rPr>
          <w:rFonts w:ascii="Arial" w:eastAsia="Arial" w:hAnsi="Arial"/>
        </w:rPr>
        <w:t xml:space="preserve">their </w:t>
      </w:r>
      <w:r w:rsidR="000639D1">
        <w:rPr>
          <w:rFonts w:ascii="Arial" w:eastAsia="Arial" w:hAnsi="Arial"/>
        </w:rPr>
        <w:t>convergence</w:t>
      </w:r>
      <w:r w:rsidR="00BF51A8">
        <w:rPr>
          <w:rFonts w:ascii="Arial" w:eastAsia="Arial" w:hAnsi="Arial"/>
        </w:rPr>
        <w:t xml:space="preserve"> while accounting for </w:t>
      </w:r>
      <w:r>
        <w:rPr>
          <w:rFonts w:ascii="Arial" w:eastAsia="Arial" w:hAnsi="Arial"/>
        </w:rPr>
        <w:t xml:space="preserve">the </w:t>
      </w:r>
      <w:r w:rsidR="00BF51A8">
        <w:rPr>
          <w:rFonts w:ascii="Arial" w:eastAsia="Arial" w:hAnsi="Arial"/>
        </w:rPr>
        <w:t xml:space="preserve">stochastic </w:t>
      </w:r>
      <w:r>
        <w:rPr>
          <w:rFonts w:ascii="Arial" w:eastAsia="Arial" w:hAnsi="Arial"/>
        </w:rPr>
        <w:t xml:space="preserve">model. When this mode is selected, </w:t>
      </w:r>
      <w:r w:rsidR="00BF51A8">
        <w:rPr>
          <w:rFonts w:ascii="Arial" w:eastAsia="Arial" w:hAnsi="Arial"/>
        </w:rPr>
        <w:t xml:space="preserve">the user </w:t>
      </w:r>
      <w:r>
        <w:rPr>
          <w:rFonts w:ascii="Arial" w:eastAsia="Arial" w:hAnsi="Arial"/>
        </w:rPr>
        <w:t>must specify:</w:t>
      </w:r>
    </w:p>
    <w:p w14:paraId="329B56C8" w14:textId="77777777" w:rsidR="00930871" w:rsidRDefault="00930871" w:rsidP="003418D2">
      <w:pPr>
        <w:spacing w:line="144" w:lineRule="exact"/>
        <w:rPr>
          <w:rFonts w:ascii="Times New Roman" w:eastAsia="Times New Roman" w:hAnsi="Times New Roman"/>
          <w:sz w:val="24"/>
        </w:rPr>
      </w:pPr>
    </w:p>
    <w:p w14:paraId="0C5D0C87" w14:textId="77777777" w:rsidR="00930871" w:rsidRDefault="00930871" w:rsidP="003418D2">
      <w:pPr>
        <w:numPr>
          <w:ilvl w:val="1"/>
          <w:numId w:val="1"/>
        </w:numPr>
        <w:tabs>
          <w:tab w:val="left" w:pos="500"/>
        </w:tabs>
        <w:spacing w:line="0" w:lineRule="atLeast"/>
        <w:ind w:left="500" w:hanging="256"/>
        <w:rPr>
          <w:rFonts w:ascii="Arial" w:eastAsia="Arial" w:hAnsi="Arial"/>
        </w:rPr>
      </w:pPr>
      <w:r>
        <w:rPr>
          <w:rFonts w:ascii="Arial" w:eastAsia="Arial" w:hAnsi="Arial"/>
          <w:b/>
        </w:rPr>
        <w:t>Number of Runs</w:t>
      </w:r>
      <w:r>
        <w:rPr>
          <w:rFonts w:ascii="Arial" w:eastAsia="Arial" w:hAnsi="Arial"/>
        </w:rPr>
        <w:t xml:space="preserve">: The total number of simulation </w:t>
      </w:r>
      <w:r w:rsidR="00BF51A8">
        <w:rPr>
          <w:rFonts w:ascii="Arial" w:eastAsia="Arial" w:hAnsi="Arial"/>
        </w:rPr>
        <w:t xml:space="preserve">runs </w:t>
      </w:r>
      <w:r>
        <w:rPr>
          <w:rFonts w:ascii="Arial" w:eastAsia="Arial" w:hAnsi="Arial"/>
        </w:rPr>
        <w:t xml:space="preserve">to </w:t>
      </w:r>
      <w:r w:rsidR="00BF51A8">
        <w:rPr>
          <w:rFonts w:ascii="Arial" w:eastAsia="Arial" w:hAnsi="Arial"/>
        </w:rPr>
        <w:t xml:space="preserve">be </w:t>
      </w:r>
      <w:r>
        <w:rPr>
          <w:rFonts w:ascii="Arial" w:eastAsia="Arial" w:hAnsi="Arial"/>
        </w:rPr>
        <w:t>execute</w:t>
      </w:r>
      <w:r w:rsidR="00BF51A8">
        <w:rPr>
          <w:rFonts w:ascii="Arial" w:eastAsia="Arial" w:hAnsi="Arial"/>
        </w:rPr>
        <w:t>d</w:t>
      </w:r>
      <w:r>
        <w:rPr>
          <w:rFonts w:ascii="Arial" w:eastAsia="Arial" w:hAnsi="Arial"/>
        </w:rPr>
        <w:t>.</w:t>
      </w:r>
    </w:p>
    <w:p w14:paraId="68B650A9" w14:textId="77777777" w:rsidR="00930871" w:rsidRDefault="00930871" w:rsidP="003418D2">
      <w:pPr>
        <w:spacing w:line="204" w:lineRule="exact"/>
        <w:rPr>
          <w:rFonts w:ascii="Arial" w:eastAsia="Arial" w:hAnsi="Arial"/>
        </w:rPr>
      </w:pPr>
    </w:p>
    <w:p w14:paraId="35415762" w14:textId="77777777" w:rsidR="00930871" w:rsidRDefault="00930871" w:rsidP="003418D2">
      <w:pPr>
        <w:numPr>
          <w:ilvl w:val="1"/>
          <w:numId w:val="1"/>
        </w:numPr>
        <w:tabs>
          <w:tab w:val="left" w:pos="500"/>
        </w:tabs>
        <w:spacing w:line="346" w:lineRule="auto"/>
        <w:ind w:left="500" w:hanging="256"/>
        <w:rPr>
          <w:rFonts w:ascii="Arial" w:eastAsia="Arial" w:hAnsi="Arial"/>
        </w:rPr>
      </w:pPr>
      <w:r>
        <w:rPr>
          <w:rFonts w:ascii="Arial" w:eastAsia="Arial" w:hAnsi="Arial"/>
          <w:b/>
        </w:rPr>
        <w:t>Base Seed</w:t>
      </w:r>
      <w:r>
        <w:rPr>
          <w:rFonts w:ascii="Arial" w:eastAsia="Arial" w:hAnsi="Arial"/>
        </w:rPr>
        <w:t xml:space="preserve">: The starting seed for the </w:t>
      </w:r>
      <w:r w:rsidR="00BF51A8">
        <w:rPr>
          <w:rFonts w:ascii="Arial" w:eastAsia="Arial" w:hAnsi="Arial"/>
        </w:rPr>
        <w:t>simulation</w:t>
      </w:r>
      <w:r>
        <w:rPr>
          <w:rFonts w:ascii="Arial" w:eastAsia="Arial" w:hAnsi="Arial"/>
        </w:rPr>
        <w:t xml:space="preserve">. </w:t>
      </w:r>
      <w:r w:rsidR="00BF51A8">
        <w:rPr>
          <w:rFonts w:ascii="Arial" w:eastAsia="Arial" w:hAnsi="Arial"/>
        </w:rPr>
        <w:t>S</w:t>
      </w:r>
      <w:r>
        <w:rPr>
          <w:rFonts w:ascii="Arial" w:eastAsia="Arial" w:hAnsi="Arial"/>
        </w:rPr>
        <w:t>ubsequent run</w:t>
      </w:r>
      <w:r w:rsidR="00BF51A8">
        <w:rPr>
          <w:rFonts w:ascii="Arial" w:eastAsia="Arial" w:hAnsi="Arial"/>
        </w:rPr>
        <w:t>s</w:t>
      </w:r>
      <w:r>
        <w:rPr>
          <w:rFonts w:ascii="Arial" w:eastAsia="Arial" w:hAnsi="Arial"/>
        </w:rPr>
        <w:t xml:space="preserve"> will </w:t>
      </w:r>
      <w:r w:rsidR="00BF51A8">
        <w:rPr>
          <w:rFonts w:ascii="Arial" w:eastAsia="Arial" w:hAnsi="Arial"/>
        </w:rPr>
        <w:t xml:space="preserve">rely on </w:t>
      </w:r>
      <w:r>
        <w:rPr>
          <w:rFonts w:ascii="Arial" w:eastAsia="Arial" w:hAnsi="Arial"/>
        </w:rPr>
        <w:t xml:space="preserve">this </w:t>
      </w:r>
      <w:r w:rsidR="00BF51A8">
        <w:rPr>
          <w:rFonts w:ascii="Arial" w:eastAsia="Arial" w:hAnsi="Arial"/>
        </w:rPr>
        <w:t xml:space="preserve">baseline </w:t>
      </w:r>
      <w:r>
        <w:rPr>
          <w:rFonts w:ascii="Arial" w:eastAsia="Arial" w:hAnsi="Arial"/>
        </w:rPr>
        <w:t>seed</w:t>
      </w:r>
      <w:r w:rsidR="00BF51A8">
        <w:rPr>
          <w:rFonts w:ascii="Arial" w:eastAsia="Arial" w:hAnsi="Arial"/>
        </w:rPr>
        <w:t>, each adding a unit</w:t>
      </w:r>
      <w:r>
        <w:rPr>
          <w:rFonts w:ascii="Arial" w:eastAsia="Arial" w:hAnsi="Arial"/>
        </w:rPr>
        <w:t xml:space="preserve"> (e.g., base_seed + 1, base_seed + 2, etc.) to ensure that the entire </w:t>
      </w:r>
      <w:r w:rsidR="00BF51A8">
        <w:rPr>
          <w:rFonts w:ascii="Arial" w:eastAsia="Arial" w:hAnsi="Arial"/>
        </w:rPr>
        <w:t xml:space="preserve">simulation </w:t>
      </w:r>
      <w:r>
        <w:rPr>
          <w:rFonts w:ascii="Arial" w:eastAsia="Arial" w:hAnsi="Arial"/>
        </w:rPr>
        <w:t>is reproducible.</w:t>
      </w:r>
    </w:p>
    <w:p w14:paraId="26C22B56" w14:textId="77777777" w:rsidR="00930871" w:rsidRDefault="00930871" w:rsidP="003418D2">
      <w:pPr>
        <w:spacing w:line="283" w:lineRule="exact"/>
        <w:rPr>
          <w:rFonts w:ascii="Arial" w:eastAsia="Arial" w:hAnsi="Arial"/>
        </w:rPr>
      </w:pPr>
    </w:p>
    <w:p w14:paraId="020548D4" w14:textId="77777777" w:rsidR="00990CFE" w:rsidRDefault="00990CFE" w:rsidP="003418D2">
      <w:pPr>
        <w:spacing w:line="283" w:lineRule="exact"/>
        <w:rPr>
          <w:rFonts w:ascii="Arial" w:eastAsia="Arial" w:hAnsi="Arial"/>
        </w:rPr>
      </w:pPr>
    </w:p>
    <w:p w14:paraId="1FC7A48A" w14:textId="77777777" w:rsidR="00990CFE" w:rsidRDefault="00990CFE" w:rsidP="003418D2">
      <w:pPr>
        <w:spacing w:line="283" w:lineRule="exact"/>
        <w:rPr>
          <w:rFonts w:ascii="Arial" w:eastAsia="Arial" w:hAnsi="Arial"/>
        </w:rPr>
      </w:pPr>
    </w:p>
    <w:p w14:paraId="49000C77" w14:textId="77777777" w:rsidR="00930871" w:rsidRPr="00B619CF" w:rsidRDefault="00930871" w:rsidP="003418D2">
      <w:pPr>
        <w:numPr>
          <w:ilvl w:val="0"/>
          <w:numId w:val="1"/>
        </w:numPr>
        <w:tabs>
          <w:tab w:val="left" w:pos="400"/>
        </w:tabs>
        <w:spacing w:line="0" w:lineRule="atLeast"/>
        <w:ind w:left="400" w:hanging="400"/>
        <w:rPr>
          <w:rFonts w:ascii="Arial" w:eastAsia="Arial" w:hAnsi="Arial"/>
          <w:b/>
          <w:sz w:val="29"/>
        </w:rPr>
      </w:pPr>
      <w:r w:rsidRPr="00B619CF">
        <w:rPr>
          <w:rFonts w:ascii="Arial" w:eastAsia="Arial" w:hAnsi="Arial"/>
          <w:b/>
          <w:sz w:val="29"/>
        </w:rPr>
        <w:t>Simulation Settings</w:t>
      </w:r>
    </w:p>
    <w:p w14:paraId="21EB02E8" w14:textId="77777777" w:rsidR="00930871" w:rsidRDefault="00930871" w:rsidP="003418D2">
      <w:pPr>
        <w:spacing w:line="321" w:lineRule="exact"/>
        <w:rPr>
          <w:rFonts w:ascii="Times New Roman" w:eastAsia="Times New Roman" w:hAnsi="Times New Roman"/>
          <w:sz w:val="24"/>
        </w:rPr>
      </w:pPr>
    </w:p>
    <w:p w14:paraId="4FDB314F" w14:textId="77777777" w:rsidR="00930871" w:rsidRDefault="00930871" w:rsidP="003418D2">
      <w:pPr>
        <w:spacing w:line="0" w:lineRule="atLeast"/>
        <w:rPr>
          <w:rFonts w:ascii="Arial" w:eastAsia="Arial" w:hAnsi="Arial"/>
        </w:rPr>
      </w:pPr>
      <w:r>
        <w:rPr>
          <w:rFonts w:ascii="Arial" w:eastAsia="Arial" w:hAnsi="Arial"/>
        </w:rPr>
        <w:t xml:space="preserve">The parameters </w:t>
      </w:r>
      <w:r w:rsidR="00BF51A8">
        <w:rPr>
          <w:rFonts w:ascii="Arial" w:eastAsia="Arial" w:hAnsi="Arial"/>
        </w:rPr>
        <w:t xml:space="preserve">set here </w:t>
      </w:r>
      <w:r>
        <w:rPr>
          <w:rFonts w:ascii="Arial" w:eastAsia="Arial" w:hAnsi="Arial"/>
        </w:rPr>
        <w:t xml:space="preserve">control the </w:t>
      </w:r>
      <w:r w:rsidR="00BF51A8">
        <w:rPr>
          <w:rFonts w:ascii="Arial" w:eastAsia="Arial" w:hAnsi="Arial"/>
        </w:rPr>
        <w:t xml:space="preserve">scope </w:t>
      </w:r>
      <w:r>
        <w:rPr>
          <w:rFonts w:ascii="Arial" w:eastAsia="Arial" w:hAnsi="Arial"/>
        </w:rPr>
        <w:t xml:space="preserve">of the simulation and the </w:t>
      </w:r>
      <w:r w:rsidR="00BF51A8">
        <w:rPr>
          <w:rFonts w:ascii="Arial" w:eastAsia="Arial" w:hAnsi="Arial"/>
        </w:rPr>
        <w:t xml:space="preserve">handling of its </w:t>
      </w:r>
      <w:r>
        <w:rPr>
          <w:rFonts w:ascii="Arial" w:eastAsia="Arial" w:hAnsi="Arial"/>
        </w:rPr>
        <w:t>results.</w:t>
      </w:r>
    </w:p>
    <w:p w14:paraId="26FF71ED" w14:textId="77777777" w:rsidR="00930871" w:rsidRDefault="00930871" w:rsidP="007E1A2D">
      <w:pPr>
        <w:spacing w:line="200" w:lineRule="exact"/>
        <w:jc w:val="right"/>
        <w:rPr>
          <w:rFonts w:ascii="Times New Roman" w:eastAsia="Times New Roman" w:hAnsi="Times New Roman"/>
          <w:sz w:val="24"/>
        </w:rPr>
      </w:pPr>
    </w:p>
    <w:p w14:paraId="30C25CDA" w14:textId="77777777" w:rsidR="00930871" w:rsidRDefault="00930871" w:rsidP="003418D2">
      <w:pPr>
        <w:numPr>
          <w:ilvl w:val="1"/>
          <w:numId w:val="2"/>
        </w:numPr>
        <w:tabs>
          <w:tab w:val="left" w:pos="500"/>
        </w:tabs>
        <w:spacing w:line="340" w:lineRule="auto"/>
        <w:ind w:left="500" w:hanging="256"/>
        <w:rPr>
          <w:rFonts w:ascii="Arial" w:eastAsia="Arial" w:hAnsi="Arial"/>
        </w:rPr>
      </w:pPr>
      <w:bookmarkStart w:id="1" w:name="page2"/>
      <w:bookmarkEnd w:id="1"/>
      <w:r>
        <w:rPr>
          <w:rFonts w:ascii="Arial" w:eastAsia="Arial" w:hAnsi="Arial"/>
          <w:b/>
        </w:rPr>
        <w:t>Number of Agents</w:t>
      </w:r>
      <w:r>
        <w:rPr>
          <w:rFonts w:ascii="Arial" w:eastAsia="Arial" w:hAnsi="Arial"/>
        </w:rPr>
        <w:t xml:space="preserve">: The number of individual </w:t>
      </w:r>
      <w:r w:rsidR="00EA0B9F">
        <w:rPr>
          <w:rFonts w:ascii="Arial" w:eastAsia="Arial" w:hAnsi="Arial"/>
        </w:rPr>
        <w:t xml:space="preserve">synthetic </w:t>
      </w:r>
      <w:r>
        <w:rPr>
          <w:rFonts w:ascii="Arial" w:eastAsia="Arial" w:hAnsi="Arial"/>
        </w:rPr>
        <w:t xml:space="preserve">agents </w:t>
      </w:r>
      <w:r w:rsidR="00EA0B9F">
        <w:rPr>
          <w:rFonts w:ascii="Arial" w:eastAsia="Arial" w:hAnsi="Arial"/>
        </w:rPr>
        <w:t>that are modeled based on field experiment</w:t>
      </w:r>
      <w:r>
        <w:rPr>
          <w:rFonts w:ascii="Arial" w:eastAsia="Arial" w:hAnsi="Arial"/>
        </w:rPr>
        <w:t xml:space="preserve"> participants</w:t>
      </w:r>
      <w:r w:rsidR="00EA0B9F">
        <w:rPr>
          <w:rFonts w:ascii="Arial" w:eastAsia="Arial" w:hAnsi="Arial"/>
        </w:rPr>
        <w:t xml:space="preserve">, and that will take part in </w:t>
      </w:r>
      <w:r>
        <w:rPr>
          <w:rFonts w:ascii="Arial" w:eastAsia="Arial" w:hAnsi="Arial"/>
        </w:rPr>
        <w:t>the simulation.</w:t>
      </w:r>
    </w:p>
    <w:p w14:paraId="2B70E32D" w14:textId="77777777" w:rsidR="00930871" w:rsidRDefault="00930871" w:rsidP="003418D2">
      <w:pPr>
        <w:spacing w:line="57" w:lineRule="exact"/>
        <w:rPr>
          <w:rFonts w:ascii="Arial" w:eastAsia="Arial" w:hAnsi="Arial"/>
        </w:rPr>
      </w:pPr>
    </w:p>
    <w:p w14:paraId="24C7EFDE" w14:textId="77777777" w:rsidR="00930871" w:rsidRDefault="00930871" w:rsidP="007E1A2D">
      <w:pPr>
        <w:numPr>
          <w:ilvl w:val="1"/>
          <w:numId w:val="2"/>
        </w:numPr>
        <w:tabs>
          <w:tab w:val="left" w:pos="500"/>
        </w:tabs>
        <w:spacing w:line="313" w:lineRule="auto"/>
        <w:ind w:left="500" w:hanging="256"/>
        <w:rPr>
          <w:rFonts w:ascii="Arial" w:eastAsia="Arial" w:hAnsi="Arial"/>
        </w:rPr>
      </w:pPr>
      <w:r>
        <w:rPr>
          <w:rFonts w:ascii="Arial" w:eastAsia="Arial" w:hAnsi="Arial"/>
          <w:b/>
        </w:rPr>
        <w:t>Show Individual Agent Details</w:t>
      </w:r>
      <w:r>
        <w:rPr>
          <w:rFonts w:ascii="Arial" w:eastAsia="Arial" w:hAnsi="Arial"/>
        </w:rPr>
        <w:t xml:space="preserve">: If checked, the results page will include a detailed breakdown of the traits and decisions of </w:t>
      </w:r>
      <w:r w:rsidR="00EA0B9F">
        <w:rPr>
          <w:rFonts w:ascii="Arial" w:eastAsia="Arial" w:hAnsi="Arial"/>
        </w:rPr>
        <w:t>each</w:t>
      </w:r>
      <w:r>
        <w:rPr>
          <w:rFonts w:ascii="Arial" w:eastAsia="Arial" w:hAnsi="Arial"/>
        </w:rPr>
        <w:t xml:space="preserve"> agent. </w:t>
      </w:r>
      <w:r w:rsidR="00EA0B9F">
        <w:rPr>
          <w:rFonts w:ascii="Arial" w:eastAsia="Arial" w:hAnsi="Arial"/>
        </w:rPr>
        <w:t xml:space="preserve">This option should be used with </w:t>
      </w:r>
      <w:r>
        <w:rPr>
          <w:rFonts w:ascii="Arial" w:eastAsia="Arial" w:hAnsi="Arial"/>
        </w:rPr>
        <w:t>cautio</w:t>
      </w:r>
      <w:r w:rsidR="00EA0B9F">
        <w:rPr>
          <w:rFonts w:ascii="Arial" w:eastAsia="Arial" w:hAnsi="Arial"/>
        </w:rPr>
        <w:t>n since</w:t>
      </w:r>
      <w:r>
        <w:rPr>
          <w:rFonts w:ascii="Arial" w:eastAsia="Arial" w:hAnsi="Arial"/>
        </w:rPr>
        <w:t xml:space="preserve"> for a large number of agents, it can make the results page very long.</w:t>
      </w:r>
    </w:p>
    <w:p w14:paraId="2549EC2B" w14:textId="77777777" w:rsidR="00930871" w:rsidRDefault="00930871" w:rsidP="003418D2">
      <w:pPr>
        <w:spacing w:line="295" w:lineRule="exact"/>
        <w:rPr>
          <w:rFonts w:ascii="Arial" w:eastAsia="Arial" w:hAnsi="Arial"/>
        </w:rPr>
      </w:pPr>
    </w:p>
    <w:p w14:paraId="1FF60344" w14:textId="77777777" w:rsidR="00930871" w:rsidRDefault="00930871" w:rsidP="003418D2">
      <w:pPr>
        <w:numPr>
          <w:ilvl w:val="0"/>
          <w:numId w:val="2"/>
        </w:numPr>
        <w:tabs>
          <w:tab w:val="left" w:pos="400"/>
        </w:tabs>
        <w:spacing w:line="0" w:lineRule="atLeast"/>
        <w:ind w:left="400" w:hanging="400"/>
        <w:rPr>
          <w:rFonts w:ascii="Arial" w:eastAsia="Arial" w:hAnsi="Arial"/>
          <w:b/>
          <w:sz w:val="29"/>
        </w:rPr>
      </w:pPr>
      <w:r>
        <w:rPr>
          <w:rFonts w:ascii="Arial" w:eastAsia="Arial" w:hAnsi="Arial"/>
          <w:b/>
          <w:sz w:val="29"/>
        </w:rPr>
        <w:t>Time Parameters</w:t>
      </w:r>
    </w:p>
    <w:p w14:paraId="3BE812C8" w14:textId="77777777" w:rsidR="00930871" w:rsidRDefault="00930871" w:rsidP="003418D2">
      <w:pPr>
        <w:spacing w:line="321" w:lineRule="exact"/>
        <w:rPr>
          <w:rFonts w:ascii="Times New Roman" w:eastAsia="Times New Roman" w:hAnsi="Times New Roman"/>
        </w:rPr>
      </w:pPr>
    </w:p>
    <w:p w14:paraId="51255CA5" w14:textId="77777777" w:rsidR="00930871" w:rsidRDefault="00930871" w:rsidP="003418D2">
      <w:pPr>
        <w:spacing w:line="0" w:lineRule="atLeast"/>
        <w:rPr>
          <w:rFonts w:ascii="Arial" w:eastAsia="Arial" w:hAnsi="Arial"/>
        </w:rPr>
      </w:pPr>
      <w:r>
        <w:rPr>
          <w:rFonts w:ascii="Arial" w:eastAsia="Arial" w:hAnsi="Arial"/>
        </w:rPr>
        <w:t>These settings define the temporal structure of the simulation.</w:t>
      </w:r>
    </w:p>
    <w:p w14:paraId="2160058D" w14:textId="77777777" w:rsidR="00930871" w:rsidRDefault="00930871" w:rsidP="003418D2">
      <w:pPr>
        <w:spacing w:line="302" w:lineRule="exact"/>
        <w:rPr>
          <w:rFonts w:ascii="Times New Roman" w:eastAsia="Times New Roman" w:hAnsi="Times New Roman"/>
        </w:rPr>
      </w:pPr>
    </w:p>
    <w:p w14:paraId="7BC1C35E" w14:textId="77777777" w:rsidR="00930871" w:rsidRDefault="00930871" w:rsidP="003418D2">
      <w:pPr>
        <w:numPr>
          <w:ilvl w:val="1"/>
          <w:numId w:val="3"/>
        </w:numPr>
        <w:tabs>
          <w:tab w:val="left" w:pos="500"/>
        </w:tabs>
        <w:spacing w:line="340" w:lineRule="auto"/>
        <w:ind w:left="500" w:hanging="256"/>
        <w:rPr>
          <w:rFonts w:ascii="Arial" w:eastAsia="Arial" w:hAnsi="Arial"/>
        </w:rPr>
      </w:pPr>
      <w:r>
        <w:rPr>
          <w:rFonts w:ascii="Arial" w:eastAsia="Arial" w:hAnsi="Arial"/>
          <w:b/>
        </w:rPr>
        <w:t>Number of Periods</w:t>
      </w:r>
      <w:r>
        <w:rPr>
          <w:rFonts w:ascii="Arial" w:eastAsia="Arial" w:hAnsi="Arial"/>
        </w:rPr>
        <w:t xml:space="preserve">: The simulation is divided into a number of discrete time periods. This setting controls </w:t>
      </w:r>
      <w:r w:rsidR="00EA0B9F">
        <w:rPr>
          <w:rFonts w:ascii="Arial" w:eastAsia="Arial" w:hAnsi="Arial"/>
        </w:rPr>
        <w:t xml:space="preserve">for </w:t>
      </w:r>
      <w:r>
        <w:rPr>
          <w:rFonts w:ascii="Arial" w:eastAsia="Arial" w:hAnsi="Arial"/>
        </w:rPr>
        <w:t>how many periods the simulation will run.</w:t>
      </w:r>
    </w:p>
    <w:p w14:paraId="5370E27C" w14:textId="77777777" w:rsidR="00930871" w:rsidRDefault="00930871" w:rsidP="003418D2">
      <w:pPr>
        <w:spacing w:line="57" w:lineRule="exact"/>
        <w:rPr>
          <w:rFonts w:ascii="Arial" w:eastAsia="Arial" w:hAnsi="Arial"/>
        </w:rPr>
      </w:pPr>
    </w:p>
    <w:p w14:paraId="2CAD9A1F" w14:textId="77777777" w:rsidR="00930871" w:rsidRDefault="00930871" w:rsidP="003418D2">
      <w:pPr>
        <w:numPr>
          <w:ilvl w:val="1"/>
          <w:numId w:val="3"/>
        </w:numPr>
        <w:tabs>
          <w:tab w:val="left" w:pos="500"/>
        </w:tabs>
        <w:spacing w:line="0" w:lineRule="atLeast"/>
        <w:ind w:left="500" w:hanging="256"/>
        <w:rPr>
          <w:rFonts w:ascii="Arial" w:eastAsia="Arial" w:hAnsi="Arial"/>
        </w:rPr>
      </w:pPr>
      <w:r>
        <w:rPr>
          <w:rFonts w:ascii="Arial" w:eastAsia="Arial" w:hAnsi="Arial"/>
          <w:b/>
        </w:rPr>
        <w:t>Duration per Period (hours)</w:t>
      </w:r>
      <w:r>
        <w:rPr>
          <w:rFonts w:ascii="Arial" w:eastAsia="Arial" w:hAnsi="Arial"/>
        </w:rPr>
        <w:t xml:space="preserve">: </w:t>
      </w:r>
      <w:r w:rsidR="00EA0B9F">
        <w:rPr>
          <w:rFonts w:ascii="Arial" w:eastAsia="Arial" w:hAnsi="Arial"/>
        </w:rPr>
        <w:t>Specifies the duration</w:t>
      </w:r>
      <w:r>
        <w:rPr>
          <w:rFonts w:ascii="Arial" w:eastAsia="Arial" w:hAnsi="Arial"/>
        </w:rPr>
        <w:t xml:space="preserve"> of each period in simulated hours.</w:t>
      </w:r>
    </w:p>
    <w:p w14:paraId="1AFE6065" w14:textId="77777777" w:rsidR="00930871" w:rsidRDefault="00930871" w:rsidP="003418D2">
      <w:pPr>
        <w:spacing w:line="200" w:lineRule="exact"/>
        <w:rPr>
          <w:rFonts w:ascii="Arial" w:eastAsia="Arial" w:hAnsi="Arial"/>
        </w:rPr>
      </w:pPr>
    </w:p>
    <w:p w14:paraId="2BC4C0F5" w14:textId="77777777" w:rsidR="00930871" w:rsidRDefault="00930871" w:rsidP="003418D2">
      <w:pPr>
        <w:spacing w:line="242" w:lineRule="exact"/>
        <w:rPr>
          <w:rFonts w:ascii="Arial" w:eastAsia="Arial" w:hAnsi="Arial"/>
        </w:rPr>
      </w:pPr>
    </w:p>
    <w:p w14:paraId="362B4EAC" w14:textId="77777777" w:rsidR="00930871" w:rsidRDefault="00930871" w:rsidP="003418D2">
      <w:pPr>
        <w:numPr>
          <w:ilvl w:val="0"/>
          <w:numId w:val="3"/>
        </w:numPr>
        <w:tabs>
          <w:tab w:val="left" w:pos="400"/>
        </w:tabs>
        <w:spacing w:line="0" w:lineRule="atLeast"/>
        <w:ind w:left="400" w:hanging="400"/>
        <w:rPr>
          <w:rFonts w:ascii="Arial" w:eastAsia="Arial" w:hAnsi="Arial"/>
          <w:b/>
          <w:sz w:val="29"/>
        </w:rPr>
      </w:pPr>
      <w:r>
        <w:rPr>
          <w:rFonts w:ascii="Arial" w:eastAsia="Arial" w:hAnsi="Arial"/>
          <w:b/>
          <w:sz w:val="29"/>
        </w:rPr>
        <w:t>Vendor Configuration</w:t>
      </w:r>
    </w:p>
    <w:p w14:paraId="3675E3E4" w14:textId="77777777" w:rsidR="00930871" w:rsidRDefault="00930871" w:rsidP="003418D2">
      <w:pPr>
        <w:spacing w:line="321" w:lineRule="exact"/>
        <w:rPr>
          <w:rFonts w:ascii="Times New Roman" w:eastAsia="Times New Roman" w:hAnsi="Times New Roman"/>
        </w:rPr>
      </w:pPr>
    </w:p>
    <w:p w14:paraId="63B47FA3" w14:textId="77777777" w:rsidR="00930871" w:rsidRDefault="00930871" w:rsidP="003418D2">
      <w:pPr>
        <w:spacing w:line="0" w:lineRule="atLeast"/>
        <w:rPr>
          <w:rFonts w:ascii="Arial" w:eastAsia="Arial" w:hAnsi="Arial"/>
        </w:rPr>
      </w:pPr>
      <w:r>
        <w:rPr>
          <w:rFonts w:ascii="Arial" w:eastAsia="Arial" w:hAnsi="Arial"/>
        </w:rPr>
        <w:t>This section defin</w:t>
      </w:r>
      <w:r w:rsidR="00BC57DA">
        <w:rPr>
          <w:rFonts w:ascii="Arial" w:eastAsia="Arial" w:hAnsi="Arial"/>
        </w:rPr>
        <w:t xml:space="preserve">es </w:t>
      </w:r>
      <w:r>
        <w:rPr>
          <w:rFonts w:ascii="Arial" w:eastAsia="Arial" w:hAnsi="Arial"/>
        </w:rPr>
        <w:t xml:space="preserve">the market </w:t>
      </w:r>
      <w:r w:rsidR="00BC57DA">
        <w:rPr>
          <w:rFonts w:ascii="Arial" w:eastAsia="Arial" w:hAnsi="Arial"/>
        </w:rPr>
        <w:t xml:space="preserve">conditions </w:t>
      </w:r>
      <w:r>
        <w:rPr>
          <w:rFonts w:ascii="Arial" w:eastAsia="Arial" w:hAnsi="Arial"/>
        </w:rPr>
        <w:t>in which the agents operate.</w:t>
      </w:r>
    </w:p>
    <w:p w14:paraId="1E9179F1" w14:textId="77777777" w:rsidR="00930871" w:rsidRDefault="00930871" w:rsidP="003418D2">
      <w:pPr>
        <w:spacing w:line="302" w:lineRule="exact"/>
        <w:rPr>
          <w:rFonts w:ascii="Times New Roman" w:eastAsia="Times New Roman" w:hAnsi="Times New Roman"/>
        </w:rPr>
      </w:pPr>
    </w:p>
    <w:p w14:paraId="4DFFD157" w14:textId="77777777" w:rsidR="00930871" w:rsidRDefault="00930871" w:rsidP="007E1A2D">
      <w:pPr>
        <w:numPr>
          <w:ilvl w:val="0"/>
          <w:numId w:val="4"/>
        </w:numPr>
        <w:tabs>
          <w:tab w:val="left" w:pos="500"/>
        </w:tabs>
        <w:spacing w:line="305" w:lineRule="auto"/>
        <w:ind w:left="500" w:hanging="256"/>
        <w:rPr>
          <w:rFonts w:ascii="Arial" w:eastAsia="Arial" w:hAnsi="Arial"/>
        </w:rPr>
      </w:pPr>
      <w:r>
        <w:rPr>
          <w:rFonts w:ascii="Arial" w:eastAsia="Arial" w:hAnsi="Arial"/>
          <w:b/>
        </w:rPr>
        <w:t>Number of Vendors (N)</w:t>
      </w:r>
      <w:r>
        <w:rPr>
          <w:rFonts w:ascii="Arial" w:eastAsia="Arial" w:hAnsi="Arial"/>
        </w:rPr>
        <w:t xml:space="preserve">: The total number of vendors selling </w:t>
      </w:r>
      <w:r w:rsidR="003042ED">
        <w:rPr>
          <w:rFonts w:ascii="Arial" w:eastAsia="Arial" w:hAnsi="Arial"/>
        </w:rPr>
        <w:t xml:space="preserve">the product </w:t>
      </w:r>
      <w:r>
        <w:rPr>
          <w:rFonts w:ascii="Arial" w:eastAsia="Arial" w:hAnsi="Arial"/>
        </w:rPr>
        <w:t>on the platform.</w:t>
      </w:r>
    </w:p>
    <w:p w14:paraId="6A0ED8AF" w14:textId="77777777" w:rsidR="00930871" w:rsidRDefault="00930871" w:rsidP="007E1A2D">
      <w:pPr>
        <w:spacing w:line="305" w:lineRule="auto"/>
        <w:ind w:left="500"/>
        <w:rPr>
          <w:rFonts w:ascii="Arial" w:eastAsia="Arial" w:hAnsi="Arial"/>
        </w:rPr>
      </w:pPr>
      <w:r>
        <w:rPr>
          <w:rFonts w:ascii="Arial" w:eastAsia="Arial" w:hAnsi="Arial"/>
        </w:rPr>
        <w:t xml:space="preserve">If set to 1, a simplified interface </w:t>
      </w:r>
      <w:r w:rsidR="003042ED">
        <w:rPr>
          <w:rFonts w:ascii="Arial" w:eastAsia="Arial" w:hAnsi="Arial"/>
        </w:rPr>
        <w:t xml:space="preserve">is presented </w:t>
      </w:r>
      <w:r>
        <w:rPr>
          <w:rFonts w:ascii="Arial" w:eastAsia="Arial" w:hAnsi="Arial"/>
        </w:rPr>
        <w:t xml:space="preserve">for configuring the vendor’s price and </w:t>
      </w:r>
      <w:r w:rsidR="003042ED">
        <w:rPr>
          <w:rFonts w:ascii="Arial" w:eastAsia="Arial" w:hAnsi="Arial"/>
        </w:rPr>
        <w:t>number of products offered</w:t>
      </w:r>
      <w:r w:rsidR="000639D1">
        <w:rPr>
          <w:rFonts w:ascii="Arial" w:eastAsia="Arial" w:hAnsi="Arial"/>
        </w:rPr>
        <w:t xml:space="preserve"> per period</w:t>
      </w:r>
      <w:r w:rsidR="003042ED">
        <w:rPr>
          <w:rFonts w:ascii="Arial" w:eastAsia="Arial" w:hAnsi="Arial"/>
        </w:rPr>
        <w:t>;</w:t>
      </w:r>
      <w:r w:rsidR="000639D1">
        <w:rPr>
          <w:rFonts w:ascii="Arial" w:eastAsia="Arial" w:hAnsi="Arial"/>
        </w:rPr>
        <w:t xml:space="preserve"> </w:t>
      </w:r>
      <w:r>
        <w:rPr>
          <w:rFonts w:ascii="Arial" w:eastAsia="Arial" w:hAnsi="Arial"/>
        </w:rPr>
        <w:t xml:space="preserve">If set to </w:t>
      </w:r>
      <w:r w:rsidR="003042ED">
        <w:rPr>
          <w:rFonts w:ascii="Arial" w:eastAsia="Arial" w:hAnsi="Arial"/>
        </w:rPr>
        <w:t>multiple vendors</w:t>
      </w:r>
      <w:r>
        <w:rPr>
          <w:rFonts w:ascii="Arial" w:eastAsia="Arial" w:hAnsi="Arial"/>
        </w:rPr>
        <w:t xml:space="preserve">, </w:t>
      </w:r>
      <w:r w:rsidR="003042ED">
        <w:rPr>
          <w:rFonts w:ascii="Arial" w:eastAsia="Arial" w:hAnsi="Arial"/>
        </w:rPr>
        <w:t>a</w:t>
      </w:r>
      <w:r>
        <w:rPr>
          <w:rFonts w:ascii="Arial" w:eastAsia="Arial" w:hAnsi="Arial"/>
        </w:rPr>
        <w:t xml:space="preserve"> more </w:t>
      </w:r>
      <w:r w:rsidR="003042ED">
        <w:rPr>
          <w:rFonts w:ascii="Arial" w:eastAsia="Arial" w:hAnsi="Arial"/>
        </w:rPr>
        <w:t xml:space="preserve">elaborate set of </w:t>
      </w:r>
      <w:r>
        <w:rPr>
          <w:rFonts w:ascii="Arial" w:eastAsia="Arial" w:hAnsi="Arial"/>
        </w:rPr>
        <w:t>options</w:t>
      </w:r>
      <w:r w:rsidR="003042ED">
        <w:rPr>
          <w:rFonts w:ascii="Arial" w:eastAsia="Arial" w:hAnsi="Arial"/>
        </w:rPr>
        <w:t xml:space="preserve"> is presented</w:t>
      </w:r>
      <w:r>
        <w:rPr>
          <w:rFonts w:ascii="Arial" w:eastAsia="Arial" w:hAnsi="Arial"/>
        </w:rPr>
        <w:t xml:space="preserve"> for configuring the vendors.</w:t>
      </w:r>
    </w:p>
    <w:p w14:paraId="569BA8DC" w14:textId="77777777" w:rsidR="00930871" w:rsidRDefault="00930871" w:rsidP="003418D2">
      <w:pPr>
        <w:spacing w:line="298" w:lineRule="exact"/>
        <w:rPr>
          <w:rFonts w:ascii="Times New Roman" w:eastAsia="Times New Roman" w:hAnsi="Times New Roman"/>
        </w:rPr>
      </w:pPr>
    </w:p>
    <w:p w14:paraId="2CA9E05B" w14:textId="77777777" w:rsidR="00930871" w:rsidRDefault="00930871" w:rsidP="003418D2">
      <w:pPr>
        <w:spacing w:line="0" w:lineRule="atLeast"/>
        <w:rPr>
          <w:rFonts w:ascii="Arial" w:eastAsia="Arial" w:hAnsi="Arial"/>
          <w:b/>
        </w:rPr>
      </w:pPr>
      <w:r>
        <w:rPr>
          <w:rFonts w:ascii="Arial" w:eastAsia="Arial" w:hAnsi="Arial"/>
          <w:b/>
        </w:rPr>
        <w:t>Vendor Setup Mode (for multiple vendors):</w:t>
      </w:r>
    </w:p>
    <w:p w14:paraId="0C10D422" w14:textId="77777777" w:rsidR="00930871" w:rsidRDefault="00930871" w:rsidP="003418D2">
      <w:pPr>
        <w:spacing w:line="264" w:lineRule="exact"/>
        <w:rPr>
          <w:rFonts w:ascii="Times New Roman" w:eastAsia="Times New Roman" w:hAnsi="Times New Roman"/>
        </w:rPr>
      </w:pPr>
    </w:p>
    <w:p w14:paraId="7CA6E45B" w14:textId="77777777" w:rsidR="00930871" w:rsidRDefault="00930871" w:rsidP="007E1A2D">
      <w:pPr>
        <w:numPr>
          <w:ilvl w:val="1"/>
          <w:numId w:val="5"/>
        </w:numPr>
        <w:tabs>
          <w:tab w:val="left" w:pos="500"/>
        </w:tabs>
        <w:spacing w:line="304" w:lineRule="auto"/>
        <w:ind w:left="500" w:hanging="256"/>
        <w:rPr>
          <w:rFonts w:ascii="Arial" w:eastAsia="Arial" w:hAnsi="Arial"/>
        </w:rPr>
      </w:pPr>
      <w:r>
        <w:rPr>
          <w:rFonts w:ascii="Arial" w:eastAsia="Arial" w:hAnsi="Arial"/>
          <w:b/>
        </w:rPr>
        <w:t>Generate Randomly</w:t>
      </w:r>
      <w:r>
        <w:rPr>
          <w:rFonts w:ascii="Arial" w:eastAsia="Arial" w:hAnsi="Arial"/>
        </w:rPr>
        <w:t xml:space="preserve">: This mode allows </w:t>
      </w:r>
      <w:r w:rsidR="003042ED">
        <w:rPr>
          <w:rFonts w:ascii="Arial" w:eastAsia="Arial" w:hAnsi="Arial"/>
        </w:rPr>
        <w:t xml:space="preserve">the user </w:t>
      </w:r>
      <w:r>
        <w:rPr>
          <w:rFonts w:ascii="Arial" w:eastAsia="Arial" w:hAnsi="Arial"/>
        </w:rPr>
        <w:t xml:space="preserve">to specify the statistical properties (min, max, and average) for vendor prices and product </w:t>
      </w:r>
      <w:r w:rsidR="003042ED">
        <w:rPr>
          <w:rFonts w:ascii="Arial" w:eastAsia="Arial" w:hAnsi="Arial"/>
        </w:rPr>
        <w:t xml:space="preserve">offering </w:t>
      </w:r>
      <w:r>
        <w:rPr>
          <w:rFonts w:ascii="Arial" w:eastAsia="Arial" w:hAnsi="Arial"/>
        </w:rPr>
        <w:t xml:space="preserve">quantities. The </w:t>
      </w:r>
      <w:r w:rsidR="003042ED">
        <w:rPr>
          <w:rFonts w:ascii="Arial" w:eastAsia="Arial" w:hAnsi="Arial"/>
        </w:rPr>
        <w:t xml:space="preserve">simulation </w:t>
      </w:r>
      <w:r>
        <w:rPr>
          <w:rFonts w:ascii="Arial" w:eastAsia="Arial" w:hAnsi="Arial"/>
        </w:rPr>
        <w:t xml:space="preserve">will then randomly generate vendor </w:t>
      </w:r>
      <w:r w:rsidR="003042ED">
        <w:rPr>
          <w:rFonts w:ascii="Arial" w:eastAsia="Arial" w:hAnsi="Arial"/>
        </w:rPr>
        <w:t xml:space="preserve">offerings </w:t>
      </w:r>
      <w:r>
        <w:rPr>
          <w:rFonts w:ascii="Arial" w:eastAsia="Arial" w:hAnsi="Arial"/>
        </w:rPr>
        <w:t xml:space="preserve">that conform to these properties. </w:t>
      </w:r>
      <w:r w:rsidR="003042ED">
        <w:rPr>
          <w:rFonts w:ascii="Arial" w:eastAsia="Arial" w:hAnsi="Arial"/>
        </w:rPr>
        <w:t xml:space="preserve">The user </w:t>
      </w:r>
      <w:r>
        <w:rPr>
          <w:rFonts w:ascii="Arial" w:eastAsia="Arial" w:hAnsi="Arial"/>
        </w:rPr>
        <w:t xml:space="preserve">can also configure the </w:t>
      </w:r>
      <w:r>
        <w:rPr>
          <w:rFonts w:ascii="Arial" w:eastAsia="Arial" w:hAnsi="Arial"/>
          <w:b/>
        </w:rPr>
        <w:t xml:space="preserve">Carryover </w:t>
      </w:r>
      <w:r w:rsidR="003042ED">
        <w:rPr>
          <w:rFonts w:ascii="Arial" w:eastAsia="Arial" w:hAnsi="Arial"/>
          <w:b/>
        </w:rPr>
        <w:t>Configuration</w:t>
      </w:r>
      <w:r>
        <w:rPr>
          <w:rFonts w:ascii="Arial" w:eastAsia="Arial" w:hAnsi="Arial"/>
        </w:rPr>
        <w:t xml:space="preserve">, which determines whether unsold products </w:t>
      </w:r>
      <w:r w:rsidR="003042ED">
        <w:rPr>
          <w:rFonts w:ascii="Arial" w:eastAsia="Arial" w:hAnsi="Arial"/>
        </w:rPr>
        <w:t xml:space="preserve">from one period </w:t>
      </w:r>
      <w:r>
        <w:rPr>
          <w:rFonts w:ascii="Arial" w:eastAsia="Arial" w:hAnsi="Arial"/>
        </w:rPr>
        <w:t>are carried over to the next period.</w:t>
      </w:r>
      <w:r w:rsidR="003042ED">
        <w:rPr>
          <w:rFonts w:ascii="Arial" w:eastAsia="Arial" w:hAnsi="Arial"/>
        </w:rPr>
        <w:t xml:space="preserve"> The available options include carryover enabled to all vendors, carryover disabled for all vendors, or setting a probability for a vendor to have carryover enabled.</w:t>
      </w:r>
    </w:p>
    <w:p w14:paraId="29936641" w14:textId="77777777" w:rsidR="00930871" w:rsidRDefault="00930871" w:rsidP="003418D2">
      <w:pPr>
        <w:spacing w:line="94" w:lineRule="exact"/>
        <w:rPr>
          <w:rFonts w:ascii="Arial" w:eastAsia="Arial" w:hAnsi="Arial"/>
        </w:rPr>
      </w:pPr>
    </w:p>
    <w:p w14:paraId="16C6945F" w14:textId="77777777" w:rsidR="004800F7" w:rsidRPr="004800F7" w:rsidRDefault="00930871" w:rsidP="007E1A2D">
      <w:pPr>
        <w:numPr>
          <w:ilvl w:val="1"/>
          <w:numId w:val="5"/>
        </w:numPr>
        <w:tabs>
          <w:tab w:val="left" w:pos="500"/>
        </w:tabs>
        <w:spacing w:line="336" w:lineRule="auto"/>
        <w:ind w:left="500" w:hanging="256"/>
        <w:rPr>
          <w:rFonts w:ascii="Arial" w:eastAsia="Arial" w:hAnsi="Arial"/>
          <w:sz w:val="19"/>
        </w:rPr>
      </w:pPr>
      <w:r w:rsidRPr="004800F7">
        <w:rPr>
          <w:rFonts w:ascii="Arial" w:eastAsia="Arial" w:hAnsi="Arial"/>
          <w:b/>
          <w:sz w:val="19"/>
        </w:rPr>
        <w:t>Upload Vendor Config File</w:t>
      </w:r>
      <w:r w:rsidRPr="004800F7">
        <w:rPr>
          <w:rFonts w:ascii="Arial" w:eastAsia="Arial" w:hAnsi="Arial"/>
          <w:sz w:val="19"/>
        </w:rPr>
        <w:t xml:space="preserve">: This mode allows </w:t>
      </w:r>
      <w:r w:rsidR="00A11DCB" w:rsidRPr="004800F7">
        <w:rPr>
          <w:rFonts w:ascii="Arial" w:eastAsia="Arial" w:hAnsi="Arial"/>
          <w:sz w:val="19"/>
        </w:rPr>
        <w:t xml:space="preserve">the user </w:t>
      </w:r>
      <w:r w:rsidRPr="004800F7">
        <w:rPr>
          <w:rFonts w:ascii="Arial" w:eastAsia="Arial" w:hAnsi="Arial"/>
          <w:sz w:val="19"/>
        </w:rPr>
        <w:t xml:space="preserve">to upload a CSV file with a predefined list of vendors and their properties. </w:t>
      </w:r>
      <w:r w:rsidR="004800F7" w:rsidRPr="004800F7">
        <w:rPr>
          <w:rFonts w:ascii="Arial" w:eastAsia="Arial" w:hAnsi="Arial"/>
          <w:sz w:val="19"/>
        </w:rPr>
        <w:t xml:space="preserve">This option is useful for scenarios in which the user wishes to test specific, non-random market conditions. The </w:t>
      </w:r>
      <w:r w:rsidR="004800F7">
        <w:rPr>
          <w:rFonts w:ascii="Arial" w:eastAsia="Arial" w:hAnsi="Arial"/>
          <w:sz w:val="19"/>
        </w:rPr>
        <w:t xml:space="preserve">CSV </w:t>
      </w:r>
      <w:r w:rsidR="004800F7" w:rsidRPr="004800F7">
        <w:rPr>
          <w:rFonts w:ascii="Arial" w:eastAsia="Arial" w:hAnsi="Arial"/>
          <w:sz w:val="19"/>
        </w:rPr>
        <w:t xml:space="preserve">file </w:t>
      </w:r>
      <w:r w:rsidR="004800F7">
        <w:rPr>
          <w:rFonts w:ascii="Arial" w:eastAsia="Arial" w:hAnsi="Arial"/>
          <w:sz w:val="19"/>
        </w:rPr>
        <w:t>lists</w:t>
      </w:r>
      <w:r w:rsidR="004800F7" w:rsidRPr="004800F7">
        <w:rPr>
          <w:rFonts w:ascii="Arial" w:eastAsia="Arial" w:hAnsi="Arial"/>
          <w:sz w:val="19"/>
        </w:rPr>
        <w:t xml:space="preserve"> the vendor_id, price, number of products_per_period, and carryover enabled (0/1)</w:t>
      </w:r>
      <w:r w:rsidR="004800F7">
        <w:rPr>
          <w:rFonts w:ascii="Arial" w:eastAsia="Arial" w:hAnsi="Arial"/>
          <w:sz w:val="19"/>
        </w:rPr>
        <w:t xml:space="preserve"> per each vendor</w:t>
      </w:r>
      <w:r w:rsidR="004800F7" w:rsidRPr="004800F7">
        <w:rPr>
          <w:rFonts w:ascii="Arial" w:eastAsia="Arial" w:hAnsi="Arial"/>
          <w:sz w:val="19"/>
        </w:rPr>
        <w:t xml:space="preserve">. </w:t>
      </w:r>
    </w:p>
    <w:p w14:paraId="5B36C24C" w14:textId="77777777" w:rsidR="004800F7" w:rsidRDefault="004800F7" w:rsidP="003418D2">
      <w:pPr>
        <w:pStyle w:val="ListParagraph"/>
        <w:rPr>
          <w:rFonts w:ascii="Arial" w:eastAsia="Arial" w:hAnsi="Arial"/>
          <w:sz w:val="19"/>
        </w:rPr>
      </w:pPr>
    </w:p>
    <w:p w14:paraId="5EC8C9E1" w14:textId="77777777" w:rsidR="004800F7" w:rsidRPr="004800F7" w:rsidRDefault="004800F7" w:rsidP="007E1A2D">
      <w:pPr>
        <w:tabs>
          <w:tab w:val="left" w:pos="500"/>
        </w:tabs>
        <w:spacing w:line="336" w:lineRule="auto"/>
        <w:ind w:left="500"/>
        <w:rPr>
          <w:rFonts w:ascii="Arial" w:eastAsia="Arial" w:hAnsi="Arial"/>
          <w:sz w:val="19"/>
        </w:rPr>
      </w:pPr>
      <w:r w:rsidRPr="004800F7">
        <w:rPr>
          <w:rFonts w:ascii="Arial" w:eastAsia="Arial" w:hAnsi="Arial"/>
          <w:b/>
          <w:bCs/>
          <w:sz w:val="19"/>
        </w:rPr>
        <w:t>Sample CSV Format:</w:t>
      </w:r>
    </w:p>
    <w:p w14:paraId="57F5A8A2" w14:textId="77777777" w:rsidR="004800F7" w:rsidRPr="004800F7" w:rsidRDefault="004800F7" w:rsidP="007E1A2D">
      <w:pPr>
        <w:tabs>
          <w:tab w:val="left" w:pos="500"/>
        </w:tabs>
        <w:spacing w:line="336" w:lineRule="auto"/>
        <w:ind w:left="500"/>
        <w:rPr>
          <w:rFonts w:ascii="Arial" w:eastAsia="Arial" w:hAnsi="Arial"/>
          <w:sz w:val="19"/>
        </w:rPr>
      </w:pPr>
      <w:r w:rsidRPr="004800F7">
        <w:rPr>
          <w:rFonts w:ascii="Arial" w:eastAsia="Arial" w:hAnsi="Arial"/>
          <w:sz w:val="19"/>
        </w:rPr>
        <w:t>vendor_id,price,products_per_period,carryover</w:t>
      </w:r>
    </w:p>
    <w:p w14:paraId="06533E46" w14:textId="77777777" w:rsidR="004800F7" w:rsidRPr="004800F7" w:rsidRDefault="004800F7" w:rsidP="007E1A2D">
      <w:pPr>
        <w:tabs>
          <w:tab w:val="left" w:pos="500"/>
        </w:tabs>
        <w:spacing w:line="336" w:lineRule="auto"/>
        <w:ind w:left="500"/>
        <w:rPr>
          <w:rFonts w:ascii="Arial" w:eastAsia="Arial" w:hAnsi="Arial"/>
          <w:sz w:val="19"/>
        </w:rPr>
      </w:pPr>
      <w:r w:rsidRPr="004800F7">
        <w:rPr>
          <w:rFonts w:ascii="Arial" w:eastAsia="Arial" w:hAnsi="Arial"/>
          <w:sz w:val="19"/>
        </w:rPr>
        <w:t>V1,8.50,120,1</w:t>
      </w:r>
    </w:p>
    <w:p w14:paraId="4288BABA" w14:textId="77777777" w:rsidR="004800F7" w:rsidRPr="004800F7" w:rsidRDefault="004800F7" w:rsidP="007E1A2D">
      <w:pPr>
        <w:tabs>
          <w:tab w:val="left" w:pos="500"/>
        </w:tabs>
        <w:spacing w:line="336" w:lineRule="auto"/>
        <w:ind w:left="500"/>
        <w:rPr>
          <w:rFonts w:ascii="Arial" w:eastAsia="Arial" w:hAnsi="Arial"/>
          <w:sz w:val="19"/>
        </w:rPr>
      </w:pPr>
      <w:r w:rsidRPr="004800F7">
        <w:rPr>
          <w:rFonts w:ascii="Arial" w:eastAsia="Arial" w:hAnsi="Arial"/>
          <w:sz w:val="19"/>
        </w:rPr>
        <w:t>V2,9.25,95,0</w:t>
      </w:r>
    </w:p>
    <w:p w14:paraId="12704D5C" w14:textId="77777777" w:rsidR="004800F7" w:rsidRPr="004800F7" w:rsidRDefault="004800F7" w:rsidP="007E1A2D">
      <w:pPr>
        <w:tabs>
          <w:tab w:val="left" w:pos="500"/>
        </w:tabs>
        <w:spacing w:line="336" w:lineRule="auto"/>
        <w:ind w:left="500"/>
        <w:rPr>
          <w:rFonts w:ascii="Arial" w:eastAsia="Arial" w:hAnsi="Arial"/>
          <w:sz w:val="19"/>
        </w:rPr>
      </w:pPr>
      <w:r w:rsidRPr="004800F7">
        <w:rPr>
          <w:rFonts w:ascii="Arial" w:eastAsia="Arial" w:hAnsi="Arial"/>
          <w:sz w:val="19"/>
        </w:rPr>
        <w:t>V3,10.00,80,1</w:t>
      </w:r>
    </w:p>
    <w:p w14:paraId="79548973" w14:textId="77777777" w:rsidR="004800F7" w:rsidRPr="004800F7" w:rsidRDefault="004800F7" w:rsidP="007E1A2D">
      <w:pPr>
        <w:tabs>
          <w:tab w:val="left" w:pos="500"/>
        </w:tabs>
        <w:spacing w:line="336" w:lineRule="auto"/>
        <w:ind w:left="500"/>
        <w:rPr>
          <w:rFonts w:ascii="Arial" w:eastAsia="Arial" w:hAnsi="Arial"/>
          <w:sz w:val="19"/>
        </w:rPr>
      </w:pPr>
      <w:r w:rsidRPr="004800F7">
        <w:rPr>
          <w:rFonts w:ascii="Arial" w:eastAsia="Arial" w:hAnsi="Arial"/>
          <w:sz w:val="19"/>
        </w:rPr>
        <w:t>PREMIUM_VENDOR,15.75,200,1</w:t>
      </w:r>
    </w:p>
    <w:p w14:paraId="3B2A0879" w14:textId="77777777" w:rsidR="004800F7" w:rsidRDefault="004800F7" w:rsidP="007E1A2D">
      <w:pPr>
        <w:tabs>
          <w:tab w:val="left" w:pos="500"/>
        </w:tabs>
        <w:spacing w:line="336" w:lineRule="auto"/>
        <w:ind w:left="500"/>
        <w:rPr>
          <w:rFonts w:ascii="Arial" w:eastAsia="Arial" w:hAnsi="Arial"/>
          <w:sz w:val="19"/>
        </w:rPr>
      </w:pPr>
      <w:r w:rsidRPr="004800F7">
        <w:rPr>
          <w:rFonts w:ascii="Arial" w:eastAsia="Arial" w:hAnsi="Arial"/>
          <w:sz w:val="19"/>
        </w:rPr>
        <w:t>BUDGET_SHOP,5.25,50,0</w:t>
      </w:r>
    </w:p>
    <w:p w14:paraId="5693E1FF" w14:textId="77777777" w:rsidR="004800F7" w:rsidRDefault="004800F7" w:rsidP="007E1A2D">
      <w:pPr>
        <w:tabs>
          <w:tab w:val="left" w:pos="500"/>
        </w:tabs>
        <w:spacing w:line="336" w:lineRule="auto"/>
        <w:ind w:left="500"/>
        <w:rPr>
          <w:rFonts w:ascii="Arial" w:eastAsia="Arial" w:hAnsi="Arial"/>
          <w:sz w:val="19"/>
        </w:rPr>
      </w:pPr>
    </w:p>
    <w:p w14:paraId="0251DDE4" w14:textId="77777777" w:rsidR="00930871" w:rsidRDefault="00930871" w:rsidP="003418D2">
      <w:pPr>
        <w:numPr>
          <w:ilvl w:val="0"/>
          <w:numId w:val="5"/>
        </w:numPr>
        <w:tabs>
          <w:tab w:val="left" w:pos="400"/>
        </w:tabs>
        <w:spacing w:line="0" w:lineRule="atLeast"/>
        <w:ind w:left="400" w:hanging="400"/>
        <w:rPr>
          <w:rFonts w:ascii="Arial" w:eastAsia="Arial" w:hAnsi="Arial"/>
          <w:b/>
          <w:sz w:val="29"/>
        </w:rPr>
      </w:pPr>
      <w:r>
        <w:rPr>
          <w:rFonts w:ascii="Arial" w:eastAsia="Arial" w:hAnsi="Arial"/>
          <w:b/>
          <w:sz w:val="29"/>
        </w:rPr>
        <w:lastRenderedPageBreak/>
        <w:t>Market Parameters</w:t>
      </w:r>
    </w:p>
    <w:p w14:paraId="19BA16AC" w14:textId="77777777" w:rsidR="00930871" w:rsidRDefault="00930871" w:rsidP="003418D2">
      <w:pPr>
        <w:spacing w:line="321" w:lineRule="exact"/>
        <w:rPr>
          <w:rFonts w:ascii="Times New Roman" w:eastAsia="Times New Roman" w:hAnsi="Times New Roman"/>
        </w:rPr>
      </w:pPr>
    </w:p>
    <w:p w14:paraId="130489B9" w14:textId="77777777" w:rsidR="00930871" w:rsidRDefault="00930871" w:rsidP="003418D2">
      <w:pPr>
        <w:spacing w:after="240" w:line="0" w:lineRule="atLeast"/>
        <w:rPr>
          <w:rFonts w:ascii="Arial" w:eastAsia="Arial" w:hAnsi="Arial"/>
        </w:rPr>
      </w:pPr>
      <w:r>
        <w:rPr>
          <w:rFonts w:ascii="Arial" w:eastAsia="Arial" w:hAnsi="Arial"/>
        </w:rPr>
        <w:t xml:space="preserve">These parameters </w:t>
      </w:r>
      <w:r w:rsidR="004800F7">
        <w:rPr>
          <w:rFonts w:ascii="Arial" w:eastAsia="Arial" w:hAnsi="Arial"/>
        </w:rPr>
        <w:t>relat</w:t>
      </w:r>
      <w:r w:rsidR="002E39BF">
        <w:rPr>
          <w:rFonts w:ascii="Arial" w:eastAsia="Arial" w:hAnsi="Arial"/>
        </w:rPr>
        <w:t>e</w:t>
      </w:r>
      <w:r w:rsidR="004800F7">
        <w:rPr>
          <w:rFonts w:ascii="Arial" w:eastAsia="Arial" w:hAnsi="Arial"/>
        </w:rPr>
        <w:t xml:space="preserve"> to the </w:t>
      </w:r>
      <w:r>
        <w:rPr>
          <w:rFonts w:ascii="Arial" w:eastAsia="Arial" w:hAnsi="Arial"/>
        </w:rPr>
        <w:t>platform</w:t>
      </w:r>
      <w:r w:rsidR="004800F7">
        <w:rPr>
          <w:rFonts w:ascii="Arial" w:eastAsia="Arial" w:hAnsi="Arial"/>
        </w:rPr>
        <w:t xml:space="preserve"> design</w:t>
      </w:r>
    </w:p>
    <w:p w14:paraId="30244265" w14:textId="77777777" w:rsidR="00930871" w:rsidRDefault="00930871" w:rsidP="007E1A2D">
      <w:pPr>
        <w:numPr>
          <w:ilvl w:val="0"/>
          <w:numId w:val="6"/>
        </w:numPr>
        <w:tabs>
          <w:tab w:val="left" w:pos="500"/>
        </w:tabs>
        <w:spacing w:line="276" w:lineRule="exact"/>
        <w:ind w:left="500" w:hanging="256"/>
        <w:rPr>
          <w:rFonts w:ascii="Arial" w:eastAsia="Arial" w:hAnsi="Arial"/>
        </w:rPr>
      </w:pPr>
      <w:r>
        <w:rPr>
          <w:rFonts w:ascii="Arial" w:eastAsia="Arial" w:hAnsi="Arial"/>
          <w:b/>
        </w:rPr>
        <w:t>Platform Markup (m)</w:t>
      </w:r>
      <w:r>
        <w:rPr>
          <w:rFonts w:ascii="Arial" w:eastAsia="Arial" w:hAnsi="Arial"/>
        </w:rPr>
        <w:t xml:space="preserve">: A percentage markup that the platform adds to the vendor’s base price </w:t>
      </w:r>
      <w:r w:rsidR="004800F7">
        <w:rPr>
          <w:rFonts w:ascii="Arial" w:eastAsia="Arial" w:hAnsi="Arial"/>
        </w:rPr>
        <w:t xml:space="preserve">when calculating </w:t>
      </w:r>
      <w:r>
        <w:rPr>
          <w:rFonts w:ascii="Arial" w:eastAsia="Arial" w:hAnsi="Arial"/>
        </w:rPr>
        <w:t xml:space="preserve">the </w:t>
      </w:r>
      <w:r w:rsidR="004800F7">
        <w:rPr>
          <w:rFonts w:ascii="Arial" w:eastAsia="Arial" w:hAnsi="Arial"/>
        </w:rPr>
        <w:t>baseline</w:t>
      </w:r>
      <w:r>
        <w:rPr>
          <w:rFonts w:ascii="Arial" w:eastAsia="Arial" w:hAnsi="Arial"/>
        </w:rPr>
        <w:t xml:space="preserve"> price</w:t>
      </w:r>
      <w:r w:rsidR="004800F7">
        <w:rPr>
          <w:rFonts w:ascii="Arial" w:eastAsia="Arial" w:hAnsi="Arial"/>
        </w:rPr>
        <w:t xml:space="preserve"> presented to customers:</w:t>
      </w:r>
      <w:r>
        <w:rPr>
          <w:rFonts w:ascii="Arial" w:eastAsia="Arial" w:hAnsi="Arial"/>
        </w:rPr>
        <w:t xml:space="preserve"> Pc = (1 + </w:t>
      </w:r>
      <w:r>
        <w:rPr>
          <w:rFonts w:ascii="Arial" w:eastAsia="Arial" w:hAnsi="Arial"/>
          <w:i/>
        </w:rPr>
        <w:t>m</w:t>
      </w:r>
      <w:r>
        <w:rPr>
          <w:rFonts w:ascii="Arial" w:eastAsia="Arial" w:hAnsi="Arial"/>
        </w:rPr>
        <w:t>)</w:t>
      </w:r>
      <w:r>
        <w:rPr>
          <w:rFonts w:ascii="Arial Unicode MS" w:eastAsia="Arial Unicode MS" w:hAnsi="Arial Unicode MS"/>
        </w:rPr>
        <w:t xml:space="preserve"> ∗</w:t>
      </w:r>
      <w:r>
        <w:rPr>
          <w:rFonts w:ascii="Arial" w:eastAsia="Arial" w:hAnsi="Arial"/>
        </w:rPr>
        <w:t xml:space="preserve"> Vendor Price. All customer prices are then derived from Pc. The platform earns</w:t>
      </w:r>
      <w:r w:rsidR="0036560C">
        <w:rPr>
          <w:rFonts w:ascii="Arial" w:eastAsia="Arial" w:hAnsi="Arial"/>
        </w:rPr>
        <w:t xml:space="preserve"> a fixed commission of</w:t>
      </w:r>
      <w:r>
        <w:rPr>
          <w:rFonts w:ascii="Arial" w:eastAsia="Arial" w:hAnsi="Arial"/>
        </w:rPr>
        <w:t xml:space="preserve"> </w:t>
      </w:r>
      <w:r>
        <w:rPr>
          <w:rFonts w:ascii="Arial" w:eastAsia="Arial" w:hAnsi="Arial"/>
          <w:i/>
        </w:rPr>
        <w:t>m</w:t>
      </w:r>
      <w:r>
        <w:rPr>
          <w:rFonts w:ascii="Arial Unicode MS" w:eastAsia="Arial Unicode MS" w:hAnsi="Arial Unicode MS"/>
        </w:rPr>
        <w:t xml:space="preserve"> ∗</w:t>
      </w:r>
      <w:r>
        <w:rPr>
          <w:rFonts w:ascii="Arial" w:eastAsia="Arial" w:hAnsi="Arial"/>
        </w:rPr>
        <w:t xml:space="preserve"> Vendor Price on every sale</w:t>
      </w:r>
      <w:r w:rsidR="0036560C">
        <w:rPr>
          <w:rFonts w:ascii="Arial" w:eastAsia="Arial" w:hAnsi="Arial"/>
        </w:rPr>
        <w:t xml:space="preserve"> transaction</w:t>
      </w:r>
      <w:r>
        <w:rPr>
          <w:rFonts w:ascii="Arial" w:eastAsia="Arial" w:hAnsi="Arial"/>
        </w:rPr>
        <w:t xml:space="preserve"> regardless of </w:t>
      </w:r>
      <w:r w:rsidR="0036560C">
        <w:rPr>
          <w:rFonts w:ascii="Arial" w:eastAsia="Arial" w:hAnsi="Arial"/>
        </w:rPr>
        <w:t>the actual</w:t>
      </w:r>
      <w:r>
        <w:rPr>
          <w:rFonts w:ascii="Arial" w:eastAsia="Arial" w:hAnsi="Arial"/>
        </w:rPr>
        <w:t xml:space="preserve"> </w:t>
      </w:r>
      <w:r w:rsidR="0036560C">
        <w:rPr>
          <w:rFonts w:ascii="Arial" w:eastAsia="Arial" w:hAnsi="Arial"/>
        </w:rPr>
        <w:t>price paid by the customer</w:t>
      </w:r>
      <w:r>
        <w:rPr>
          <w:rFonts w:ascii="Arial" w:eastAsia="Arial" w:hAnsi="Arial"/>
        </w:rPr>
        <w:t>.</w:t>
      </w:r>
    </w:p>
    <w:p w14:paraId="7A13DB67" w14:textId="77777777" w:rsidR="00930871" w:rsidRDefault="00930871" w:rsidP="007E1A2D">
      <w:pPr>
        <w:tabs>
          <w:tab w:val="left" w:pos="500"/>
        </w:tabs>
        <w:spacing w:line="276" w:lineRule="exact"/>
        <w:ind w:left="500" w:hanging="256"/>
        <w:rPr>
          <w:rFonts w:ascii="Arial" w:eastAsia="Arial" w:hAnsi="Arial"/>
        </w:rPr>
      </w:pPr>
    </w:p>
    <w:p w14:paraId="66D4FFE4" w14:textId="77777777" w:rsidR="00930871" w:rsidRDefault="00930871" w:rsidP="003418D2">
      <w:pPr>
        <w:numPr>
          <w:ilvl w:val="1"/>
          <w:numId w:val="7"/>
        </w:numPr>
        <w:tabs>
          <w:tab w:val="left" w:pos="500"/>
        </w:tabs>
        <w:spacing w:line="340" w:lineRule="auto"/>
        <w:ind w:left="500" w:hanging="256"/>
        <w:rPr>
          <w:rFonts w:ascii="Arial" w:eastAsia="Arial" w:hAnsi="Arial"/>
        </w:rPr>
      </w:pPr>
      <w:bookmarkStart w:id="2" w:name="page3"/>
      <w:bookmarkEnd w:id="2"/>
      <w:r>
        <w:rPr>
          <w:rFonts w:ascii="Arial" w:eastAsia="Arial" w:hAnsi="Arial"/>
          <w:b/>
        </w:rPr>
        <w:t>Price Range (r)</w:t>
      </w:r>
      <w:r>
        <w:rPr>
          <w:rFonts w:ascii="Arial" w:eastAsia="Arial" w:hAnsi="Arial"/>
        </w:rPr>
        <w:t xml:space="preserve">: A percentage that </w:t>
      </w:r>
      <w:r w:rsidR="0036560C">
        <w:rPr>
          <w:rFonts w:ascii="Arial" w:eastAsia="Arial" w:hAnsi="Arial"/>
        </w:rPr>
        <w:t xml:space="preserve">specifies </w:t>
      </w:r>
      <w:r>
        <w:rPr>
          <w:rFonts w:ascii="Arial" w:eastAsia="Arial" w:hAnsi="Arial"/>
        </w:rPr>
        <w:t xml:space="preserve">the spread between the minimum price and </w:t>
      </w:r>
      <w:r w:rsidR="0036560C">
        <w:rPr>
          <w:rFonts w:ascii="Arial" w:eastAsia="Arial" w:hAnsi="Arial"/>
        </w:rPr>
        <w:t>the maximum (</w:t>
      </w:r>
      <w:r>
        <w:rPr>
          <w:rFonts w:ascii="Arial" w:eastAsia="Arial" w:hAnsi="Arial"/>
        </w:rPr>
        <w:t>purchase-now</w:t>
      </w:r>
      <w:r w:rsidR="0036560C">
        <w:rPr>
          <w:rFonts w:ascii="Arial" w:eastAsia="Arial" w:hAnsi="Arial"/>
        </w:rPr>
        <w:t>)</w:t>
      </w:r>
      <w:r>
        <w:rPr>
          <w:rFonts w:ascii="Arial" w:eastAsia="Arial" w:hAnsi="Arial"/>
        </w:rPr>
        <w:t xml:space="preserve"> price. Specifically:</w:t>
      </w:r>
    </w:p>
    <w:p w14:paraId="1469C93D" w14:textId="77777777" w:rsidR="00930871" w:rsidRDefault="00930871" w:rsidP="003418D2">
      <w:pPr>
        <w:spacing w:line="70" w:lineRule="exact"/>
        <w:rPr>
          <w:rFonts w:ascii="Arial" w:eastAsia="Arial" w:hAnsi="Arial"/>
        </w:rPr>
      </w:pPr>
    </w:p>
    <w:p w14:paraId="3959E2DB" w14:textId="77777777" w:rsidR="00930871" w:rsidRDefault="00930871" w:rsidP="003418D2">
      <w:pPr>
        <w:spacing w:line="268" w:lineRule="exact"/>
        <w:ind w:left="720"/>
        <w:rPr>
          <w:rFonts w:ascii="Arial" w:eastAsia="Arial" w:hAnsi="Arial"/>
        </w:rPr>
      </w:pPr>
      <w:r>
        <w:rPr>
          <w:rFonts w:ascii="Arial" w:eastAsia="Arial" w:hAnsi="Arial"/>
          <w:b/>
        </w:rPr>
        <w:t>–</w:t>
      </w:r>
      <w:r>
        <w:rPr>
          <w:rFonts w:ascii="Arial" w:eastAsia="Arial" w:hAnsi="Arial"/>
        </w:rPr>
        <w:t xml:space="preserve"> Purchase Now price: Ppn = (1 + </w:t>
      </w:r>
      <w:r>
        <w:rPr>
          <w:rFonts w:ascii="Arial" w:eastAsia="Arial" w:hAnsi="Arial"/>
          <w:i/>
        </w:rPr>
        <w:t>r</w:t>
      </w:r>
      <w:r>
        <w:rPr>
          <w:rFonts w:ascii="Arial" w:eastAsia="Arial" w:hAnsi="Arial"/>
        </w:rPr>
        <w:t>)</w:t>
      </w:r>
      <w:r>
        <w:rPr>
          <w:rFonts w:ascii="Arial Unicode MS" w:eastAsia="Arial Unicode MS" w:hAnsi="Arial Unicode MS"/>
        </w:rPr>
        <w:t xml:space="preserve"> ∗</w:t>
      </w:r>
      <w:r>
        <w:rPr>
          <w:rFonts w:ascii="Arial" w:eastAsia="Arial" w:hAnsi="Arial"/>
        </w:rPr>
        <w:t xml:space="preserve"> Pc (r% above Pc)</w:t>
      </w:r>
    </w:p>
    <w:p w14:paraId="4860C027" w14:textId="77777777" w:rsidR="00930871" w:rsidRDefault="00930871" w:rsidP="003418D2">
      <w:pPr>
        <w:spacing w:line="147" w:lineRule="exact"/>
        <w:rPr>
          <w:rFonts w:ascii="Arial" w:eastAsia="Arial" w:hAnsi="Arial"/>
        </w:rPr>
      </w:pPr>
    </w:p>
    <w:p w14:paraId="42B874C8" w14:textId="77777777" w:rsidR="00930871" w:rsidRDefault="00930871" w:rsidP="003418D2">
      <w:pPr>
        <w:spacing w:line="268" w:lineRule="exact"/>
        <w:ind w:left="720"/>
        <w:rPr>
          <w:rFonts w:ascii="Arial" w:eastAsia="Arial" w:hAnsi="Arial"/>
        </w:rPr>
      </w:pPr>
      <w:r>
        <w:rPr>
          <w:rFonts w:ascii="Arial" w:eastAsia="Arial" w:hAnsi="Arial"/>
          <w:b/>
        </w:rPr>
        <w:t>–</w:t>
      </w:r>
      <w:r>
        <w:rPr>
          <w:rFonts w:ascii="Arial" w:eastAsia="Arial" w:hAnsi="Arial"/>
        </w:rPr>
        <w:t xml:space="preserve"> Minimum price: Pmb = (1 − </w:t>
      </w:r>
      <w:r>
        <w:rPr>
          <w:rFonts w:ascii="Arial" w:eastAsia="Arial" w:hAnsi="Arial"/>
          <w:i/>
        </w:rPr>
        <w:t>r</w:t>
      </w:r>
      <w:r>
        <w:rPr>
          <w:rFonts w:ascii="Arial" w:eastAsia="Arial" w:hAnsi="Arial"/>
        </w:rPr>
        <w:t>)</w:t>
      </w:r>
      <w:r>
        <w:rPr>
          <w:rFonts w:ascii="Arial Unicode MS" w:eastAsia="Arial Unicode MS" w:hAnsi="Arial Unicode MS"/>
        </w:rPr>
        <w:t xml:space="preserve"> ∗</w:t>
      </w:r>
      <w:r>
        <w:rPr>
          <w:rFonts w:ascii="Arial" w:eastAsia="Arial" w:hAnsi="Arial"/>
        </w:rPr>
        <w:t xml:space="preserve"> Pc (r% below Pc)</w:t>
      </w:r>
    </w:p>
    <w:p w14:paraId="3964E39D" w14:textId="77777777" w:rsidR="00930871" w:rsidRDefault="00930871" w:rsidP="003418D2">
      <w:pPr>
        <w:spacing w:line="119" w:lineRule="exact"/>
        <w:rPr>
          <w:rFonts w:ascii="Arial" w:eastAsia="Arial" w:hAnsi="Arial"/>
        </w:rPr>
      </w:pPr>
    </w:p>
    <w:p w14:paraId="6E7CD865" w14:textId="77777777" w:rsidR="00930871" w:rsidRDefault="00930871" w:rsidP="003418D2">
      <w:pPr>
        <w:spacing w:line="268" w:lineRule="exact"/>
        <w:ind w:left="720"/>
        <w:rPr>
          <w:rFonts w:ascii="Arial" w:eastAsia="Arial" w:hAnsi="Arial"/>
        </w:rPr>
      </w:pPr>
      <w:r>
        <w:rPr>
          <w:rFonts w:ascii="Arial" w:eastAsia="Arial" w:hAnsi="Arial"/>
          <w:b/>
        </w:rPr>
        <w:t>–</w:t>
      </w:r>
      <w:r>
        <w:rPr>
          <w:rFonts w:ascii="Arial" w:eastAsia="Arial" w:hAnsi="Arial"/>
        </w:rPr>
        <w:t xml:space="preserve"> This creates a price range from (1 − </w:t>
      </w:r>
      <w:r>
        <w:rPr>
          <w:rFonts w:ascii="Arial" w:eastAsia="Arial" w:hAnsi="Arial"/>
          <w:i/>
        </w:rPr>
        <w:t>r</w:t>
      </w:r>
      <w:r>
        <w:rPr>
          <w:rFonts w:ascii="Arial" w:eastAsia="Arial" w:hAnsi="Arial"/>
        </w:rPr>
        <w:t>)</w:t>
      </w:r>
      <w:r>
        <w:rPr>
          <w:rFonts w:ascii="Arial Unicode MS" w:eastAsia="Arial Unicode MS" w:hAnsi="Arial Unicode MS"/>
        </w:rPr>
        <w:t xml:space="preserve"> ∗</w:t>
      </w:r>
      <w:r>
        <w:rPr>
          <w:rFonts w:ascii="Arial" w:eastAsia="Arial" w:hAnsi="Arial"/>
        </w:rPr>
        <w:t xml:space="preserve"> Pc to (1 + </w:t>
      </w:r>
      <w:r>
        <w:rPr>
          <w:rFonts w:ascii="Arial" w:eastAsia="Arial" w:hAnsi="Arial"/>
          <w:i/>
        </w:rPr>
        <w:t>r</w:t>
      </w:r>
      <w:r>
        <w:rPr>
          <w:rFonts w:ascii="Arial" w:eastAsia="Arial" w:hAnsi="Arial"/>
        </w:rPr>
        <w:t>)</w:t>
      </w:r>
      <w:r>
        <w:rPr>
          <w:rFonts w:ascii="Arial Unicode MS" w:eastAsia="Arial Unicode MS" w:hAnsi="Arial Unicode MS"/>
        </w:rPr>
        <w:t xml:space="preserve"> ∗</w:t>
      </w:r>
      <w:r>
        <w:rPr>
          <w:rFonts w:ascii="Arial" w:eastAsia="Arial" w:hAnsi="Arial"/>
        </w:rPr>
        <w:t xml:space="preserve"> Pc</w:t>
      </w:r>
    </w:p>
    <w:p w14:paraId="46869D24" w14:textId="77777777" w:rsidR="00930871" w:rsidRDefault="00930871" w:rsidP="003418D2">
      <w:pPr>
        <w:spacing w:line="151" w:lineRule="exact"/>
        <w:rPr>
          <w:rFonts w:ascii="Arial" w:eastAsia="Arial" w:hAnsi="Arial"/>
        </w:rPr>
      </w:pPr>
    </w:p>
    <w:p w14:paraId="3547510F" w14:textId="77777777" w:rsidR="00930871" w:rsidRDefault="00930871" w:rsidP="003418D2">
      <w:pPr>
        <w:numPr>
          <w:ilvl w:val="1"/>
          <w:numId w:val="7"/>
        </w:numPr>
        <w:tabs>
          <w:tab w:val="left" w:pos="500"/>
        </w:tabs>
        <w:spacing w:line="340" w:lineRule="auto"/>
        <w:ind w:left="500" w:hanging="256"/>
        <w:rPr>
          <w:rFonts w:ascii="Arial" w:eastAsia="Arial" w:hAnsi="Arial"/>
        </w:rPr>
      </w:pPr>
      <w:r>
        <w:rPr>
          <w:rFonts w:ascii="Arial" w:eastAsia="Arial" w:hAnsi="Arial"/>
          <w:b/>
        </w:rPr>
        <w:t>Bidding Percentage (bp)</w:t>
      </w:r>
      <w:r>
        <w:rPr>
          <w:rFonts w:ascii="Arial" w:eastAsia="Arial" w:hAnsi="Arial"/>
        </w:rPr>
        <w:t xml:space="preserve">: The proportion of a vendor’s products that are </w:t>
      </w:r>
      <w:r w:rsidR="0036560C">
        <w:rPr>
          <w:rFonts w:ascii="Arial" w:eastAsia="Arial" w:hAnsi="Arial"/>
        </w:rPr>
        <w:t>allocated</w:t>
      </w:r>
      <w:r>
        <w:rPr>
          <w:rFonts w:ascii="Arial" w:eastAsia="Arial" w:hAnsi="Arial"/>
        </w:rPr>
        <w:t xml:space="preserve"> for </w:t>
      </w:r>
      <w:r w:rsidR="0036560C">
        <w:rPr>
          <w:rFonts w:ascii="Arial" w:eastAsia="Arial" w:hAnsi="Arial"/>
        </w:rPr>
        <w:t>bidding or fixed price transactions</w:t>
      </w:r>
      <w:r>
        <w:rPr>
          <w:rFonts w:ascii="Arial" w:eastAsia="Arial" w:hAnsi="Arial"/>
        </w:rPr>
        <w:t xml:space="preserve">, </w:t>
      </w:r>
      <w:r w:rsidR="0036560C">
        <w:rPr>
          <w:rFonts w:ascii="Arial" w:eastAsia="Arial" w:hAnsi="Arial"/>
        </w:rPr>
        <w:t xml:space="preserve">with the rest allocated </w:t>
      </w:r>
      <w:r>
        <w:rPr>
          <w:rFonts w:ascii="Arial" w:eastAsia="Arial" w:hAnsi="Arial"/>
        </w:rPr>
        <w:t>for purchase</w:t>
      </w:r>
      <w:r w:rsidR="0036560C">
        <w:rPr>
          <w:rFonts w:ascii="Arial" w:eastAsia="Arial" w:hAnsi="Arial"/>
        </w:rPr>
        <w:t xml:space="preserve">s at the Purchase Now </w:t>
      </w:r>
      <w:r w:rsidR="00617EE9">
        <w:rPr>
          <w:rFonts w:ascii="Arial" w:eastAsia="Arial" w:hAnsi="Arial"/>
        </w:rPr>
        <w:t xml:space="preserve">(PN) </w:t>
      </w:r>
      <w:r w:rsidR="0036560C">
        <w:rPr>
          <w:rFonts w:ascii="Arial" w:eastAsia="Arial" w:hAnsi="Arial"/>
        </w:rPr>
        <w:t>price</w:t>
      </w:r>
      <w:r>
        <w:rPr>
          <w:rFonts w:ascii="Arial" w:eastAsia="Arial" w:hAnsi="Arial"/>
        </w:rPr>
        <w:t>.</w:t>
      </w:r>
    </w:p>
    <w:p w14:paraId="0BFD8445" w14:textId="77777777" w:rsidR="00930871" w:rsidRDefault="00930871" w:rsidP="003418D2">
      <w:pPr>
        <w:spacing w:line="50" w:lineRule="exact"/>
        <w:rPr>
          <w:rFonts w:ascii="Arial" w:eastAsia="Arial" w:hAnsi="Arial"/>
        </w:rPr>
      </w:pPr>
    </w:p>
    <w:p w14:paraId="17C7FA0D" w14:textId="77777777" w:rsidR="00930871" w:rsidRDefault="00930871" w:rsidP="007E1A2D">
      <w:pPr>
        <w:numPr>
          <w:ilvl w:val="1"/>
          <w:numId w:val="7"/>
        </w:numPr>
        <w:tabs>
          <w:tab w:val="left" w:pos="500"/>
        </w:tabs>
        <w:spacing w:line="304" w:lineRule="auto"/>
        <w:ind w:left="500" w:hanging="256"/>
        <w:rPr>
          <w:rFonts w:ascii="Arial" w:eastAsia="Arial" w:hAnsi="Arial"/>
        </w:rPr>
      </w:pPr>
      <w:r>
        <w:rPr>
          <w:rFonts w:ascii="Arial" w:eastAsia="Arial" w:hAnsi="Arial"/>
          <w:b/>
        </w:rPr>
        <w:t>Price Grid Categories (g)</w:t>
      </w:r>
      <w:r>
        <w:rPr>
          <w:rFonts w:ascii="Arial" w:eastAsia="Arial" w:hAnsi="Arial"/>
        </w:rPr>
        <w:t>: The number of discrete price</w:t>
      </w:r>
      <w:r w:rsidR="0036560C">
        <w:rPr>
          <w:rFonts w:ascii="Arial" w:eastAsia="Arial" w:hAnsi="Arial"/>
        </w:rPr>
        <w:t>s</w:t>
      </w:r>
      <w:r>
        <w:rPr>
          <w:rFonts w:ascii="Arial" w:eastAsia="Arial" w:hAnsi="Arial"/>
        </w:rPr>
        <w:t xml:space="preserve"> created between the minimum price and </w:t>
      </w:r>
      <w:r w:rsidR="0036560C">
        <w:rPr>
          <w:rFonts w:ascii="Arial" w:eastAsia="Arial" w:hAnsi="Arial"/>
        </w:rPr>
        <w:t xml:space="preserve">the </w:t>
      </w:r>
      <w:r w:rsidR="00617EE9">
        <w:rPr>
          <w:rFonts w:ascii="Arial" w:eastAsia="Arial" w:hAnsi="Arial"/>
        </w:rPr>
        <w:t>PN</w:t>
      </w:r>
      <w:r>
        <w:rPr>
          <w:rFonts w:ascii="Arial" w:eastAsia="Arial" w:hAnsi="Arial"/>
        </w:rPr>
        <w:t xml:space="preserve"> price. </w:t>
      </w:r>
      <w:r w:rsidR="0036560C">
        <w:rPr>
          <w:rFonts w:ascii="Arial" w:eastAsia="Arial" w:hAnsi="Arial"/>
        </w:rPr>
        <w:t>The platform c</w:t>
      </w:r>
      <w:r>
        <w:rPr>
          <w:rFonts w:ascii="Arial" w:eastAsia="Arial" w:hAnsi="Arial"/>
        </w:rPr>
        <w:t xml:space="preserve">reates g evenly-spaced price categories, with </w:t>
      </w:r>
      <w:r w:rsidR="0036560C">
        <w:rPr>
          <w:rFonts w:ascii="Arial" w:eastAsia="Arial" w:hAnsi="Arial"/>
        </w:rPr>
        <w:t xml:space="preserve">bp*N </w:t>
      </w:r>
      <w:r>
        <w:rPr>
          <w:rFonts w:ascii="Arial" w:eastAsia="Arial" w:hAnsi="Arial"/>
        </w:rPr>
        <w:t>products distributed across</w:t>
      </w:r>
      <w:r w:rsidR="0036560C">
        <w:rPr>
          <w:rFonts w:ascii="Arial" w:eastAsia="Arial" w:hAnsi="Arial"/>
        </w:rPr>
        <w:t xml:space="preserve"> the</w:t>
      </w:r>
      <w:r>
        <w:rPr>
          <w:rFonts w:ascii="Arial" w:eastAsia="Arial" w:hAnsi="Arial"/>
        </w:rPr>
        <w:t xml:space="preserve"> </w:t>
      </w:r>
      <w:r>
        <w:rPr>
          <w:rFonts w:ascii="Arial" w:eastAsia="Arial" w:hAnsi="Arial"/>
          <w:i/>
        </w:rPr>
        <w:t>g</w:t>
      </w:r>
      <w:r>
        <w:rPr>
          <w:rFonts w:ascii="Arial" w:eastAsia="Arial" w:hAnsi="Arial"/>
        </w:rPr>
        <w:t xml:space="preserve"> − 1 </w:t>
      </w:r>
      <w:r w:rsidR="0036560C">
        <w:rPr>
          <w:rFonts w:ascii="Arial" w:eastAsia="Arial" w:hAnsi="Arial"/>
        </w:rPr>
        <w:t xml:space="preserve">price </w:t>
      </w:r>
      <w:r>
        <w:rPr>
          <w:rFonts w:ascii="Arial" w:eastAsia="Arial" w:hAnsi="Arial"/>
        </w:rPr>
        <w:t>categories</w:t>
      </w:r>
      <w:r w:rsidR="0036560C">
        <w:rPr>
          <w:rFonts w:ascii="Arial" w:eastAsia="Arial" w:hAnsi="Arial"/>
        </w:rPr>
        <w:t xml:space="preserve">. The remaining (1-bp)*N products are allocated to the </w:t>
      </w:r>
      <w:r>
        <w:rPr>
          <w:rFonts w:ascii="Arial" w:eastAsia="Arial" w:hAnsi="Arial"/>
        </w:rPr>
        <w:t xml:space="preserve">highest category PN price). </w:t>
      </w:r>
      <w:r w:rsidR="00617EE9">
        <w:rPr>
          <w:rFonts w:ascii="Arial" w:eastAsia="Arial" w:hAnsi="Arial"/>
        </w:rPr>
        <w:t xml:space="preserve">g </w:t>
      </w:r>
      <w:r>
        <w:rPr>
          <w:rFonts w:ascii="Arial" w:eastAsia="Arial" w:hAnsi="Arial"/>
        </w:rPr>
        <w:t>must be an odd number.</w:t>
      </w:r>
    </w:p>
    <w:p w14:paraId="6DD073ED" w14:textId="77777777" w:rsidR="00930871" w:rsidRDefault="00930871" w:rsidP="003418D2">
      <w:pPr>
        <w:spacing w:line="331" w:lineRule="exact"/>
        <w:rPr>
          <w:rFonts w:ascii="Arial" w:eastAsia="Arial" w:hAnsi="Arial"/>
        </w:rPr>
      </w:pPr>
    </w:p>
    <w:p w14:paraId="70FC3591" w14:textId="77777777" w:rsidR="00930871" w:rsidRDefault="00930871" w:rsidP="003418D2">
      <w:pPr>
        <w:numPr>
          <w:ilvl w:val="0"/>
          <w:numId w:val="7"/>
        </w:numPr>
        <w:tabs>
          <w:tab w:val="left" w:pos="400"/>
        </w:tabs>
        <w:spacing w:line="0" w:lineRule="atLeast"/>
        <w:ind w:left="400" w:hanging="400"/>
        <w:rPr>
          <w:rFonts w:ascii="Arial" w:eastAsia="Arial" w:hAnsi="Arial"/>
          <w:b/>
          <w:sz w:val="29"/>
        </w:rPr>
      </w:pPr>
      <w:r>
        <w:rPr>
          <w:rFonts w:ascii="Arial" w:eastAsia="Arial" w:hAnsi="Arial"/>
          <w:b/>
          <w:sz w:val="29"/>
        </w:rPr>
        <w:t>Annual Income Distribution</w:t>
      </w:r>
    </w:p>
    <w:p w14:paraId="16A0003A" w14:textId="77777777" w:rsidR="00930871" w:rsidRDefault="00930871" w:rsidP="003418D2">
      <w:pPr>
        <w:spacing w:line="321" w:lineRule="exact"/>
        <w:rPr>
          <w:rFonts w:ascii="Times New Roman" w:eastAsia="Times New Roman" w:hAnsi="Times New Roman"/>
        </w:rPr>
      </w:pPr>
    </w:p>
    <w:p w14:paraId="133570FD" w14:textId="77777777" w:rsidR="002F4E99" w:rsidRPr="007E1A2D" w:rsidRDefault="00930871" w:rsidP="007E1A2D">
      <w:pPr>
        <w:spacing w:line="312" w:lineRule="auto"/>
        <w:rPr>
          <w:rFonts w:ascii="Arial" w:hAnsi="Arial"/>
        </w:rPr>
      </w:pPr>
      <w:r w:rsidRPr="00B653D8">
        <w:rPr>
          <w:rFonts w:ascii="Arial" w:eastAsia="Arial" w:hAnsi="Arial"/>
          <w:bCs/>
        </w:rPr>
        <w:t>This section defin</w:t>
      </w:r>
      <w:r w:rsidR="007E630F" w:rsidRPr="00B653D8">
        <w:rPr>
          <w:rFonts w:ascii="Arial" w:eastAsia="Arial" w:hAnsi="Arial"/>
          <w:bCs/>
        </w:rPr>
        <w:t xml:space="preserve">es </w:t>
      </w:r>
      <w:r w:rsidRPr="00B653D8">
        <w:rPr>
          <w:rFonts w:ascii="Arial" w:eastAsia="Arial" w:hAnsi="Arial"/>
          <w:bCs/>
        </w:rPr>
        <w:t xml:space="preserve">the </w:t>
      </w:r>
      <w:r w:rsidR="007E630F" w:rsidRPr="00B653D8">
        <w:rPr>
          <w:rFonts w:ascii="Arial" w:eastAsia="Arial" w:hAnsi="Arial"/>
          <w:bCs/>
        </w:rPr>
        <w:t xml:space="preserve">annual income of the </w:t>
      </w:r>
      <w:r w:rsidRPr="00B653D8">
        <w:rPr>
          <w:rFonts w:ascii="Arial" w:eastAsia="Arial" w:hAnsi="Arial"/>
          <w:bCs/>
        </w:rPr>
        <w:t>agent population</w:t>
      </w:r>
      <w:r w:rsidR="007E630F" w:rsidRPr="00B653D8">
        <w:rPr>
          <w:rFonts w:ascii="Arial" w:eastAsia="Arial" w:hAnsi="Arial"/>
          <w:bCs/>
        </w:rPr>
        <w:t xml:space="preserve"> based on typical income distributions</w:t>
      </w:r>
      <w:r w:rsidRPr="00B653D8">
        <w:rPr>
          <w:rFonts w:ascii="Arial" w:eastAsia="Arial" w:hAnsi="Arial"/>
          <w:bCs/>
        </w:rPr>
        <w:t>.</w:t>
      </w:r>
      <w:r w:rsidR="00780771" w:rsidRPr="00B653D8">
        <w:rPr>
          <w:rFonts w:ascii="Arial" w:eastAsia="Arial" w:hAnsi="Arial"/>
          <w:bCs/>
        </w:rPr>
        <w:t xml:space="preserve"> Each agent is then allocated an income from this distribution that corresponds to the randomly assigned income of the participant in the field experimen</w:t>
      </w:r>
      <w:r w:rsidR="00780771" w:rsidRPr="00036C69">
        <w:rPr>
          <w:rFonts w:ascii="Arial" w:eastAsia="Arial" w:hAnsi="Arial"/>
          <w:bCs/>
        </w:rPr>
        <w:t xml:space="preserve">t. </w:t>
      </w:r>
      <w:r w:rsidR="0089665F" w:rsidRPr="00036C69">
        <w:rPr>
          <w:rFonts w:ascii="Arial" w:eastAsia="Arial" w:hAnsi="Arial"/>
          <w:bCs/>
        </w:rPr>
        <w:t>The</w:t>
      </w:r>
      <w:r w:rsidR="002E39BF" w:rsidRPr="00036C69">
        <w:rPr>
          <w:rFonts w:ascii="Arial" w:eastAsia="Arial" w:hAnsi="Arial"/>
          <w:bCs/>
        </w:rPr>
        <w:t xml:space="preserve"> process follows </w:t>
      </w:r>
      <w:r w:rsidR="002F4E99" w:rsidRPr="00036C69">
        <w:rPr>
          <w:rFonts w:ascii="Arial" w:eastAsia="Arial" w:hAnsi="Arial"/>
          <w:bCs/>
        </w:rPr>
        <w:t>three</w:t>
      </w:r>
      <w:r w:rsidR="002F4E99" w:rsidRPr="007E1A2D">
        <w:rPr>
          <w:rFonts w:ascii="Arial" w:eastAsia="Arial" w:hAnsi="Arial"/>
        </w:rPr>
        <w:t xml:space="preserve"> </w:t>
      </w:r>
      <w:r w:rsidR="0089665F" w:rsidRPr="007E1A2D">
        <w:rPr>
          <w:rFonts w:ascii="Arial" w:eastAsia="Arial" w:hAnsi="Arial"/>
        </w:rPr>
        <w:t>steps</w:t>
      </w:r>
      <w:r w:rsidR="00F20D03" w:rsidRPr="007E1A2D">
        <w:rPr>
          <w:rFonts w:ascii="Arial" w:eastAsia="Arial" w:hAnsi="Arial"/>
        </w:rPr>
        <w:t>:</w:t>
      </w:r>
      <w:r w:rsidR="00C972E5" w:rsidRPr="007E1A2D">
        <w:rPr>
          <w:rFonts w:ascii="Arial" w:eastAsia="Arial" w:hAnsi="Arial"/>
        </w:rPr>
        <w:t xml:space="preserve"> </w:t>
      </w:r>
    </w:p>
    <w:p w14:paraId="043C4B11" w14:textId="77777777" w:rsidR="002F4E99" w:rsidRPr="007E1A2D" w:rsidRDefault="00C972E5">
      <w:pPr>
        <w:numPr>
          <w:ilvl w:val="0"/>
          <w:numId w:val="12"/>
        </w:numPr>
        <w:tabs>
          <w:tab w:val="left" w:pos="500"/>
        </w:tabs>
        <w:spacing w:line="312" w:lineRule="auto"/>
        <w:ind w:right="800"/>
        <w:rPr>
          <w:rFonts w:ascii="Arial" w:eastAsia="Arial" w:hAnsi="Arial"/>
        </w:rPr>
      </w:pPr>
      <w:r w:rsidRPr="007E1A2D">
        <w:rPr>
          <w:rFonts w:ascii="Arial" w:eastAsia="Arial" w:hAnsi="Arial"/>
        </w:rPr>
        <w:t xml:space="preserve">In the first step, </w:t>
      </w:r>
      <w:r w:rsidR="0089665F" w:rsidRPr="007E1A2D">
        <w:rPr>
          <w:rFonts w:ascii="Arial" w:eastAsia="Arial" w:hAnsi="Arial"/>
        </w:rPr>
        <w:t>Each agent is initialized with a key attribute called Assigned Allowance Level, which takes an integer value from 1 to 5</w:t>
      </w:r>
      <w:r w:rsidR="001B491B" w:rsidRPr="007E1A2D">
        <w:rPr>
          <w:rFonts w:ascii="Arial" w:eastAsia="Arial" w:hAnsi="Arial"/>
        </w:rPr>
        <w:t xml:space="preserve"> based on the budget allocated to participants in the field experiment</w:t>
      </w:r>
      <w:r w:rsidR="0089665F" w:rsidRPr="007E1A2D">
        <w:rPr>
          <w:rFonts w:ascii="Arial" w:eastAsia="Arial" w:hAnsi="Arial"/>
        </w:rPr>
        <w:t>. This level represents the agent’s socioeconomic status</w:t>
      </w:r>
      <w:r w:rsidR="001B491B" w:rsidRPr="007E1A2D">
        <w:rPr>
          <w:rFonts w:ascii="Arial" w:eastAsia="Arial" w:hAnsi="Arial"/>
        </w:rPr>
        <w:t xml:space="preserve">, with </w:t>
      </w:r>
      <w:r w:rsidR="0089665F" w:rsidRPr="007E1A2D">
        <w:rPr>
          <w:rFonts w:ascii="Arial" w:eastAsia="Arial" w:hAnsi="Arial"/>
        </w:rPr>
        <w:t>1 = Lowest income group</w:t>
      </w:r>
      <w:r w:rsidR="001B491B" w:rsidRPr="007E1A2D">
        <w:rPr>
          <w:rFonts w:ascii="Arial" w:eastAsia="Arial" w:hAnsi="Arial"/>
        </w:rPr>
        <w:t xml:space="preserve"> and </w:t>
      </w:r>
      <w:r w:rsidR="0089665F" w:rsidRPr="007E1A2D">
        <w:rPr>
          <w:rFonts w:ascii="Arial" w:eastAsia="Arial" w:hAnsi="Arial"/>
        </w:rPr>
        <w:t>5 = Highest income group</w:t>
      </w:r>
      <w:r w:rsidR="001B491B" w:rsidRPr="007E1A2D">
        <w:rPr>
          <w:rFonts w:ascii="Arial" w:eastAsia="Arial" w:hAnsi="Arial"/>
        </w:rPr>
        <w:t xml:space="preserve">. </w:t>
      </w:r>
      <w:r w:rsidR="0089665F" w:rsidRPr="007E1A2D">
        <w:rPr>
          <w:rFonts w:ascii="Arial" w:eastAsia="Arial" w:hAnsi="Arial"/>
        </w:rPr>
        <w:t>This allowance level serves as the input for subsequent income-related calculations</w:t>
      </w:r>
      <w:r w:rsidRPr="007E1A2D">
        <w:rPr>
          <w:rFonts w:ascii="Arial" w:eastAsia="Arial" w:hAnsi="Arial"/>
        </w:rPr>
        <w:t xml:space="preserve"> and </w:t>
      </w:r>
      <w:r w:rsidR="0089665F" w:rsidRPr="007E1A2D">
        <w:rPr>
          <w:rFonts w:ascii="Arial" w:eastAsia="Arial" w:hAnsi="Arial"/>
        </w:rPr>
        <w:t>determines the agent’s relative position in the population's income distribution.</w:t>
      </w:r>
      <w:r w:rsidRPr="007E1A2D">
        <w:rPr>
          <w:rFonts w:ascii="Arial" w:eastAsia="Arial" w:hAnsi="Arial"/>
        </w:rPr>
        <w:t xml:space="preserve"> </w:t>
      </w:r>
    </w:p>
    <w:p w14:paraId="181884A6" w14:textId="77777777" w:rsidR="0089665F" w:rsidRPr="007E1A2D" w:rsidRDefault="00C972E5">
      <w:pPr>
        <w:numPr>
          <w:ilvl w:val="0"/>
          <w:numId w:val="12"/>
        </w:numPr>
        <w:tabs>
          <w:tab w:val="left" w:pos="500"/>
        </w:tabs>
        <w:spacing w:line="312" w:lineRule="auto"/>
        <w:ind w:right="800"/>
        <w:rPr>
          <w:rFonts w:ascii="Arial" w:eastAsia="Arial" w:hAnsi="Arial"/>
        </w:rPr>
      </w:pPr>
      <w:r w:rsidRPr="007E1A2D">
        <w:rPr>
          <w:rFonts w:ascii="Arial" w:eastAsia="Arial" w:hAnsi="Arial"/>
        </w:rPr>
        <w:t>In the second step, t</w:t>
      </w:r>
      <w:r w:rsidR="0089665F" w:rsidRPr="007E1A2D">
        <w:rPr>
          <w:rFonts w:ascii="Arial" w:eastAsia="Arial" w:hAnsi="Arial"/>
        </w:rPr>
        <w:t xml:space="preserve">he agent’s Assigned Allowance Level </w:t>
      </w:r>
      <w:r w:rsidRPr="007E1A2D">
        <w:rPr>
          <w:rFonts w:ascii="Arial" w:eastAsia="Arial" w:hAnsi="Arial"/>
        </w:rPr>
        <w:t xml:space="preserve">is mapped </w:t>
      </w:r>
      <w:r w:rsidR="0089665F" w:rsidRPr="007E1A2D">
        <w:rPr>
          <w:rFonts w:ascii="Arial" w:eastAsia="Arial" w:hAnsi="Arial"/>
        </w:rPr>
        <w:t>to a percentile of the income distribution:</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1646"/>
        <w:gridCol w:w="2446"/>
      </w:tblGrid>
      <w:tr w:rsidR="00FC01B8" w:rsidRPr="007E1A2D" w14:paraId="31183D29" w14:textId="77777777" w:rsidTr="001B491B">
        <w:trPr>
          <w:trHeight w:hRule="exact" w:val="284"/>
        </w:trPr>
        <w:tc>
          <w:tcPr>
            <w:tcW w:w="0" w:type="auto"/>
            <w:tcMar>
              <w:top w:w="0" w:type="dxa"/>
              <w:left w:w="100" w:type="dxa"/>
              <w:bottom w:w="0" w:type="dxa"/>
              <w:right w:w="100" w:type="dxa"/>
            </w:tcMar>
            <w:hideMark/>
          </w:tcPr>
          <w:p w14:paraId="7FA593FD" w14:textId="77777777" w:rsidR="0089665F" w:rsidRPr="007E1A2D" w:rsidRDefault="0089665F" w:rsidP="001B491B">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Allowance Level</w:t>
            </w:r>
          </w:p>
        </w:tc>
        <w:tc>
          <w:tcPr>
            <w:tcW w:w="0" w:type="auto"/>
            <w:tcMar>
              <w:top w:w="0" w:type="dxa"/>
              <w:left w:w="100" w:type="dxa"/>
              <w:bottom w:w="0" w:type="dxa"/>
              <w:right w:w="100" w:type="dxa"/>
            </w:tcMar>
            <w:hideMark/>
          </w:tcPr>
          <w:p w14:paraId="0E2B6040" w14:textId="77777777" w:rsidR="0089665F" w:rsidRPr="007E1A2D" w:rsidRDefault="0089665F" w:rsidP="001B491B">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Income Percentile Range</w:t>
            </w:r>
          </w:p>
        </w:tc>
      </w:tr>
      <w:tr w:rsidR="00FC01B8" w:rsidRPr="007E1A2D" w14:paraId="47AA731D" w14:textId="77777777" w:rsidTr="001B491B">
        <w:trPr>
          <w:trHeight w:hRule="exact" w:val="284"/>
        </w:trPr>
        <w:tc>
          <w:tcPr>
            <w:tcW w:w="0" w:type="auto"/>
            <w:tcMar>
              <w:top w:w="0" w:type="dxa"/>
              <w:left w:w="100" w:type="dxa"/>
              <w:bottom w:w="0" w:type="dxa"/>
              <w:right w:w="100" w:type="dxa"/>
            </w:tcMar>
            <w:hideMark/>
          </w:tcPr>
          <w:p w14:paraId="09EF136E"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Level 1</w:t>
            </w:r>
          </w:p>
        </w:tc>
        <w:tc>
          <w:tcPr>
            <w:tcW w:w="0" w:type="auto"/>
            <w:tcMar>
              <w:top w:w="0" w:type="dxa"/>
              <w:left w:w="100" w:type="dxa"/>
              <w:bottom w:w="0" w:type="dxa"/>
              <w:right w:w="100" w:type="dxa"/>
            </w:tcMar>
            <w:hideMark/>
          </w:tcPr>
          <w:p w14:paraId="33C92C04"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0–20th percentile</w:t>
            </w:r>
          </w:p>
        </w:tc>
      </w:tr>
      <w:tr w:rsidR="00FC01B8" w:rsidRPr="007E1A2D" w14:paraId="4A78FA68" w14:textId="77777777" w:rsidTr="001B491B">
        <w:trPr>
          <w:trHeight w:hRule="exact" w:val="284"/>
        </w:trPr>
        <w:tc>
          <w:tcPr>
            <w:tcW w:w="0" w:type="auto"/>
            <w:tcMar>
              <w:top w:w="0" w:type="dxa"/>
              <w:left w:w="100" w:type="dxa"/>
              <w:bottom w:w="0" w:type="dxa"/>
              <w:right w:w="100" w:type="dxa"/>
            </w:tcMar>
            <w:hideMark/>
          </w:tcPr>
          <w:p w14:paraId="710EFB52"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Level 2</w:t>
            </w:r>
          </w:p>
        </w:tc>
        <w:tc>
          <w:tcPr>
            <w:tcW w:w="0" w:type="auto"/>
            <w:tcMar>
              <w:top w:w="0" w:type="dxa"/>
              <w:left w:w="100" w:type="dxa"/>
              <w:bottom w:w="0" w:type="dxa"/>
              <w:right w:w="100" w:type="dxa"/>
            </w:tcMar>
            <w:hideMark/>
          </w:tcPr>
          <w:p w14:paraId="66CC662F"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20–40th percentile</w:t>
            </w:r>
          </w:p>
        </w:tc>
      </w:tr>
      <w:tr w:rsidR="00FC01B8" w:rsidRPr="007E1A2D" w14:paraId="40FE1E73" w14:textId="77777777" w:rsidTr="001B491B">
        <w:trPr>
          <w:trHeight w:hRule="exact" w:val="284"/>
        </w:trPr>
        <w:tc>
          <w:tcPr>
            <w:tcW w:w="0" w:type="auto"/>
            <w:tcMar>
              <w:top w:w="0" w:type="dxa"/>
              <w:left w:w="100" w:type="dxa"/>
              <w:bottom w:w="0" w:type="dxa"/>
              <w:right w:w="100" w:type="dxa"/>
            </w:tcMar>
            <w:hideMark/>
          </w:tcPr>
          <w:p w14:paraId="1E2B3FC0"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Level 3</w:t>
            </w:r>
          </w:p>
        </w:tc>
        <w:tc>
          <w:tcPr>
            <w:tcW w:w="0" w:type="auto"/>
            <w:tcMar>
              <w:top w:w="0" w:type="dxa"/>
              <w:left w:w="100" w:type="dxa"/>
              <w:bottom w:w="0" w:type="dxa"/>
              <w:right w:w="100" w:type="dxa"/>
            </w:tcMar>
            <w:hideMark/>
          </w:tcPr>
          <w:p w14:paraId="7C3965AA"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40–60th percentile</w:t>
            </w:r>
          </w:p>
        </w:tc>
      </w:tr>
      <w:tr w:rsidR="00FC01B8" w:rsidRPr="007E1A2D" w14:paraId="76ADF08A" w14:textId="77777777" w:rsidTr="001B491B">
        <w:trPr>
          <w:trHeight w:hRule="exact" w:val="284"/>
        </w:trPr>
        <w:tc>
          <w:tcPr>
            <w:tcW w:w="0" w:type="auto"/>
            <w:tcMar>
              <w:top w:w="0" w:type="dxa"/>
              <w:left w:w="100" w:type="dxa"/>
              <w:bottom w:w="0" w:type="dxa"/>
              <w:right w:w="100" w:type="dxa"/>
            </w:tcMar>
            <w:hideMark/>
          </w:tcPr>
          <w:p w14:paraId="6FE2E6A2"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Level 4</w:t>
            </w:r>
          </w:p>
        </w:tc>
        <w:tc>
          <w:tcPr>
            <w:tcW w:w="0" w:type="auto"/>
            <w:tcMar>
              <w:top w:w="0" w:type="dxa"/>
              <w:left w:w="100" w:type="dxa"/>
              <w:bottom w:w="0" w:type="dxa"/>
              <w:right w:w="100" w:type="dxa"/>
            </w:tcMar>
            <w:hideMark/>
          </w:tcPr>
          <w:p w14:paraId="6EB6D247"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60–80th percentile</w:t>
            </w:r>
          </w:p>
        </w:tc>
      </w:tr>
      <w:tr w:rsidR="00FC01B8" w:rsidRPr="007E1A2D" w14:paraId="051B0A3D" w14:textId="77777777" w:rsidTr="001B491B">
        <w:trPr>
          <w:trHeight w:hRule="exact" w:val="284"/>
        </w:trPr>
        <w:tc>
          <w:tcPr>
            <w:tcW w:w="0" w:type="auto"/>
            <w:tcMar>
              <w:top w:w="0" w:type="dxa"/>
              <w:left w:w="100" w:type="dxa"/>
              <w:bottom w:w="0" w:type="dxa"/>
              <w:right w:w="100" w:type="dxa"/>
            </w:tcMar>
            <w:hideMark/>
          </w:tcPr>
          <w:p w14:paraId="09F1DCFD"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Level 5</w:t>
            </w:r>
          </w:p>
        </w:tc>
        <w:tc>
          <w:tcPr>
            <w:tcW w:w="0" w:type="auto"/>
            <w:tcMar>
              <w:top w:w="0" w:type="dxa"/>
              <w:left w:w="100" w:type="dxa"/>
              <w:bottom w:w="0" w:type="dxa"/>
              <w:right w:w="100" w:type="dxa"/>
            </w:tcMar>
            <w:hideMark/>
          </w:tcPr>
          <w:p w14:paraId="1EB79D52" w14:textId="77777777" w:rsidR="0089665F" w:rsidRPr="007E1A2D" w:rsidRDefault="0089665F" w:rsidP="003418D2">
            <w:pPr>
              <w:pStyle w:val="NormalWeb"/>
              <w:spacing w:before="0" w:beforeAutospacing="0" w:after="0" w:afterAutospacing="0"/>
              <w:rPr>
                <w:rFonts w:ascii="Arial" w:hAnsi="Arial" w:cs="Arial"/>
                <w:sz w:val="20"/>
                <w:szCs w:val="20"/>
              </w:rPr>
            </w:pPr>
            <w:r w:rsidRPr="007E1A2D">
              <w:rPr>
                <w:rFonts w:ascii="Arial" w:hAnsi="Arial" w:cs="Arial"/>
                <w:color w:val="000000"/>
                <w:sz w:val="20"/>
                <w:szCs w:val="20"/>
              </w:rPr>
              <w:t>80–100th percentile</w:t>
            </w:r>
          </w:p>
        </w:tc>
      </w:tr>
    </w:tbl>
    <w:p w14:paraId="79648984" w14:textId="77777777" w:rsidR="0089665F" w:rsidRPr="007E1A2D" w:rsidRDefault="0089665F" w:rsidP="007E1A2D">
      <w:pPr>
        <w:pStyle w:val="NormalWeb"/>
        <w:spacing w:before="240" w:beforeAutospacing="0" w:after="240" w:afterAutospacing="0" w:line="305" w:lineRule="auto"/>
        <w:rPr>
          <w:rFonts w:ascii="Arial" w:hAnsi="Arial" w:cs="Arial"/>
          <w:color w:val="000000"/>
          <w:sz w:val="20"/>
          <w:szCs w:val="20"/>
        </w:rPr>
      </w:pPr>
      <w:r w:rsidRPr="007E1A2D">
        <w:rPr>
          <w:rFonts w:ascii="Arial" w:hAnsi="Arial" w:cs="Arial"/>
          <w:color w:val="000000"/>
          <w:sz w:val="20"/>
          <w:szCs w:val="20"/>
        </w:rPr>
        <w:t xml:space="preserve">This mapping links abstract socioeconomic levels to segments of the </w:t>
      </w:r>
      <w:r w:rsidR="002F4E99" w:rsidRPr="007E1A2D">
        <w:rPr>
          <w:rFonts w:ascii="Arial" w:hAnsi="Arial" w:cs="Arial"/>
          <w:color w:val="000000"/>
          <w:sz w:val="20"/>
          <w:szCs w:val="20"/>
        </w:rPr>
        <w:t xml:space="preserve">quantitative </w:t>
      </w:r>
      <w:r w:rsidRPr="007E1A2D">
        <w:rPr>
          <w:rFonts w:ascii="Arial" w:hAnsi="Arial" w:cs="Arial"/>
          <w:color w:val="000000"/>
          <w:sz w:val="20"/>
          <w:szCs w:val="20"/>
        </w:rPr>
        <w:t>income distribution.</w:t>
      </w:r>
    </w:p>
    <w:p w14:paraId="20FC9879" w14:textId="77777777" w:rsidR="0089665F" w:rsidRPr="007E1A2D" w:rsidRDefault="002F4E99">
      <w:pPr>
        <w:numPr>
          <w:ilvl w:val="0"/>
          <w:numId w:val="12"/>
        </w:numPr>
        <w:tabs>
          <w:tab w:val="left" w:pos="500"/>
        </w:tabs>
        <w:spacing w:line="312" w:lineRule="auto"/>
        <w:ind w:right="800"/>
        <w:rPr>
          <w:rFonts w:ascii="Arial" w:eastAsia="Arial" w:hAnsi="Arial"/>
        </w:rPr>
      </w:pPr>
      <w:r w:rsidRPr="007E1A2D">
        <w:rPr>
          <w:rFonts w:ascii="Arial" w:eastAsia="Arial" w:hAnsi="Arial"/>
        </w:rPr>
        <w:t xml:space="preserve">In the third step, a realistic income is generated using the PPF nethod. </w:t>
      </w:r>
      <w:r w:rsidR="0089665F" w:rsidRPr="007E1A2D">
        <w:rPr>
          <w:rFonts w:ascii="Arial" w:eastAsia="Arial" w:hAnsi="Arial"/>
        </w:rPr>
        <w:t xml:space="preserve">To assign a concrete dollar income value within the appropriate range, the simulation uses a quantile-based </w:t>
      </w:r>
      <w:r w:rsidR="0089665F" w:rsidRPr="007E1A2D">
        <w:rPr>
          <w:rFonts w:ascii="Arial" w:eastAsia="Arial" w:hAnsi="Arial"/>
        </w:rPr>
        <w:lastRenderedPageBreak/>
        <w:t>approach via the Percent-Point Function (PPF) of a configured theoretical distribution (e.g., Lognormal, Dagum)</w:t>
      </w:r>
      <w:r w:rsidRPr="007E1A2D">
        <w:rPr>
          <w:rFonts w:ascii="Arial" w:eastAsia="Arial" w:hAnsi="Arial"/>
        </w:rPr>
        <w:t>:</w:t>
      </w:r>
    </w:p>
    <w:p w14:paraId="157215AE" w14:textId="77777777" w:rsidR="0089665F" w:rsidRPr="007E1A2D" w:rsidRDefault="0089665F">
      <w:pPr>
        <w:pStyle w:val="NormalWeb"/>
        <w:numPr>
          <w:ilvl w:val="0"/>
          <w:numId w:val="27"/>
        </w:numPr>
        <w:spacing w:before="0" w:beforeAutospacing="0" w:after="0" w:afterAutospacing="0" w:line="312" w:lineRule="auto"/>
        <w:ind w:left="714" w:hanging="357"/>
        <w:textAlignment w:val="baseline"/>
        <w:rPr>
          <w:rFonts w:ascii="Arial" w:hAnsi="Arial" w:cs="Arial"/>
          <w:color w:val="000000"/>
          <w:sz w:val="20"/>
          <w:szCs w:val="20"/>
        </w:rPr>
      </w:pPr>
      <w:r w:rsidRPr="007E1A2D">
        <w:rPr>
          <w:rFonts w:ascii="Arial" w:hAnsi="Arial" w:cs="Arial"/>
          <w:color w:val="000000"/>
          <w:sz w:val="20"/>
          <w:szCs w:val="20"/>
        </w:rPr>
        <w:t xml:space="preserve">A value </w:t>
      </w:r>
      <w:r w:rsidRPr="007E1A2D">
        <w:rPr>
          <w:rFonts w:ascii="Arial" w:hAnsi="Arial" w:cs="Arial"/>
          <w:color w:val="188038"/>
          <w:sz w:val="20"/>
          <w:szCs w:val="20"/>
        </w:rPr>
        <w:t>p</w:t>
      </w:r>
      <w:r w:rsidRPr="007E1A2D">
        <w:rPr>
          <w:rFonts w:ascii="Arial" w:hAnsi="Arial" w:cs="Arial"/>
          <w:color w:val="000000"/>
          <w:sz w:val="20"/>
          <w:szCs w:val="20"/>
        </w:rPr>
        <w:t xml:space="preserve"> is randomly sampled from a </w:t>
      </w:r>
      <w:r w:rsidRPr="007E1A2D">
        <w:rPr>
          <w:rFonts w:ascii="Arial" w:hAnsi="Arial" w:cs="Arial"/>
          <w:b/>
          <w:bCs/>
          <w:color w:val="000000"/>
          <w:sz w:val="20"/>
          <w:szCs w:val="20"/>
        </w:rPr>
        <w:t>uniform distribution bounded by the agent's assigned percentile range</w:t>
      </w:r>
      <w:r w:rsidRPr="007E1A2D">
        <w:rPr>
          <w:rFonts w:ascii="Arial" w:hAnsi="Arial" w:cs="Arial"/>
          <w:color w:val="000000"/>
          <w:sz w:val="20"/>
          <w:szCs w:val="20"/>
        </w:rPr>
        <w:t>.</w:t>
      </w:r>
      <w:r w:rsidR="002F4E99" w:rsidRPr="007E1A2D">
        <w:rPr>
          <w:rFonts w:ascii="Arial" w:hAnsi="Arial" w:cs="Arial"/>
          <w:color w:val="000000"/>
          <w:sz w:val="20"/>
          <w:szCs w:val="20"/>
        </w:rPr>
        <w:t xml:space="preserve"> </w:t>
      </w:r>
      <w:r w:rsidRPr="007E1A2D">
        <w:rPr>
          <w:rFonts w:ascii="Arial" w:hAnsi="Arial" w:cs="Arial"/>
          <w:color w:val="000000"/>
          <w:sz w:val="20"/>
          <w:szCs w:val="20"/>
        </w:rPr>
        <w:t xml:space="preserve">For example, an agent in Level 3 (40–60th percentile) will have a </w:t>
      </w:r>
      <w:r w:rsidRPr="007E1A2D">
        <w:rPr>
          <w:rFonts w:ascii="Arial" w:hAnsi="Arial" w:cs="Arial"/>
          <w:color w:val="188038"/>
          <w:sz w:val="20"/>
          <w:szCs w:val="20"/>
        </w:rPr>
        <w:t>p</w:t>
      </w:r>
      <w:r w:rsidRPr="007E1A2D">
        <w:rPr>
          <w:rFonts w:ascii="Arial" w:hAnsi="Arial" w:cs="Arial"/>
          <w:color w:val="000000"/>
          <w:sz w:val="20"/>
          <w:szCs w:val="20"/>
        </w:rPr>
        <w:t xml:space="preserve"> drawn such that:</w:t>
      </w:r>
      <w:r w:rsidR="002F4E99" w:rsidRPr="007E1A2D">
        <w:rPr>
          <w:rFonts w:ascii="Arial" w:hAnsi="Arial" w:cs="Arial"/>
          <w:color w:val="188038"/>
          <w:sz w:val="20"/>
          <w:szCs w:val="20"/>
        </w:rPr>
        <w:t xml:space="preserve"> </w:t>
      </w:r>
      <w:r w:rsidRPr="007E1A2D">
        <w:rPr>
          <w:rFonts w:ascii="Arial" w:hAnsi="Arial" w:cs="Arial"/>
          <w:color w:val="188038"/>
          <w:sz w:val="20"/>
          <w:szCs w:val="20"/>
        </w:rPr>
        <w:t>0.40 ≤ p ≤ 0.60</w:t>
      </w:r>
      <w:r w:rsidR="002F4E99" w:rsidRPr="007E1A2D">
        <w:rPr>
          <w:rFonts w:ascii="Arial" w:hAnsi="Arial" w:cs="Arial"/>
          <w:color w:val="188038"/>
          <w:sz w:val="20"/>
          <w:szCs w:val="20"/>
        </w:rPr>
        <w:t>.</w:t>
      </w:r>
    </w:p>
    <w:p w14:paraId="54B65EC5" w14:textId="77777777" w:rsidR="0089665F" w:rsidRPr="007E1A2D" w:rsidRDefault="0089665F">
      <w:pPr>
        <w:pStyle w:val="NormalWeb"/>
        <w:numPr>
          <w:ilvl w:val="0"/>
          <w:numId w:val="27"/>
        </w:numPr>
        <w:spacing w:before="0" w:beforeAutospacing="0" w:after="0" w:afterAutospacing="0" w:line="312" w:lineRule="auto"/>
        <w:textAlignment w:val="baseline"/>
        <w:rPr>
          <w:rFonts w:ascii="Arial" w:hAnsi="Arial" w:cs="Arial"/>
          <w:color w:val="000000"/>
          <w:sz w:val="20"/>
          <w:szCs w:val="20"/>
        </w:rPr>
      </w:pPr>
      <w:r w:rsidRPr="007E1A2D">
        <w:rPr>
          <w:rFonts w:ascii="Arial" w:hAnsi="Arial" w:cs="Arial"/>
          <w:color w:val="000000"/>
          <w:sz w:val="20"/>
          <w:szCs w:val="20"/>
        </w:rPr>
        <w:t xml:space="preserve">This percentile value </w:t>
      </w:r>
      <w:r w:rsidRPr="007E1A2D">
        <w:rPr>
          <w:rFonts w:ascii="Arial" w:hAnsi="Arial" w:cs="Arial"/>
          <w:color w:val="188038"/>
          <w:sz w:val="20"/>
          <w:szCs w:val="20"/>
        </w:rPr>
        <w:t>p</w:t>
      </w:r>
      <w:r w:rsidRPr="007E1A2D">
        <w:rPr>
          <w:rFonts w:ascii="Arial" w:hAnsi="Arial" w:cs="Arial"/>
          <w:color w:val="000000"/>
          <w:sz w:val="20"/>
          <w:szCs w:val="20"/>
        </w:rPr>
        <w:t xml:space="preserve"> is then passed as input to the </w:t>
      </w:r>
      <w:r w:rsidRPr="007E1A2D">
        <w:rPr>
          <w:rFonts w:ascii="Arial" w:hAnsi="Arial" w:cs="Arial"/>
          <w:b/>
          <w:bCs/>
          <w:color w:val="000000"/>
          <w:sz w:val="20"/>
          <w:szCs w:val="20"/>
        </w:rPr>
        <w:t>PPF</w:t>
      </w:r>
      <w:r w:rsidRPr="007E1A2D">
        <w:rPr>
          <w:rFonts w:ascii="Arial" w:hAnsi="Arial" w:cs="Arial"/>
          <w:color w:val="000000"/>
          <w:sz w:val="20"/>
          <w:szCs w:val="20"/>
        </w:rPr>
        <w:t xml:space="preserve"> of the selected income distribution. The PPF, denoted by ( F^{-1}(p) ), returns the </w:t>
      </w:r>
      <w:r w:rsidRPr="007E1A2D">
        <w:rPr>
          <w:rFonts w:ascii="Arial" w:hAnsi="Arial" w:cs="Arial"/>
          <w:b/>
          <w:bCs/>
          <w:color w:val="000000"/>
          <w:sz w:val="20"/>
          <w:szCs w:val="20"/>
        </w:rPr>
        <w:t xml:space="preserve">exact income value </w:t>
      </w:r>
      <w:r w:rsidRPr="007E1A2D">
        <w:rPr>
          <w:rFonts w:ascii="Arial" w:hAnsi="Arial" w:cs="Arial"/>
          <w:b/>
          <w:bCs/>
          <w:color w:val="188038"/>
          <w:sz w:val="20"/>
          <w:szCs w:val="20"/>
        </w:rPr>
        <w:t>x</w:t>
      </w:r>
      <w:r w:rsidRPr="007E1A2D">
        <w:rPr>
          <w:rFonts w:ascii="Arial" w:hAnsi="Arial" w:cs="Arial"/>
          <w:color w:val="000000"/>
          <w:sz w:val="20"/>
          <w:szCs w:val="20"/>
        </w:rPr>
        <w:t xml:space="preserve"> that corresponds to percentile </w:t>
      </w:r>
      <w:r w:rsidRPr="007E1A2D">
        <w:rPr>
          <w:rFonts w:ascii="Arial" w:hAnsi="Arial" w:cs="Arial"/>
          <w:color w:val="188038"/>
          <w:sz w:val="20"/>
          <w:szCs w:val="20"/>
        </w:rPr>
        <w:t>p</w:t>
      </w:r>
      <w:r w:rsidRPr="007E1A2D">
        <w:rPr>
          <w:rFonts w:ascii="Arial" w:hAnsi="Arial" w:cs="Arial"/>
          <w:color w:val="000000"/>
          <w:sz w:val="20"/>
          <w:szCs w:val="20"/>
        </w:rPr>
        <w:t>.</w:t>
      </w:r>
    </w:p>
    <w:p w14:paraId="735E8BFF" w14:textId="77777777" w:rsidR="00930871" w:rsidRDefault="00930871" w:rsidP="001B491B">
      <w:pPr>
        <w:spacing w:line="338" w:lineRule="auto"/>
        <w:rPr>
          <w:rFonts w:ascii="Arial" w:eastAsia="Arial" w:hAnsi="Arial"/>
        </w:rPr>
      </w:pPr>
    </w:p>
    <w:p w14:paraId="0D2DAD13" w14:textId="77777777" w:rsidR="00930871" w:rsidRDefault="00930871" w:rsidP="003418D2">
      <w:pPr>
        <w:spacing w:line="0" w:lineRule="atLeast"/>
        <w:rPr>
          <w:rFonts w:ascii="Arial" w:eastAsia="Arial" w:hAnsi="Arial"/>
          <w:b/>
          <w:sz w:val="24"/>
        </w:rPr>
      </w:pPr>
      <w:r>
        <w:rPr>
          <w:rFonts w:ascii="Arial" w:eastAsia="Arial" w:hAnsi="Arial"/>
          <w:b/>
          <w:sz w:val="24"/>
        </w:rPr>
        <w:t>Distribution Type: Lognormal</w:t>
      </w:r>
    </w:p>
    <w:p w14:paraId="2C5579E9" w14:textId="77777777" w:rsidR="00930871" w:rsidRDefault="00930871" w:rsidP="003418D2">
      <w:pPr>
        <w:spacing w:line="286" w:lineRule="exact"/>
        <w:rPr>
          <w:rFonts w:ascii="Times New Roman" w:eastAsia="Times New Roman" w:hAnsi="Times New Roman"/>
        </w:rPr>
      </w:pPr>
    </w:p>
    <w:p w14:paraId="6632A879" w14:textId="77777777" w:rsidR="00930871" w:rsidRPr="007E1A2D" w:rsidRDefault="00930871" w:rsidP="007E1A2D">
      <w:pPr>
        <w:spacing w:line="324" w:lineRule="auto"/>
        <w:rPr>
          <w:rFonts w:ascii="Arial" w:eastAsia="Arial" w:hAnsi="Arial"/>
        </w:rPr>
      </w:pPr>
      <w:r w:rsidRPr="007E1A2D">
        <w:rPr>
          <w:rFonts w:ascii="Arial" w:eastAsia="Arial" w:hAnsi="Arial"/>
        </w:rPr>
        <w:t>The Lognormal distribution is a standard widely-used model for income.</w:t>
      </w:r>
      <w:r w:rsidR="00494648" w:rsidRPr="007E1A2D">
        <w:rPr>
          <w:rFonts w:ascii="Arial" w:eastAsia="Arial" w:hAnsi="Arial"/>
        </w:rPr>
        <w:t xml:space="preserve"> I</w:t>
      </w:r>
      <w:r w:rsidRPr="007E1A2D">
        <w:rPr>
          <w:rFonts w:ascii="Arial" w:eastAsia="Arial" w:hAnsi="Arial"/>
        </w:rPr>
        <w:t>t reflects the real-world observation that while most people have incomes clustered around a modest value, there is a “long tail” of a few individuals with very high incomes. It</w:t>
      </w:r>
      <w:r w:rsidR="00494648" w:rsidRPr="007E1A2D">
        <w:rPr>
          <w:rFonts w:ascii="Arial" w:eastAsia="Arial" w:hAnsi="Arial"/>
        </w:rPr>
        <w:t xml:space="preserve"> is</w:t>
      </w:r>
      <w:r w:rsidRPr="007E1A2D">
        <w:rPr>
          <w:rFonts w:ascii="Arial" w:eastAsia="Arial" w:hAnsi="Arial"/>
        </w:rPr>
        <w:t xml:space="preserve"> a robust choice for general-purpose income modeling. The income X is generated by the formula: X = a + Y, where Y follows a Lognormal distribution.</w:t>
      </w:r>
    </w:p>
    <w:p w14:paraId="40761913" w14:textId="77777777" w:rsidR="00930871" w:rsidRPr="002F4E99" w:rsidRDefault="00930871" w:rsidP="003418D2">
      <w:pPr>
        <w:spacing w:line="172" w:lineRule="exact"/>
        <w:rPr>
          <w:rFonts w:ascii="Times New Roman" w:eastAsia="Times New Roman" w:hAnsi="Times New Roman"/>
        </w:rPr>
      </w:pPr>
    </w:p>
    <w:p w14:paraId="0DACD60E" w14:textId="77777777" w:rsidR="00930871" w:rsidRPr="002F4E99" w:rsidRDefault="00930871" w:rsidP="007E1A2D">
      <w:pPr>
        <w:numPr>
          <w:ilvl w:val="0"/>
          <w:numId w:val="8"/>
        </w:numPr>
        <w:tabs>
          <w:tab w:val="left" w:pos="500"/>
        </w:tabs>
        <w:spacing w:line="312" w:lineRule="auto"/>
        <w:ind w:left="500" w:hanging="256"/>
        <w:rPr>
          <w:rFonts w:ascii="Arial" w:eastAsia="Arial" w:hAnsi="Arial"/>
        </w:rPr>
      </w:pPr>
      <w:r w:rsidRPr="002F4E99">
        <w:rPr>
          <w:rFonts w:ascii="Arial" w:eastAsia="Arial" w:hAnsi="Arial"/>
          <w:i/>
        </w:rPr>
        <w:t>µ</w:t>
      </w:r>
      <w:r w:rsidRPr="002F4E99">
        <w:rPr>
          <w:rFonts w:ascii="Arial" w:eastAsia="Arial" w:hAnsi="Arial"/>
        </w:rPr>
        <w:t xml:space="preserve"> (mu) - Mean of ln(Y): controls the central tendency of the income distribution. A higher </w:t>
      </w:r>
      <w:r w:rsidRPr="002F4E99">
        <w:rPr>
          <w:rFonts w:ascii="Arial" w:eastAsia="Arial" w:hAnsi="Arial"/>
          <w:i/>
        </w:rPr>
        <w:t>µ</w:t>
      </w:r>
      <w:r w:rsidRPr="002F4E99">
        <w:rPr>
          <w:rFonts w:ascii="Arial" w:eastAsia="Arial" w:hAnsi="Arial"/>
        </w:rPr>
        <w:t xml:space="preserve"> will shift the entire income curve to the right, resulting in a higher average income for the population.</w:t>
      </w:r>
    </w:p>
    <w:p w14:paraId="3A9C9CFF" w14:textId="77777777" w:rsidR="00930871" w:rsidRPr="002F4E99" w:rsidRDefault="00930871" w:rsidP="003418D2">
      <w:pPr>
        <w:spacing w:line="80" w:lineRule="exact"/>
        <w:rPr>
          <w:rFonts w:ascii="Arial" w:eastAsia="Arial" w:hAnsi="Arial"/>
        </w:rPr>
      </w:pPr>
    </w:p>
    <w:p w14:paraId="253FA82C" w14:textId="77777777" w:rsidR="00930871" w:rsidRPr="007E1A2D" w:rsidRDefault="00930871" w:rsidP="007E1A2D">
      <w:pPr>
        <w:numPr>
          <w:ilvl w:val="0"/>
          <w:numId w:val="8"/>
        </w:numPr>
        <w:tabs>
          <w:tab w:val="left" w:pos="500"/>
        </w:tabs>
        <w:spacing w:line="335" w:lineRule="auto"/>
        <w:ind w:left="500" w:hanging="256"/>
        <w:rPr>
          <w:rFonts w:ascii="Arial" w:eastAsia="Arial" w:hAnsi="Arial"/>
        </w:rPr>
      </w:pPr>
      <w:r w:rsidRPr="007E1A2D">
        <w:rPr>
          <w:rFonts w:ascii="Arial" w:eastAsia="Arial" w:hAnsi="Arial"/>
          <w:i/>
        </w:rPr>
        <w:t>σ</w:t>
      </w:r>
      <w:r w:rsidRPr="007E1A2D">
        <w:rPr>
          <w:rFonts w:ascii="Arial" w:eastAsia="Arial" w:hAnsi="Arial"/>
        </w:rPr>
        <w:t xml:space="preserve"> (sigma) - Std Dev of ln(Y): controls the inequality or spread of incomes. A smaller</w:t>
      </w:r>
      <w:r w:rsidRPr="007E1A2D">
        <w:rPr>
          <w:rFonts w:ascii="Arial" w:eastAsia="Arial" w:hAnsi="Arial"/>
          <w:i/>
        </w:rPr>
        <w:t xml:space="preserve"> σ</w:t>
      </w:r>
      <w:r w:rsidRPr="007E1A2D">
        <w:rPr>
          <w:rFonts w:ascii="Arial" w:eastAsia="Arial" w:hAnsi="Arial"/>
        </w:rPr>
        <w:t xml:space="preserve"> will create a population where most agents have very similar incomes. A larger </w:t>
      </w:r>
      <w:r w:rsidRPr="007E1A2D">
        <w:rPr>
          <w:rFonts w:ascii="Arial" w:eastAsia="Arial" w:hAnsi="Arial"/>
          <w:i/>
        </w:rPr>
        <w:t>σ</w:t>
      </w:r>
      <w:r w:rsidRPr="007E1A2D">
        <w:rPr>
          <w:rFonts w:ascii="Arial" w:eastAsia="Arial" w:hAnsi="Arial"/>
        </w:rPr>
        <w:t xml:space="preserve"> will increase the disparity, creating more income inequality with a wider range between the lowest and highest earners.</w:t>
      </w:r>
    </w:p>
    <w:p w14:paraId="1623690B" w14:textId="77777777" w:rsidR="00930871" w:rsidRPr="007E1A2D" w:rsidRDefault="00930871" w:rsidP="003418D2">
      <w:pPr>
        <w:spacing w:line="62" w:lineRule="exact"/>
        <w:rPr>
          <w:rFonts w:ascii="Arial" w:eastAsia="Arial" w:hAnsi="Arial"/>
        </w:rPr>
      </w:pPr>
    </w:p>
    <w:p w14:paraId="6781824B" w14:textId="77777777" w:rsidR="00930871" w:rsidRPr="002F4E99" w:rsidRDefault="00930871" w:rsidP="003418D2">
      <w:pPr>
        <w:numPr>
          <w:ilvl w:val="0"/>
          <w:numId w:val="8"/>
        </w:numPr>
        <w:tabs>
          <w:tab w:val="left" w:pos="500"/>
        </w:tabs>
        <w:spacing w:line="338" w:lineRule="auto"/>
        <w:ind w:left="500" w:hanging="256"/>
        <w:rPr>
          <w:rFonts w:ascii="Arial" w:eastAsia="Arial" w:hAnsi="Arial"/>
        </w:rPr>
      </w:pPr>
      <w:r w:rsidRPr="002F4E99">
        <w:rPr>
          <w:rFonts w:ascii="Arial" w:eastAsia="Arial" w:hAnsi="Arial"/>
        </w:rPr>
        <w:t>a - Minimum Value ($):</w:t>
      </w:r>
      <w:r w:rsidR="00D372A2" w:rsidRPr="002F4E99">
        <w:rPr>
          <w:rFonts w:ascii="Arial" w:eastAsia="Arial" w:hAnsi="Arial"/>
        </w:rPr>
        <w:t xml:space="preserve"> </w:t>
      </w:r>
      <w:r w:rsidRPr="002F4E99">
        <w:rPr>
          <w:rFonts w:ascii="Arial" w:eastAsia="Arial" w:hAnsi="Arial"/>
        </w:rPr>
        <w:t>sets a minimum income</w:t>
      </w:r>
      <w:r w:rsidR="00812A51" w:rsidRPr="002F4E99">
        <w:rPr>
          <w:rFonts w:ascii="Arial" w:eastAsia="Arial" w:hAnsi="Arial"/>
        </w:rPr>
        <w:t xml:space="preserve"> for the distribution</w:t>
      </w:r>
      <w:r w:rsidRPr="002F4E99">
        <w:rPr>
          <w:rFonts w:ascii="Arial" w:eastAsia="Arial" w:hAnsi="Arial"/>
        </w:rPr>
        <w:t xml:space="preserve">. The generated lognormal value Y is </w:t>
      </w:r>
      <w:r w:rsidR="00812A51" w:rsidRPr="002F4E99">
        <w:rPr>
          <w:rFonts w:ascii="Arial" w:eastAsia="Arial" w:hAnsi="Arial"/>
        </w:rPr>
        <w:t>introduced with that minimum</w:t>
      </w:r>
      <w:r w:rsidRPr="002F4E99">
        <w:rPr>
          <w:rFonts w:ascii="Arial" w:eastAsia="Arial" w:hAnsi="Arial"/>
        </w:rPr>
        <w:t xml:space="preserve"> base amount.</w:t>
      </w:r>
    </w:p>
    <w:p w14:paraId="6E705308" w14:textId="77777777" w:rsidR="00930871" w:rsidRPr="002F4E99" w:rsidRDefault="00930871" w:rsidP="003418D2">
      <w:pPr>
        <w:spacing w:line="54" w:lineRule="exact"/>
        <w:rPr>
          <w:rFonts w:ascii="Arial" w:eastAsia="Arial" w:hAnsi="Arial"/>
        </w:rPr>
      </w:pPr>
    </w:p>
    <w:p w14:paraId="662E474D" w14:textId="77777777" w:rsidR="00930871" w:rsidRPr="002F4E99" w:rsidRDefault="00930871" w:rsidP="007E1A2D">
      <w:pPr>
        <w:numPr>
          <w:ilvl w:val="0"/>
          <w:numId w:val="8"/>
        </w:numPr>
        <w:tabs>
          <w:tab w:val="left" w:pos="500"/>
        </w:tabs>
        <w:spacing w:line="304" w:lineRule="auto"/>
        <w:ind w:left="500" w:hanging="256"/>
        <w:rPr>
          <w:rFonts w:ascii="Arial" w:eastAsia="Arial" w:hAnsi="Arial"/>
        </w:rPr>
      </w:pPr>
      <w:r w:rsidRPr="002F4E99">
        <w:rPr>
          <w:rFonts w:ascii="Arial" w:eastAsia="Arial" w:hAnsi="Arial"/>
        </w:rPr>
        <w:t>b - Maximum Value ($):</w:t>
      </w:r>
      <w:r w:rsidR="00D372A2" w:rsidRPr="002F4E99">
        <w:rPr>
          <w:rFonts w:ascii="Arial" w:eastAsia="Arial" w:hAnsi="Arial"/>
        </w:rPr>
        <w:t xml:space="preserve"> </w:t>
      </w:r>
      <w:r w:rsidRPr="002F4E99">
        <w:rPr>
          <w:rFonts w:ascii="Arial" w:eastAsia="Arial" w:hAnsi="Arial"/>
        </w:rPr>
        <w:t>sets a ceiling on income</w:t>
      </w:r>
      <w:r w:rsidR="00812A51" w:rsidRPr="002F4E99">
        <w:rPr>
          <w:rFonts w:ascii="Arial" w:eastAsia="Arial" w:hAnsi="Arial"/>
        </w:rPr>
        <w:t xml:space="preserve"> for the distribution</w:t>
      </w:r>
      <w:r w:rsidRPr="002F4E99">
        <w:rPr>
          <w:rFonts w:ascii="Arial" w:eastAsia="Arial" w:hAnsi="Arial"/>
        </w:rPr>
        <w:t xml:space="preserve">. </w:t>
      </w:r>
      <w:r w:rsidR="00812A51" w:rsidRPr="002F4E99">
        <w:rPr>
          <w:rFonts w:ascii="Arial" w:eastAsia="Arial" w:hAnsi="Arial"/>
        </w:rPr>
        <w:t>A</w:t>
      </w:r>
      <w:r w:rsidRPr="002F4E99">
        <w:rPr>
          <w:rFonts w:ascii="Arial" w:eastAsia="Arial" w:hAnsi="Arial"/>
        </w:rPr>
        <w:t xml:space="preserve"> rejection sampling </w:t>
      </w:r>
      <w:r w:rsidR="00812A51" w:rsidRPr="002F4E99">
        <w:rPr>
          <w:rFonts w:ascii="Arial" w:eastAsia="Arial" w:hAnsi="Arial"/>
        </w:rPr>
        <w:t xml:space="preserve">method is used </w:t>
      </w:r>
      <w:r w:rsidRPr="002F4E99">
        <w:rPr>
          <w:rFonts w:ascii="Arial" w:eastAsia="Arial" w:hAnsi="Arial"/>
        </w:rPr>
        <w:t xml:space="preserve">to ensure all generated incomes fall below this value. It will repeatedly draw values from the distribution until it gets one </w:t>
      </w:r>
      <w:r w:rsidR="003F2AB0" w:rsidRPr="002F4E99">
        <w:rPr>
          <w:rFonts w:ascii="Arial" w:eastAsia="Arial" w:hAnsi="Arial"/>
        </w:rPr>
        <w:t xml:space="preserve">with a value lower than </w:t>
      </w:r>
      <w:r w:rsidR="00812A51" w:rsidRPr="002F4E99">
        <w:rPr>
          <w:rFonts w:ascii="Arial" w:eastAsia="Arial" w:hAnsi="Arial"/>
        </w:rPr>
        <w:t>the</w:t>
      </w:r>
      <w:r w:rsidRPr="002F4E99">
        <w:rPr>
          <w:rFonts w:ascii="Arial" w:eastAsia="Arial" w:hAnsi="Arial"/>
        </w:rPr>
        <w:t xml:space="preserve"> maximum </w:t>
      </w:r>
      <w:r w:rsidR="003F2AB0" w:rsidRPr="002F4E99">
        <w:rPr>
          <w:rFonts w:ascii="Arial" w:eastAsia="Arial" w:hAnsi="Arial"/>
        </w:rPr>
        <w:t>value</w:t>
      </w:r>
      <w:r w:rsidRPr="002F4E99">
        <w:rPr>
          <w:rFonts w:ascii="Arial" w:eastAsia="Arial" w:hAnsi="Arial"/>
        </w:rPr>
        <w:t xml:space="preserve">. </w:t>
      </w:r>
      <w:r w:rsidR="00812A51" w:rsidRPr="002F4E99">
        <w:rPr>
          <w:rFonts w:ascii="Arial" w:eastAsia="Arial" w:hAnsi="Arial"/>
        </w:rPr>
        <w:t xml:space="preserve">The user </w:t>
      </w:r>
      <w:r w:rsidRPr="002F4E99">
        <w:rPr>
          <w:rFonts w:ascii="Arial" w:eastAsia="Arial" w:hAnsi="Arial"/>
        </w:rPr>
        <w:t>can set this to “None” to have no upper limit.</w:t>
      </w:r>
    </w:p>
    <w:p w14:paraId="1872364F" w14:textId="77777777" w:rsidR="000027A6" w:rsidRDefault="000027A6" w:rsidP="003418D2">
      <w:pPr>
        <w:spacing w:line="0" w:lineRule="atLeast"/>
        <w:rPr>
          <w:rFonts w:ascii="Arial" w:eastAsia="Arial" w:hAnsi="Arial"/>
          <w:b/>
          <w:sz w:val="24"/>
        </w:rPr>
      </w:pPr>
    </w:p>
    <w:p w14:paraId="709A264D" w14:textId="77777777" w:rsidR="00930871" w:rsidRDefault="00930871" w:rsidP="003418D2">
      <w:pPr>
        <w:spacing w:line="0" w:lineRule="atLeast"/>
        <w:rPr>
          <w:rFonts w:ascii="Arial" w:eastAsia="Arial" w:hAnsi="Arial"/>
          <w:b/>
          <w:sz w:val="24"/>
        </w:rPr>
      </w:pPr>
      <w:r>
        <w:rPr>
          <w:rFonts w:ascii="Arial" w:eastAsia="Arial" w:hAnsi="Arial"/>
          <w:b/>
          <w:sz w:val="24"/>
        </w:rPr>
        <w:t>Distribution Type: Generalised Gamma</w:t>
      </w:r>
    </w:p>
    <w:p w14:paraId="64BC3B40" w14:textId="77777777" w:rsidR="00930871" w:rsidRDefault="00930871" w:rsidP="003418D2">
      <w:pPr>
        <w:spacing w:line="286" w:lineRule="exact"/>
        <w:rPr>
          <w:rFonts w:ascii="Times New Roman" w:eastAsia="Times New Roman" w:hAnsi="Times New Roman"/>
        </w:rPr>
      </w:pPr>
    </w:p>
    <w:p w14:paraId="2439FA04" w14:textId="77777777" w:rsidR="00930871" w:rsidRDefault="00930871" w:rsidP="007E1A2D">
      <w:pPr>
        <w:spacing w:line="312" w:lineRule="auto"/>
        <w:rPr>
          <w:rFonts w:ascii="Arial" w:eastAsia="Arial" w:hAnsi="Arial"/>
        </w:rPr>
      </w:pPr>
      <w:r>
        <w:rPr>
          <w:rFonts w:ascii="Arial" w:eastAsia="Arial" w:hAnsi="Arial"/>
        </w:rPr>
        <w:t>The Generalised Gamma is an advanced distribution that can model a wider variety of income patterns than the Lognormal</w:t>
      </w:r>
      <w:r w:rsidR="00780771">
        <w:rPr>
          <w:rFonts w:ascii="Arial" w:eastAsia="Arial" w:hAnsi="Arial"/>
        </w:rPr>
        <w:t xml:space="preserve"> distribution</w:t>
      </w:r>
      <w:r>
        <w:rPr>
          <w:rFonts w:ascii="Arial" w:eastAsia="Arial" w:hAnsi="Arial"/>
        </w:rPr>
        <w:t xml:space="preserve">. It gives </w:t>
      </w:r>
      <w:r w:rsidR="00780771">
        <w:rPr>
          <w:rFonts w:ascii="Arial" w:eastAsia="Arial" w:hAnsi="Arial"/>
        </w:rPr>
        <w:t xml:space="preserve">the user </w:t>
      </w:r>
      <w:r>
        <w:rPr>
          <w:rFonts w:ascii="Arial" w:eastAsia="Arial" w:hAnsi="Arial"/>
        </w:rPr>
        <w:t xml:space="preserve">more control over the shape of the income </w:t>
      </w:r>
      <w:r w:rsidR="00780771">
        <w:rPr>
          <w:rFonts w:ascii="Arial" w:eastAsia="Arial" w:hAnsi="Arial"/>
        </w:rPr>
        <w:t>distribution</w:t>
      </w:r>
      <w:r>
        <w:rPr>
          <w:rFonts w:ascii="Arial" w:eastAsia="Arial" w:hAnsi="Arial"/>
        </w:rPr>
        <w:t>, especially its peak (skewness) and its tail (the number of high-income individuals).</w:t>
      </w:r>
    </w:p>
    <w:p w14:paraId="5F393747" w14:textId="77777777" w:rsidR="00930871" w:rsidRDefault="00930871" w:rsidP="003418D2">
      <w:pPr>
        <w:spacing w:line="251" w:lineRule="exact"/>
        <w:rPr>
          <w:rFonts w:ascii="Times New Roman" w:eastAsia="Times New Roman" w:hAnsi="Times New Roman"/>
        </w:rPr>
      </w:pPr>
    </w:p>
    <w:p w14:paraId="310A981A" w14:textId="77777777" w:rsidR="00930871" w:rsidRDefault="00930871" w:rsidP="007E1A2D">
      <w:pPr>
        <w:numPr>
          <w:ilvl w:val="0"/>
          <w:numId w:val="9"/>
        </w:numPr>
        <w:tabs>
          <w:tab w:val="left" w:pos="500"/>
        </w:tabs>
        <w:spacing w:line="304" w:lineRule="auto"/>
        <w:ind w:left="500" w:hanging="256"/>
        <w:rPr>
          <w:rFonts w:ascii="Arial" w:eastAsia="Arial" w:hAnsi="Arial"/>
        </w:rPr>
      </w:pPr>
      <w:bookmarkStart w:id="3" w:name="page4"/>
      <w:bookmarkEnd w:id="3"/>
      <w:r>
        <w:rPr>
          <w:rFonts w:ascii="Arial" w:eastAsia="Arial" w:hAnsi="Arial"/>
        </w:rPr>
        <w:t>k - Shape 1 (tail): This parameter primarily controls the “tail” of the distribution. A smaller k (e.g., less than 1) creates a “heavy tail,” meaning there is a higher probability of extremely high-income individuals, representing significant wealth concentration. A larger k creates a “lighter tail,” with fewer extreme high earners.</w:t>
      </w:r>
    </w:p>
    <w:p w14:paraId="7E79FA34" w14:textId="77777777" w:rsidR="00930871" w:rsidRDefault="00930871" w:rsidP="003418D2">
      <w:pPr>
        <w:spacing w:line="94" w:lineRule="exact"/>
        <w:rPr>
          <w:rFonts w:ascii="Arial" w:eastAsia="Arial" w:hAnsi="Arial"/>
        </w:rPr>
      </w:pPr>
    </w:p>
    <w:p w14:paraId="28809826" w14:textId="77777777" w:rsidR="00930871" w:rsidRDefault="00930871" w:rsidP="007E1A2D">
      <w:pPr>
        <w:numPr>
          <w:ilvl w:val="0"/>
          <w:numId w:val="9"/>
        </w:numPr>
        <w:tabs>
          <w:tab w:val="left" w:pos="500"/>
        </w:tabs>
        <w:spacing w:line="312" w:lineRule="auto"/>
        <w:ind w:left="500" w:hanging="256"/>
        <w:rPr>
          <w:rFonts w:ascii="Arial" w:eastAsia="Arial" w:hAnsi="Arial"/>
        </w:rPr>
      </w:pPr>
      <w:r>
        <w:rPr>
          <w:rFonts w:ascii="Arial" w:eastAsia="Arial" w:hAnsi="Arial"/>
        </w:rPr>
        <w:t xml:space="preserve">c - Shape 2 (skew): This parameter controls the main body and peak of the distribution. It </w:t>
      </w:r>
      <w:r w:rsidR="00780771">
        <w:rPr>
          <w:rFonts w:ascii="Arial" w:eastAsia="Arial" w:hAnsi="Arial"/>
        </w:rPr>
        <w:t>enables the user</w:t>
      </w:r>
      <w:r>
        <w:rPr>
          <w:rFonts w:ascii="Arial" w:eastAsia="Arial" w:hAnsi="Arial"/>
        </w:rPr>
        <w:t xml:space="preserve"> to fine-tune the skewness, or how asymmetric the distribution is. This is useful for matching the shape of specific, observed income data.</w:t>
      </w:r>
    </w:p>
    <w:p w14:paraId="6859BC00" w14:textId="77777777" w:rsidR="00930871" w:rsidRDefault="00930871" w:rsidP="003418D2">
      <w:pPr>
        <w:spacing w:line="87" w:lineRule="exact"/>
        <w:rPr>
          <w:rFonts w:ascii="Arial" w:eastAsia="Arial" w:hAnsi="Arial"/>
        </w:rPr>
      </w:pPr>
    </w:p>
    <w:p w14:paraId="558E2FCE" w14:textId="77777777" w:rsidR="00930871" w:rsidRPr="006A3FE8" w:rsidRDefault="00930871" w:rsidP="007E1A2D">
      <w:pPr>
        <w:numPr>
          <w:ilvl w:val="0"/>
          <w:numId w:val="9"/>
        </w:numPr>
        <w:tabs>
          <w:tab w:val="left" w:pos="500"/>
        </w:tabs>
        <w:spacing w:line="368" w:lineRule="auto"/>
        <w:ind w:left="500" w:hanging="256"/>
        <w:rPr>
          <w:rFonts w:ascii="Arial" w:eastAsia="Arial" w:hAnsi="Arial"/>
        </w:rPr>
      </w:pPr>
      <w:r w:rsidRPr="006A3FE8">
        <w:rPr>
          <w:rFonts w:ascii="Arial" w:eastAsia="Arial" w:hAnsi="Arial"/>
          <w:i/>
        </w:rPr>
        <w:t>λ</w:t>
      </w:r>
      <w:r w:rsidRPr="006A3FE8">
        <w:rPr>
          <w:rFonts w:ascii="Arial" w:eastAsia="Arial" w:hAnsi="Arial"/>
        </w:rPr>
        <w:t xml:space="preserve"> (lambda) - Scale ($): </w:t>
      </w:r>
      <w:r w:rsidR="00CA60F1" w:rsidRPr="006A3FE8">
        <w:rPr>
          <w:rFonts w:ascii="Arial" w:eastAsia="Arial" w:hAnsi="Arial"/>
        </w:rPr>
        <w:t>A</w:t>
      </w:r>
      <w:r w:rsidRPr="006A3FE8">
        <w:rPr>
          <w:rFonts w:ascii="Arial" w:eastAsia="Arial" w:hAnsi="Arial"/>
        </w:rPr>
        <w:t xml:space="preserve"> scale parameter</w:t>
      </w:r>
      <w:r w:rsidR="00CA60F1" w:rsidRPr="006A3FE8">
        <w:rPr>
          <w:rFonts w:ascii="Arial" w:eastAsia="Arial" w:hAnsi="Arial"/>
        </w:rPr>
        <w:t>, s</w:t>
      </w:r>
      <w:r w:rsidRPr="006A3FE8">
        <w:rPr>
          <w:rFonts w:ascii="Arial" w:eastAsia="Arial" w:hAnsi="Arial"/>
        </w:rPr>
        <w:t xml:space="preserve">imilar to </w:t>
      </w:r>
      <w:r w:rsidRPr="006A3FE8">
        <w:rPr>
          <w:rFonts w:ascii="Arial" w:eastAsia="Arial" w:hAnsi="Arial"/>
          <w:i/>
        </w:rPr>
        <w:t>µ</w:t>
      </w:r>
      <w:r w:rsidRPr="006A3FE8">
        <w:rPr>
          <w:rFonts w:ascii="Arial" w:eastAsia="Arial" w:hAnsi="Arial"/>
        </w:rPr>
        <w:t xml:space="preserve"> in the lognormal model, </w:t>
      </w:r>
      <w:r w:rsidR="00CA60F1" w:rsidRPr="006A3FE8">
        <w:rPr>
          <w:rFonts w:ascii="Arial" w:eastAsia="Arial" w:hAnsi="Arial"/>
        </w:rPr>
        <w:t xml:space="preserve">which </w:t>
      </w:r>
      <w:r w:rsidRPr="006A3FE8">
        <w:rPr>
          <w:rFonts w:ascii="Arial" w:eastAsia="Arial" w:hAnsi="Arial"/>
        </w:rPr>
        <w:t xml:space="preserve">sets the overall </w:t>
      </w:r>
      <w:r w:rsidR="00CA60F1" w:rsidRPr="006A3FE8">
        <w:rPr>
          <w:rFonts w:ascii="Arial" w:eastAsia="Arial" w:hAnsi="Arial"/>
        </w:rPr>
        <w:t xml:space="preserve">level </w:t>
      </w:r>
      <w:r w:rsidRPr="006A3FE8">
        <w:rPr>
          <w:rFonts w:ascii="Arial" w:eastAsia="Arial" w:hAnsi="Arial"/>
        </w:rPr>
        <w:t xml:space="preserve">of income. Increasing </w:t>
      </w:r>
      <w:r w:rsidRPr="006A3FE8">
        <w:rPr>
          <w:rFonts w:ascii="Arial" w:eastAsia="Arial" w:hAnsi="Arial"/>
          <w:i/>
        </w:rPr>
        <w:t>λ</w:t>
      </w:r>
      <w:r w:rsidRPr="006A3FE8">
        <w:rPr>
          <w:rFonts w:ascii="Arial" w:eastAsia="Arial" w:hAnsi="Arial"/>
        </w:rPr>
        <w:t xml:space="preserve"> result</w:t>
      </w:r>
      <w:r w:rsidR="00CA60F1" w:rsidRPr="006A3FE8">
        <w:rPr>
          <w:rFonts w:ascii="Arial" w:eastAsia="Arial" w:hAnsi="Arial"/>
        </w:rPr>
        <w:t>s</w:t>
      </w:r>
      <w:r w:rsidRPr="006A3FE8">
        <w:rPr>
          <w:rFonts w:ascii="Arial" w:eastAsia="Arial" w:hAnsi="Arial"/>
        </w:rPr>
        <w:t xml:space="preserve"> in a higher median income for the population.</w:t>
      </w:r>
    </w:p>
    <w:p w14:paraId="4ACCC994" w14:textId="77777777" w:rsidR="00930871" w:rsidRPr="006A3FE8" w:rsidRDefault="00930871" w:rsidP="003418D2">
      <w:pPr>
        <w:spacing w:line="39" w:lineRule="exact"/>
        <w:rPr>
          <w:rFonts w:ascii="Arial" w:eastAsia="Arial" w:hAnsi="Arial"/>
        </w:rPr>
      </w:pPr>
    </w:p>
    <w:p w14:paraId="2D5E0124" w14:textId="77777777" w:rsidR="00930871" w:rsidRPr="007D77EE" w:rsidRDefault="00930871" w:rsidP="003418D2">
      <w:pPr>
        <w:numPr>
          <w:ilvl w:val="0"/>
          <w:numId w:val="9"/>
        </w:numPr>
        <w:tabs>
          <w:tab w:val="left" w:pos="500"/>
        </w:tabs>
        <w:spacing w:line="0" w:lineRule="atLeast"/>
        <w:ind w:left="500" w:hanging="256"/>
        <w:rPr>
          <w:rFonts w:ascii="Arial" w:eastAsia="Arial" w:hAnsi="Arial"/>
        </w:rPr>
      </w:pPr>
      <w:r w:rsidRPr="007D77EE">
        <w:rPr>
          <w:rFonts w:ascii="Arial" w:eastAsia="Arial" w:hAnsi="Arial"/>
        </w:rPr>
        <w:t xml:space="preserve">a - Minimum Value ($): Same as the Lognormal a, </w:t>
      </w:r>
      <w:r w:rsidR="007A7A72" w:rsidRPr="006A3FE8">
        <w:rPr>
          <w:rFonts w:ascii="Arial" w:eastAsia="Arial" w:hAnsi="Arial"/>
        </w:rPr>
        <w:t>it</w:t>
      </w:r>
      <w:r w:rsidR="007A7A72" w:rsidRPr="007D77EE">
        <w:rPr>
          <w:rFonts w:ascii="Arial" w:eastAsia="Arial" w:hAnsi="Arial"/>
        </w:rPr>
        <w:t xml:space="preserve"> </w:t>
      </w:r>
      <w:r w:rsidRPr="007D77EE">
        <w:rPr>
          <w:rFonts w:ascii="Arial" w:eastAsia="Arial" w:hAnsi="Arial"/>
        </w:rPr>
        <w:t xml:space="preserve">sets a minimum income </w:t>
      </w:r>
      <w:r w:rsidR="007A7A72" w:rsidRPr="006A3FE8">
        <w:rPr>
          <w:rFonts w:ascii="Arial" w:eastAsia="Arial" w:hAnsi="Arial"/>
        </w:rPr>
        <w:t>level for the distribution</w:t>
      </w:r>
      <w:r w:rsidRPr="007D77EE">
        <w:rPr>
          <w:rFonts w:ascii="Arial" w:eastAsia="Arial" w:hAnsi="Arial"/>
        </w:rPr>
        <w:t>.</w:t>
      </w:r>
    </w:p>
    <w:p w14:paraId="0A5E9BC5" w14:textId="77777777" w:rsidR="00930871" w:rsidRPr="007D77EE" w:rsidRDefault="00930871" w:rsidP="003418D2">
      <w:pPr>
        <w:spacing w:line="204" w:lineRule="exact"/>
        <w:rPr>
          <w:rFonts w:ascii="Arial" w:eastAsia="Arial" w:hAnsi="Arial"/>
        </w:rPr>
      </w:pPr>
    </w:p>
    <w:p w14:paraId="6A8A984D" w14:textId="77777777" w:rsidR="00930871" w:rsidRPr="007D77EE" w:rsidRDefault="00930871" w:rsidP="003418D2">
      <w:pPr>
        <w:numPr>
          <w:ilvl w:val="0"/>
          <w:numId w:val="9"/>
        </w:numPr>
        <w:tabs>
          <w:tab w:val="left" w:pos="500"/>
        </w:tabs>
        <w:spacing w:line="0" w:lineRule="atLeast"/>
        <w:ind w:left="500" w:hanging="256"/>
        <w:rPr>
          <w:rFonts w:ascii="Arial" w:eastAsia="Arial" w:hAnsi="Arial"/>
        </w:rPr>
      </w:pPr>
      <w:r w:rsidRPr="007D77EE">
        <w:rPr>
          <w:rFonts w:ascii="Arial" w:eastAsia="Arial" w:hAnsi="Arial"/>
        </w:rPr>
        <w:t xml:space="preserve">b - Maximum Value ($): Same as the Lognormal b, </w:t>
      </w:r>
      <w:r w:rsidR="007A7A72" w:rsidRPr="006A3FE8">
        <w:rPr>
          <w:rFonts w:ascii="Arial" w:eastAsia="Arial" w:hAnsi="Arial"/>
        </w:rPr>
        <w:t>it</w:t>
      </w:r>
      <w:r w:rsidR="007A7A72" w:rsidRPr="007D77EE">
        <w:rPr>
          <w:rFonts w:ascii="Arial" w:eastAsia="Arial" w:hAnsi="Arial"/>
        </w:rPr>
        <w:t xml:space="preserve"> </w:t>
      </w:r>
      <w:r w:rsidRPr="007D77EE">
        <w:rPr>
          <w:rFonts w:ascii="Arial" w:eastAsia="Arial" w:hAnsi="Arial"/>
        </w:rPr>
        <w:t>sets a maximum income ceiling</w:t>
      </w:r>
      <w:r w:rsidR="003F2AB0">
        <w:rPr>
          <w:rFonts w:ascii="Arial" w:eastAsia="Arial" w:hAnsi="Arial"/>
        </w:rPr>
        <w:t xml:space="preserve"> using the</w:t>
      </w:r>
      <w:r w:rsidR="003F2AB0" w:rsidRPr="003F2AB0">
        <w:rPr>
          <w:rFonts w:ascii="Arial" w:eastAsia="Arial" w:hAnsi="Arial"/>
        </w:rPr>
        <w:t xml:space="preserve"> rejection sampling method</w:t>
      </w:r>
      <w:r w:rsidRPr="007D77EE">
        <w:rPr>
          <w:rFonts w:ascii="Arial" w:eastAsia="Arial" w:hAnsi="Arial"/>
        </w:rPr>
        <w:t>.</w:t>
      </w:r>
    </w:p>
    <w:p w14:paraId="6201A39A" w14:textId="77777777" w:rsidR="00930871" w:rsidRDefault="00930871" w:rsidP="003418D2">
      <w:pPr>
        <w:spacing w:line="0" w:lineRule="atLeast"/>
        <w:rPr>
          <w:rFonts w:ascii="Arial" w:eastAsia="Arial" w:hAnsi="Arial"/>
          <w:b/>
          <w:sz w:val="24"/>
        </w:rPr>
      </w:pPr>
      <w:r>
        <w:rPr>
          <w:rFonts w:ascii="Arial" w:eastAsia="Arial" w:hAnsi="Arial"/>
          <w:b/>
          <w:sz w:val="24"/>
        </w:rPr>
        <w:lastRenderedPageBreak/>
        <w:t>Distribution Type: Dagum</w:t>
      </w:r>
    </w:p>
    <w:p w14:paraId="73EE3EC8" w14:textId="77777777" w:rsidR="00930871" w:rsidRDefault="00930871" w:rsidP="003418D2">
      <w:pPr>
        <w:spacing w:line="286" w:lineRule="exact"/>
        <w:rPr>
          <w:rFonts w:ascii="Times New Roman" w:eastAsia="Times New Roman" w:hAnsi="Times New Roman"/>
        </w:rPr>
      </w:pPr>
    </w:p>
    <w:p w14:paraId="15EB77D1" w14:textId="77777777" w:rsidR="00930871" w:rsidRDefault="00930871" w:rsidP="003418D2">
      <w:pPr>
        <w:spacing w:line="338" w:lineRule="auto"/>
        <w:rPr>
          <w:rFonts w:ascii="Arial" w:eastAsia="Arial" w:hAnsi="Arial"/>
        </w:rPr>
      </w:pPr>
      <w:r>
        <w:rPr>
          <w:rFonts w:ascii="Arial" w:eastAsia="Arial" w:hAnsi="Arial"/>
        </w:rPr>
        <w:t xml:space="preserve">The Dagum distribution’s main advantage is that its parameters have a more direct interpretation in terms of economic inequality, making it a </w:t>
      </w:r>
      <w:r w:rsidR="00035F02">
        <w:rPr>
          <w:rFonts w:ascii="Arial" w:eastAsia="Arial" w:hAnsi="Arial"/>
        </w:rPr>
        <w:t xml:space="preserve">useful </w:t>
      </w:r>
      <w:r>
        <w:rPr>
          <w:rFonts w:ascii="Arial" w:eastAsia="Arial" w:hAnsi="Arial"/>
        </w:rPr>
        <w:t>tool for studying the effects of different income structures.</w:t>
      </w:r>
    </w:p>
    <w:p w14:paraId="05605BD4" w14:textId="77777777" w:rsidR="00930871" w:rsidRDefault="00930871" w:rsidP="003418D2">
      <w:pPr>
        <w:spacing w:line="161" w:lineRule="exact"/>
        <w:rPr>
          <w:rFonts w:ascii="Times New Roman" w:eastAsia="Times New Roman" w:hAnsi="Times New Roman"/>
        </w:rPr>
      </w:pPr>
    </w:p>
    <w:p w14:paraId="5CAF91C1" w14:textId="77777777" w:rsidR="00930871" w:rsidRDefault="00930871" w:rsidP="007E1A2D">
      <w:pPr>
        <w:numPr>
          <w:ilvl w:val="0"/>
          <w:numId w:val="10"/>
        </w:numPr>
        <w:tabs>
          <w:tab w:val="left" w:pos="500"/>
        </w:tabs>
        <w:spacing w:line="312" w:lineRule="auto"/>
        <w:ind w:left="500" w:hanging="256"/>
        <w:rPr>
          <w:rFonts w:ascii="Arial" w:eastAsia="Arial" w:hAnsi="Arial"/>
        </w:rPr>
      </w:pPr>
      <w:r>
        <w:rPr>
          <w:rFonts w:ascii="Arial" w:eastAsia="Arial" w:hAnsi="Arial"/>
        </w:rPr>
        <w:t>a - Shape (tail): This parameter is directly related to inequality. A smaller value results in a heavier tail, which corresponds to higher income inequality (a larger gap between the rich and the poor). For the model to be realistic, a should be greater than 1.</w:t>
      </w:r>
    </w:p>
    <w:p w14:paraId="56778CBA" w14:textId="77777777" w:rsidR="00930871" w:rsidRDefault="00930871" w:rsidP="003418D2">
      <w:pPr>
        <w:spacing w:line="87" w:lineRule="exact"/>
        <w:rPr>
          <w:rFonts w:ascii="Arial" w:eastAsia="Arial" w:hAnsi="Arial"/>
        </w:rPr>
      </w:pPr>
    </w:p>
    <w:p w14:paraId="435E9FD3" w14:textId="77777777" w:rsidR="00930871" w:rsidRDefault="00930871" w:rsidP="003418D2">
      <w:pPr>
        <w:numPr>
          <w:ilvl w:val="0"/>
          <w:numId w:val="10"/>
        </w:numPr>
        <w:tabs>
          <w:tab w:val="left" w:pos="500"/>
        </w:tabs>
        <w:spacing w:line="338" w:lineRule="auto"/>
        <w:ind w:left="500" w:hanging="256"/>
        <w:rPr>
          <w:rFonts w:ascii="Arial" w:eastAsia="Arial" w:hAnsi="Arial"/>
        </w:rPr>
      </w:pPr>
      <w:r>
        <w:rPr>
          <w:rFonts w:ascii="Arial" w:eastAsia="Arial" w:hAnsi="Arial"/>
        </w:rPr>
        <w:t xml:space="preserve">p - Shape (body): This parameter controls the concentration of incomes. A higher p value means that </w:t>
      </w:r>
      <w:r w:rsidR="00035F02">
        <w:rPr>
          <w:rFonts w:ascii="Arial" w:eastAsia="Arial" w:hAnsi="Arial"/>
        </w:rPr>
        <w:t xml:space="preserve">a larger proportion </w:t>
      </w:r>
      <w:r>
        <w:rPr>
          <w:rFonts w:ascii="Arial" w:eastAsia="Arial" w:hAnsi="Arial"/>
        </w:rPr>
        <w:t>of the population is clustered together, indicating lower overall inequality.</w:t>
      </w:r>
    </w:p>
    <w:p w14:paraId="20263CD8" w14:textId="77777777" w:rsidR="00930871" w:rsidRDefault="00930871" w:rsidP="003418D2">
      <w:pPr>
        <w:spacing w:line="61" w:lineRule="exact"/>
        <w:rPr>
          <w:rFonts w:ascii="Arial" w:eastAsia="Arial" w:hAnsi="Arial"/>
        </w:rPr>
      </w:pPr>
    </w:p>
    <w:p w14:paraId="75F8E01D" w14:textId="77777777" w:rsidR="00930871" w:rsidRDefault="00930871" w:rsidP="003418D2">
      <w:pPr>
        <w:numPr>
          <w:ilvl w:val="0"/>
          <w:numId w:val="10"/>
        </w:numPr>
        <w:tabs>
          <w:tab w:val="left" w:pos="500"/>
        </w:tabs>
        <w:spacing w:line="338" w:lineRule="auto"/>
        <w:ind w:left="500" w:hanging="256"/>
        <w:rPr>
          <w:rFonts w:ascii="Arial" w:eastAsia="Arial" w:hAnsi="Arial"/>
        </w:rPr>
      </w:pPr>
      <w:r>
        <w:rPr>
          <w:rFonts w:ascii="Arial" w:eastAsia="Arial" w:hAnsi="Arial"/>
        </w:rPr>
        <w:t>b - Scale ($): This parameter functions as the scale of the distribution and is closely related to the median income of the population.</w:t>
      </w:r>
    </w:p>
    <w:p w14:paraId="67BABAD5" w14:textId="77777777" w:rsidR="00930871" w:rsidRDefault="00930871" w:rsidP="003418D2">
      <w:pPr>
        <w:spacing w:line="61" w:lineRule="exact"/>
        <w:rPr>
          <w:rFonts w:ascii="Arial" w:eastAsia="Arial" w:hAnsi="Arial"/>
        </w:rPr>
      </w:pPr>
    </w:p>
    <w:p w14:paraId="019E78CA" w14:textId="77777777" w:rsidR="00930871" w:rsidRDefault="00930871" w:rsidP="003418D2">
      <w:pPr>
        <w:numPr>
          <w:ilvl w:val="0"/>
          <w:numId w:val="10"/>
        </w:numPr>
        <w:tabs>
          <w:tab w:val="left" w:pos="500"/>
        </w:tabs>
        <w:spacing w:line="0" w:lineRule="atLeast"/>
        <w:ind w:left="500" w:hanging="256"/>
        <w:rPr>
          <w:rFonts w:ascii="Arial" w:eastAsia="Arial" w:hAnsi="Arial"/>
        </w:rPr>
      </w:pPr>
      <w:r>
        <w:rPr>
          <w:rFonts w:ascii="Arial" w:eastAsia="Arial" w:hAnsi="Arial"/>
        </w:rPr>
        <w:t xml:space="preserve">Minimum Value ($): This sets a minimum income floor for </w:t>
      </w:r>
      <w:r w:rsidR="00035F02">
        <w:rPr>
          <w:rFonts w:ascii="Arial" w:eastAsia="Arial" w:hAnsi="Arial"/>
        </w:rPr>
        <w:t>the distribution</w:t>
      </w:r>
      <w:r>
        <w:rPr>
          <w:rFonts w:ascii="Arial" w:eastAsia="Arial" w:hAnsi="Arial"/>
        </w:rPr>
        <w:t>.</w:t>
      </w:r>
    </w:p>
    <w:p w14:paraId="378C9714" w14:textId="77777777" w:rsidR="00930871" w:rsidRDefault="00930871" w:rsidP="003418D2">
      <w:pPr>
        <w:spacing w:line="204" w:lineRule="exact"/>
        <w:rPr>
          <w:rFonts w:ascii="Arial" w:eastAsia="Arial" w:hAnsi="Arial"/>
        </w:rPr>
      </w:pPr>
    </w:p>
    <w:p w14:paraId="278CAEDD" w14:textId="77777777" w:rsidR="00930871" w:rsidRDefault="00930871" w:rsidP="003418D2">
      <w:pPr>
        <w:numPr>
          <w:ilvl w:val="0"/>
          <w:numId w:val="10"/>
        </w:numPr>
        <w:tabs>
          <w:tab w:val="left" w:pos="500"/>
        </w:tabs>
        <w:spacing w:line="0" w:lineRule="atLeast"/>
        <w:ind w:left="500" w:hanging="256"/>
        <w:rPr>
          <w:rFonts w:ascii="Arial" w:eastAsia="Arial" w:hAnsi="Arial"/>
        </w:rPr>
      </w:pPr>
      <w:r>
        <w:rPr>
          <w:rFonts w:ascii="Arial" w:eastAsia="Arial" w:hAnsi="Arial"/>
        </w:rPr>
        <w:t>Maximum Value ($): This sets a maximum income ceiling</w:t>
      </w:r>
      <w:r w:rsidR="003F2AB0">
        <w:rPr>
          <w:rFonts w:ascii="Arial" w:eastAsia="Arial" w:hAnsi="Arial"/>
        </w:rPr>
        <w:t xml:space="preserve"> using the </w:t>
      </w:r>
      <w:r w:rsidR="003F2AB0" w:rsidRPr="003F2AB0">
        <w:rPr>
          <w:rFonts w:ascii="Arial" w:eastAsia="Arial" w:hAnsi="Arial"/>
        </w:rPr>
        <w:t>rejection sampling method</w:t>
      </w:r>
      <w:r>
        <w:rPr>
          <w:rFonts w:ascii="Arial" w:eastAsia="Arial" w:hAnsi="Arial"/>
        </w:rPr>
        <w:t>.</w:t>
      </w:r>
    </w:p>
    <w:p w14:paraId="5B1D15FF" w14:textId="77777777" w:rsidR="00930871" w:rsidRDefault="00930871" w:rsidP="003418D2">
      <w:pPr>
        <w:spacing w:line="361" w:lineRule="exact"/>
        <w:rPr>
          <w:rFonts w:ascii="Times New Roman" w:eastAsia="Times New Roman" w:hAnsi="Times New Roman"/>
        </w:rPr>
      </w:pPr>
    </w:p>
    <w:p w14:paraId="05E1BCF2" w14:textId="77777777" w:rsidR="00930871" w:rsidRDefault="00D372A2" w:rsidP="003418D2">
      <w:pPr>
        <w:spacing w:line="0" w:lineRule="atLeast"/>
        <w:rPr>
          <w:rFonts w:ascii="Arial" w:eastAsia="Arial" w:hAnsi="Arial"/>
          <w:b/>
          <w:sz w:val="24"/>
        </w:rPr>
      </w:pPr>
      <w:r>
        <w:rPr>
          <w:rFonts w:ascii="Arial" w:eastAsia="Arial" w:hAnsi="Arial"/>
          <w:b/>
          <w:sz w:val="24"/>
        </w:rPr>
        <w:t xml:space="preserve">Discount </w:t>
      </w:r>
      <w:r w:rsidR="00930871">
        <w:rPr>
          <w:rFonts w:ascii="Arial" w:eastAsia="Arial" w:hAnsi="Arial"/>
          <w:b/>
          <w:sz w:val="24"/>
        </w:rPr>
        <w:t xml:space="preserve">Threshold </w:t>
      </w:r>
    </w:p>
    <w:p w14:paraId="401A3335" w14:textId="77777777" w:rsidR="00930871" w:rsidRDefault="00930871" w:rsidP="003418D2">
      <w:pPr>
        <w:spacing w:line="163" w:lineRule="exact"/>
        <w:rPr>
          <w:rFonts w:ascii="Times New Roman" w:eastAsia="Times New Roman" w:hAnsi="Times New Roman"/>
        </w:rPr>
      </w:pPr>
    </w:p>
    <w:p w14:paraId="482B40EF" w14:textId="77777777" w:rsidR="00D372A2" w:rsidRDefault="00930871" w:rsidP="007E1A2D">
      <w:pPr>
        <w:spacing w:line="300" w:lineRule="auto"/>
        <w:rPr>
          <w:rFonts w:ascii="Arial" w:eastAsia="Arial" w:hAnsi="Arial"/>
        </w:rPr>
      </w:pPr>
      <w:r>
        <w:rPr>
          <w:rFonts w:ascii="Arial" w:eastAsia="Arial" w:hAnsi="Arial"/>
          <w:b/>
        </w:rPr>
        <w:t>Threshold Income for Discount ($)</w:t>
      </w:r>
      <w:r>
        <w:rPr>
          <w:rFonts w:ascii="Arial" w:eastAsia="Arial" w:hAnsi="Arial"/>
        </w:rPr>
        <w:t xml:space="preserve"> sets the income level below </w:t>
      </w:r>
      <w:r w:rsidR="00D372A2">
        <w:rPr>
          <w:rFonts w:ascii="Arial" w:eastAsia="Arial" w:hAnsi="Arial"/>
        </w:rPr>
        <w:t>which agents are</w:t>
      </w:r>
      <w:r>
        <w:rPr>
          <w:rFonts w:ascii="Arial" w:eastAsia="Arial" w:hAnsi="Arial"/>
        </w:rPr>
        <w:t xml:space="preserve"> considered eligible for </w:t>
      </w:r>
      <w:r w:rsidR="001E7C07">
        <w:rPr>
          <w:rFonts w:ascii="Arial" w:eastAsia="Arial" w:hAnsi="Arial"/>
        </w:rPr>
        <w:t>a</w:t>
      </w:r>
      <w:r w:rsidR="00D372A2">
        <w:rPr>
          <w:rFonts w:ascii="Arial" w:eastAsia="Arial" w:hAnsi="Arial"/>
        </w:rPr>
        <w:t xml:space="preserve"> </w:t>
      </w:r>
      <w:r>
        <w:rPr>
          <w:rFonts w:ascii="Arial" w:eastAsia="Arial" w:hAnsi="Arial"/>
        </w:rPr>
        <w:t>discount customer</w:t>
      </w:r>
      <w:r w:rsidR="001E7C07">
        <w:rPr>
          <w:rFonts w:ascii="Arial" w:eastAsia="Arial" w:hAnsi="Arial"/>
        </w:rPr>
        <w:t xml:space="preserve"> statu</w:t>
      </w:r>
      <w:r w:rsidR="00D372A2">
        <w:rPr>
          <w:rFonts w:ascii="Arial" w:eastAsia="Arial" w:hAnsi="Arial"/>
        </w:rPr>
        <w:t>s,</w:t>
      </w:r>
      <w:r>
        <w:rPr>
          <w:rFonts w:ascii="Arial" w:eastAsia="Arial" w:hAnsi="Arial"/>
        </w:rPr>
        <w:t xml:space="preserve"> provided that they </w:t>
      </w:r>
      <w:r w:rsidR="00D372A2">
        <w:rPr>
          <w:rFonts w:ascii="Arial" w:eastAsia="Arial" w:hAnsi="Arial"/>
        </w:rPr>
        <w:t xml:space="preserve">disclose </w:t>
      </w:r>
      <w:r>
        <w:rPr>
          <w:rFonts w:ascii="Arial" w:eastAsia="Arial" w:hAnsi="Arial"/>
        </w:rPr>
        <w:t xml:space="preserve">their income and </w:t>
      </w:r>
      <w:r w:rsidR="001E7C07">
        <w:rPr>
          <w:rFonts w:ascii="Arial" w:eastAsia="Arial" w:hAnsi="Arial"/>
        </w:rPr>
        <w:t xml:space="preserve">provide </w:t>
      </w:r>
      <w:r w:rsidR="00D372A2">
        <w:rPr>
          <w:rFonts w:ascii="Arial" w:eastAsia="Arial" w:hAnsi="Arial"/>
        </w:rPr>
        <w:t xml:space="preserve">supportive </w:t>
      </w:r>
      <w:r>
        <w:rPr>
          <w:rFonts w:ascii="Arial" w:eastAsia="Arial" w:hAnsi="Arial"/>
        </w:rPr>
        <w:t xml:space="preserve">documentation. </w:t>
      </w:r>
    </w:p>
    <w:p w14:paraId="3E66F202" w14:textId="77777777" w:rsidR="00D372A2" w:rsidRDefault="00D372A2" w:rsidP="003418D2">
      <w:pPr>
        <w:spacing w:line="0" w:lineRule="atLeast"/>
        <w:rPr>
          <w:rFonts w:ascii="Arial" w:eastAsia="Arial" w:hAnsi="Arial"/>
          <w:b/>
          <w:sz w:val="24"/>
        </w:rPr>
      </w:pPr>
    </w:p>
    <w:p w14:paraId="0E5F00C2" w14:textId="77777777" w:rsidR="00D372A2" w:rsidRDefault="00D372A2" w:rsidP="003418D2">
      <w:pPr>
        <w:spacing w:line="0" w:lineRule="atLeast"/>
        <w:rPr>
          <w:rFonts w:ascii="Arial" w:eastAsia="Arial" w:hAnsi="Arial"/>
          <w:b/>
          <w:sz w:val="24"/>
        </w:rPr>
      </w:pPr>
      <w:r>
        <w:rPr>
          <w:rFonts w:ascii="Arial" w:eastAsia="Arial" w:hAnsi="Arial"/>
          <w:b/>
          <w:sz w:val="24"/>
        </w:rPr>
        <w:t xml:space="preserve">Distribution Preview </w:t>
      </w:r>
    </w:p>
    <w:p w14:paraId="6DACD7A2" w14:textId="77777777" w:rsidR="00D372A2" w:rsidRDefault="00D372A2" w:rsidP="007E1A2D">
      <w:pPr>
        <w:spacing w:line="300" w:lineRule="auto"/>
        <w:rPr>
          <w:rFonts w:ascii="Arial" w:eastAsia="Arial" w:hAnsi="Arial"/>
        </w:rPr>
      </w:pPr>
    </w:p>
    <w:p w14:paraId="1AD954CB" w14:textId="77777777" w:rsidR="00930871" w:rsidRDefault="001E7C07" w:rsidP="007E1A2D">
      <w:pPr>
        <w:spacing w:line="300" w:lineRule="auto"/>
        <w:rPr>
          <w:rFonts w:ascii="Arial" w:eastAsia="Arial" w:hAnsi="Arial"/>
        </w:rPr>
      </w:pPr>
      <w:r>
        <w:rPr>
          <w:rFonts w:ascii="Arial" w:eastAsia="Arial" w:hAnsi="Arial"/>
        </w:rPr>
        <w:t xml:space="preserve">This </w:t>
      </w:r>
      <w:r w:rsidR="009D6298">
        <w:rPr>
          <w:rFonts w:ascii="Arial" w:eastAsia="Arial" w:hAnsi="Arial"/>
        </w:rPr>
        <w:t>section</w:t>
      </w:r>
      <w:r w:rsidR="00D372A2">
        <w:rPr>
          <w:rFonts w:ascii="Arial" w:eastAsia="Arial" w:hAnsi="Arial"/>
        </w:rPr>
        <w:t xml:space="preserve"> displays </w:t>
      </w:r>
      <w:r w:rsidR="00930871">
        <w:rPr>
          <w:rFonts w:ascii="Arial" w:eastAsia="Arial" w:hAnsi="Arial"/>
        </w:rPr>
        <w:t xml:space="preserve">a preview of the income distribution histogram, which can help </w:t>
      </w:r>
      <w:r w:rsidR="00D372A2">
        <w:rPr>
          <w:rFonts w:ascii="Arial" w:eastAsia="Arial" w:hAnsi="Arial"/>
        </w:rPr>
        <w:t xml:space="preserve">the user </w:t>
      </w:r>
      <w:r w:rsidR="00930871">
        <w:rPr>
          <w:rFonts w:ascii="Arial" w:eastAsia="Arial" w:hAnsi="Arial"/>
        </w:rPr>
        <w:t>set meaningful</w:t>
      </w:r>
      <w:r w:rsidR="00D372A2">
        <w:rPr>
          <w:rFonts w:ascii="Arial" w:eastAsia="Arial" w:hAnsi="Arial"/>
        </w:rPr>
        <w:t xml:space="preserve"> distribution parameters and income</w:t>
      </w:r>
      <w:r w:rsidR="00930871">
        <w:rPr>
          <w:rFonts w:ascii="Arial" w:eastAsia="Arial" w:hAnsi="Arial"/>
        </w:rPr>
        <w:t xml:space="preserve"> threshold </w:t>
      </w:r>
      <w:r w:rsidR="00AF6923">
        <w:rPr>
          <w:rFonts w:ascii="Arial" w:eastAsia="Arial" w:hAnsi="Arial"/>
        </w:rPr>
        <w:t xml:space="preserve">for </w:t>
      </w:r>
      <w:r w:rsidR="00930871">
        <w:rPr>
          <w:rFonts w:ascii="Arial" w:eastAsia="Arial" w:hAnsi="Arial"/>
        </w:rPr>
        <w:t xml:space="preserve">the population </w:t>
      </w:r>
      <w:r w:rsidR="00D372A2">
        <w:rPr>
          <w:rFonts w:ascii="Arial" w:eastAsia="Arial" w:hAnsi="Arial"/>
        </w:rPr>
        <w:t xml:space="preserve">that was </w:t>
      </w:r>
      <w:r w:rsidR="00930871">
        <w:rPr>
          <w:rFonts w:ascii="Arial" w:eastAsia="Arial" w:hAnsi="Arial"/>
        </w:rPr>
        <w:t>generated.</w:t>
      </w:r>
    </w:p>
    <w:p w14:paraId="1E96BBA7" w14:textId="77777777" w:rsidR="00930871" w:rsidRDefault="00930871" w:rsidP="003418D2">
      <w:pPr>
        <w:spacing w:line="335" w:lineRule="exact"/>
        <w:rPr>
          <w:rFonts w:ascii="Times New Roman" w:eastAsia="Times New Roman" w:hAnsi="Times New Roman"/>
        </w:rPr>
      </w:pPr>
    </w:p>
    <w:p w14:paraId="17A9A939" w14:textId="77777777" w:rsidR="00930871" w:rsidRDefault="00930871" w:rsidP="003418D2">
      <w:pPr>
        <w:spacing w:line="0" w:lineRule="atLeast"/>
        <w:rPr>
          <w:rFonts w:ascii="Arial" w:eastAsia="Arial" w:hAnsi="Arial"/>
          <w:b/>
          <w:sz w:val="29"/>
        </w:rPr>
      </w:pPr>
      <w:r>
        <w:rPr>
          <w:rFonts w:ascii="Arial" w:eastAsia="Arial" w:hAnsi="Arial"/>
          <w:b/>
          <w:sz w:val="29"/>
        </w:rPr>
        <w:t xml:space="preserve">7. Income Categories </w:t>
      </w:r>
    </w:p>
    <w:p w14:paraId="62CDA1FB" w14:textId="77777777" w:rsidR="00930871" w:rsidRDefault="00930871" w:rsidP="003418D2">
      <w:pPr>
        <w:spacing w:line="321" w:lineRule="exact"/>
        <w:rPr>
          <w:rFonts w:ascii="Times New Roman" w:eastAsia="Times New Roman" w:hAnsi="Times New Roman"/>
        </w:rPr>
      </w:pPr>
    </w:p>
    <w:p w14:paraId="05CC15D2" w14:textId="77777777" w:rsidR="00930871" w:rsidRDefault="00930871" w:rsidP="003418D2">
      <w:pPr>
        <w:spacing w:line="0" w:lineRule="atLeast"/>
        <w:rPr>
          <w:rFonts w:ascii="Arial" w:eastAsia="Arial" w:hAnsi="Arial"/>
        </w:rPr>
      </w:pPr>
      <w:r>
        <w:rPr>
          <w:rFonts w:ascii="Arial" w:eastAsia="Arial" w:hAnsi="Arial"/>
        </w:rPr>
        <w:t>These settings control how agents are grouped by income.</w:t>
      </w:r>
    </w:p>
    <w:p w14:paraId="016DC188" w14:textId="77777777" w:rsidR="00930871" w:rsidRDefault="00930871" w:rsidP="003418D2">
      <w:pPr>
        <w:spacing w:line="302" w:lineRule="exact"/>
        <w:rPr>
          <w:rFonts w:ascii="Times New Roman" w:eastAsia="Times New Roman" w:hAnsi="Times New Roman"/>
        </w:rPr>
      </w:pPr>
    </w:p>
    <w:p w14:paraId="6AA62046" w14:textId="77777777" w:rsidR="00D206EB" w:rsidRDefault="00930871" w:rsidP="007E1A2D">
      <w:pPr>
        <w:spacing w:line="304" w:lineRule="auto"/>
        <w:ind w:right="800"/>
        <w:rPr>
          <w:rFonts w:ascii="Arial" w:eastAsia="Arial" w:hAnsi="Arial"/>
        </w:rPr>
      </w:pPr>
      <w:r w:rsidRPr="009D6298">
        <w:rPr>
          <w:rFonts w:ascii="Arial" w:eastAsia="Arial" w:hAnsi="Arial"/>
          <w:b/>
        </w:rPr>
        <w:t>Discount Income Categories (Ndic) and Fixed Income Categories (Nfic)</w:t>
      </w:r>
      <w:r w:rsidRPr="009D6298">
        <w:rPr>
          <w:rFonts w:ascii="Arial" w:eastAsia="Arial" w:hAnsi="Arial"/>
        </w:rPr>
        <w:t>: These parameter</w:t>
      </w:r>
      <w:r w:rsidR="009D6298" w:rsidRPr="009D6298">
        <w:rPr>
          <w:rFonts w:ascii="Arial" w:eastAsia="Arial" w:hAnsi="Arial"/>
        </w:rPr>
        <w:t>s de</w:t>
      </w:r>
      <w:bookmarkStart w:id="4" w:name="page5"/>
      <w:bookmarkEnd w:id="4"/>
      <w:r>
        <w:rPr>
          <w:rFonts w:ascii="Arial" w:eastAsia="Arial" w:hAnsi="Arial"/>
        </w:rPr>
        <w:t xml:space="preserve">termine how many income-based </w:t>
      </w:r>
      <w:r w:rsidR="00D206EB">
        <w:rPr>
          <w:rFonts w:ascii="Arial" w:eastAsia="Arial" w:hAnsi="Arial"/>
        </w:rPr>
        <w:t xml:space="preserve">groups discount and fixed price </w:t>
      </w:r>
      <w:r>
        <w:rPr>
          <w:rFonts w:ascii="Arial" w:eastAsia="Arial" w:hAnsi="Arial"/>
        </w:rPr>
        <w:t xml:space="preserve">customers are divided into, respectively. Customers are sorted by income and distributed uniformly across </w:t>
      </w:r>
      <w:r w:rsidR="00D206EB">
        <w:rPr>
          <w:rFonts w:ascii="Arial" w:eastAsia="Arial" w:hAnsi="Arial"/>
        </w:rPr>
        <w:t xml:space="preserve">income </w:t>
      </w:r>
      <w:r>
        <w:rPr>
          <w:rFonts w:ascii="Arial" w:eastAsia="Arial" w:hAnsi="Arial"/>
        </w:rPr>
        <w:t xml:space="preserve">categories. </w:t>
      </w:r>
      <w:r w:rsidR="00D206EB">
        <w:rPr>
          <w:rFonts w:ascii="Arial" w:eastAsia="Arial" w:hAnsi="Arial"/>
        </w:rPr>
        <w:t xml:space="preserve">Discount </w:t>
      </w:r>
      <w:r>
        <w:rPr>
          <w:rFonts w:ascii="Arial" w:eastAsia="Arial" w:hAnsi="Arial"/>
        </w:rPr>
        <w:t xml:space="preserve">categories determine subsidy levels (lower income = higher subsidy), while </w:t>
      </w:r>
      <w:r w:rsidR="00D206EB">
        <w:rPr>
          <w:rFonts w:ascii="Arial" w:eastAsia="Arial" w:hAnsi="Arial"/>
        </w:rPr>
        <w:t xml:space="preserve">fixed price </w:t>
      </w:r>
      <w:r>
        <w:rPr>
          <w:rFonts w:ascii="Arial" w:eastAsia="Arial" w:hAnsi="Arial"/>
        </w:rPr>
        <w:t xml:space="preserve">categories </w:t>
      </w:r>
      <w:r w:rsidR="00D206EB">
        <w:rPr>
          <w:rFonts w:ascii="Arial" w:eastAsia="Arial" w:hAnsi="Arial"/>
        </w:rPr>
        <w:t>determin</w:t>
      </w:r>
      <w:r w:rsidR="005F7A96">
        <w:rPr>
          <w:rFonts w:ascii="Arial" w:eastAsia="Arial" w:hAnsi="Arial"/>
        </w:rPr>
        <w:t>e</w:t>
      </w:r>
      <w:r w:rsidR="00D206EB">
        <w:rPr>
          <w:rFonts w:ascii="Arial" w:eastAsia="Arial" w:hAnsi="Arial"/>
        </w:rPr>
        <w:t xml:space="preserve"> the </w:t>
      </w:r>
      <w:r>
        <w:rPr>
          <w:rFonts w:ascii="Arial" w:eastAsia="Arial" w:hAnsi="Arial"/>
        </w:rPr>
        <w:t>assigned price tiers (lower income = lower price category)</w:t>
      </w:r>
      <w:r w:rsidR="005F7A96">
        <w:rPr>
          <w:rFonts w:ascii="Arial" w:eastAsia="Arial" w:hAnsi="Arial"/>
        </w:rPr>
        <w:t xml:space="preserve">. There can be no more than 10 discount categories in the current specification. </w:t>
      </w:r>
    </w:p>
    <w:p w14:paraId="0230FB2C" w14:textId="77777777" w:rsidR="00D206EB" w:rsidRDefault="00D206EB" w:rsidP="007E1A2D">
      <w:pPr>
        <w:spacing w:line="304" w:lineRule="auto"/>
        <w:ind w:right="800"/>
        <w:rPr>
          <w:rFonts w:ascii="Arial" w:eastAsia="Arial" w:hAnsi="Arial"/>
        </w:rPr>
      </w:pPr>
    </w:p>
    <w:p w14:paraId="2C20687B" w14:textId="77777777" w:rsidR="00D206EB" w:rsidRDefault="00D206EB" w:rsidP="007E1A2D">
      <w:pPr>
        <w:spacing w:line="304" w:lineRule="auto"/>
        <w:ind w:right="800"/>
        <w:rPr>
          <w:rFonts w:ascii="Arial" w:eastAsia="Arial" w:hAnsi="Arial"/>
          <w:b/>
          <w:sz w:val="29"/>
        </w:rPr>
      </w:pPr>
      <w:r>
        <w:rPr>
          <w:rFonts w:ascii="Arial" w:eastAsia="Arial" w:hAnsi="Arial"/>
          <w:b/>
          <w:sz w:val="29"/>
        </w:rPr>
        <w:t>8. Consumption Limits</w:t>
      </w:r>
    </w:p>
    <w:p w14:paraId="7254F194" w14:textId="77777777" w:rsidR="00D206EB" w:rsidRDefault="00D206EB" w:rsidP="007E1A2D">
      <w:pPr>
        <w:spacing w:line="304" w:lineRule="auto"/>
        <w:ind w:right="800"/>
        <w:rPr>
          <w:rFonts w:ascii="Arial" w:eastAsia="Arial" w:hAnsi="Arial"/>
        </w:rPr>
      </w:pPr>
      <w:r>
        <w:rPr>
          <w:rFonts w:ascii="Arial" w:eastAsia="Arial" w:hAnsi="Arial"/>
        </w:rPr>
        <w:t>These settings control whether agent consumption is capped on the platform.</w:t>
      </w:r>
    </w:p>
    <w:p w14:paraId="3FC4A2C4" w14:textId="77777777" w:rsidR="00930871" w:rsidRDefault="00930871" w:rsidP="003418D2">
      <w:pPr>
        <w:spacing w:line="92" w:lineRule="exact"/>
        <w:rPr>
          <w:rFonts w:ascii="Times New Roman" w:eastAsia="Times New Roman" w:hAnsi="Times New Roman"/>
        </w:rPr>
      </w:pPr>
    </w:p>
    <w:p w14:paraId="75A51789" w14:textId="77777777" w:rsidR="00DA6257" w:rsidRDefault="00930871" w:rsidP="007E1A2D">
      <w:pPr>
        <w:tabs>
          <w:tab w:val="left" w:pos="500"/>
        </w:tabs>
        <w:spacing w:line="313" w:lineRule="auto"/>
        <w:ind w:right="800"/>
        <w:rPr>
          <w:rFonts w:ascii="Arial" w:eastAsia="Arial" w:hAnsi="Arial"/>
        </w:rPr>
      </w:pPr>
      <w:r>
        <w:rPr>
          <w:rFonts w:ascii="Arial" w:eastAsia="Arial" w:hAnsi="Arial"/>
          <w:b/>
        </w:rPr>
        <w:t>Apply Consumption Limits?</w:t>
      </w:r>
      <w:r>
        <w:rPr>
          <w:rFonts w:ascii="Arial" w:eastAsia="Arial" w:hAnsi="Arial"/>
        </w:rPr>
        <w:t xml:space="preserve">: </w:t>
      </w:r>
    </w:p>
    <w:p w14:paraId="5984D6E8" w14:textId="77777777" w:rsidR="00DA6257" w:rsidRDefault="00930871">
      <w:pPr>
        <w:numPr>
          <w:ilvl w:val="1"/>
          <w:numId w:val="11"/>
        </w:numPr>
        <w:tabs>
          <w:tab w:val="left" w:pos="500"/>
        </w:tabs>
        <w:spacing w:line="313" w:lineRule="auto"/>
        <w:ind w:right="800"/>
        <w:rPr>
          <w:rFonts w:ascii="Arial" w:eastAsia="Arial" w:hAnsi="Arial"/>
        </w:rPr>
      </w:pPr>
      <w:r>
        <w:rPr>
          <w:rFonts w:ascii="Arial" w:eastAsia="Arial" w:hAnsi="Arial"/>
        </w:rPr>
        <w:t xml:space="preserve">If set to “Yes,” </w:t>
      </w:r>
      <w:r w:rsidR="00D206EB">
        <w:rPr>
          <w:rFonts w:ascii="Arial" w:eastAsia="Arial" w:hAnsi="Arial"/>
        </w:rPr>
        <w:t xml:space="preserve">the user </w:t>
      </w:r>
      <w:r>
        <w:rPr>
          <w:rFonts w:ascii="Arial" w:eastAsia="Arial" w:hAnsi="Arial"/>
        </w:rPr>
        <w:t>can specify the maximum number of products that an agent in each income category can purchase during the simulation</w:t>
      </w:r>
      <w:r w:rsidR="00D206EB">
        <w:rPr>
          <w:rFonts w:ascii="Arial" w:eastAsia="Arial" w:hAnsi="Arial"/>
        </w:rPr>
        <w:t xml:space="preserve"> term</w:t>
      </w:r>
      <w:r>
        <w:rPr>
          <w:rFonts w:ascii="Arial" w:eastAsia="Arial" w:hAnsi="Arial"/>
        </w:rPr>
        <w:t xml:space="preserve">. </w:t>
      </w:r>
      <w:r w:rsidR="00D206EB">
        <w:rPr>
          <w:rFonts w:ascii="Arial" w:eastAsia="Arial" w:hAnsi="Arial"/>
        </w:rPr>
        <w:t xml:space="preserve">The consumption limits can be set uniformly to all agents or separately for each income category. </w:t>
      </w:r>
      <w:r w:rsidR="00DA6257">
        <w:rPr>
          <w:rFonts w:ascii="Arial" w:eastAsia="Arial" w:hAnsi="Arial"/>
        </w:rPr>
        <w:t xml:space="preserve">The consumption limit for </w:t>
      </w:r>
      <w:r w:rsidR="007E775B">
        <w:rPr>
          <w:rFonts w:ascii="Arial" w:eastAsia="Arial" w:hAnsi="Arial"/>
        </w:rPr>
        <w:t xml:space="preserve">Regular customers, i.e., </w:t>
      </w:r>
      <w:r w:rsidR="00DA6257">
        <w:rPr>
          <w:rFonts w:ascii="Arial" w:eastAsia="Arial" w:hAnsi="Arial"/>
        </w:rPr>
        <w:t>customers who did not disclose their income (eligible for purchase now and bidding transactions)</w:t>
      </w:r>
      <w:r w:rsidR="007E775B">
        <w:rPr>
          <w:rFonts w:ascii="Arial" w:eastAsia="Arial" w:hAnsi="Arial"/>
        </w:rPr>
        <w:t>,</w:t>
      </w:r>
      <w:r w:rsidR="00DA6257">
        <w:rPr>
          <w:rFonts w:ascii="Arial" w:eastAsia="Arial" w:hAnsi="Arial"/>
        </w:rPr>
        <w:t xml:space="preserve"> are set to the consumption limit of the highest price category. The consumption limit for discount customers is set based on that of the lowest price category. </w:t>
      </w:r>
    </w:p>
    <w:p w14:paraId="583570F3" w14:textId="77777777" w:rsidR="00930871" w:rsidRDefault="00225A28">
      <w:pPr>
        <w:numPr>
          <w:ilvl w:val="1"/>
          <w:numId w:val="11"/>
        </w:numPr>
        <w:tabs>
          <w:tab w:val="left" w:pos="500"/>
        </w:tabs>
        <w:spacing w:line="313" w:lineRule="auto"/>
        <w:ind w:right="800"/>
        <w:rPr>
          <w:rFonts w:ascii="Arial" w:eastAsia="Arial" w:hAnsi="Arial"/>
        </w:rPr>
      </w:pPr>
      <w:r>
        <w:rPr>
          <w:rFonts w:ascii="Arial" w:eastAsia="Arial" w:hAnsi="Arial"/>
        </w:rPr>
        <w:lastRenderedPageBreak/>
        <w:t>If set to “No”, an artificial limit is set for running the simulation, although in reality it is constrained only by consumption habits and budget.</w:t>
      </w:r>
    </w:p>
    <w:p w14:paraId="153AFEFC" w14:textId="77777777" w:rsidR="00930871" w:rsidRDefault="00930871" w:rsidP="003418D2">
      <w:pPr>
        <w:spacing w:line="322" w:lineRule="exact"/>
        <w:rPr>
          <w:rFonts w:ascii="Arial" w:eastAsia="Arial" w:hAnsi="Arial"/>
        </w:rPr>
      </w:pPr>
    </w:p>
    <w:p w14:paraId="1354C1D2" w14:textId="77777777" w:rsidR="00930871" w:rsidRDefault="000B5D6A" w:rsidP="003418D2">
      <w:pPr>
        <w:tabs>
          <w:tab w:val="left" w:pos="400"/>
        </w:tabs>
        <w:spacing w:line="0" w:lineRule="atLeast"/>
        <w:rPr>
          <w:rFonts w:ascii="Arial" w:eastAsia="Arial" w:hAnsi="Arial"/>
          <w:b/>
          <w:sz w:val="29"/>
        </w:rPr>
      </w:pPr>
      <w:r>
        <w:rPr>
          <w:rFonts w:ascii="Arial" w:eastAsia="Arial" w:hAnsi="Arial"/>
          <w:b/>
          <w:sz w:val="29"/>
        </w:rPr>
        <w:t xml:space="preserve">9. </w:t>
      </w:r>
      <w:r w:rsidR="00930871">
        <w:rPr>
          <w:rFonts w:ascii="Arial" w:eastAsia="Arial" w:hAnsi="Arial"/>
          <w:b/>
          <w:sz w:val="29"/>
        </w:rPr>
        <w:t>Population Generation Mode</w:t>
      </w:r>
    </w:p>
    <w:p w14:paraId="359C5893" w14:textId="77777777" w:rsidR="00930871" w:rsidRDefault="00930871" w:rsidP="003418D2">
      <w:pPr>
        <w:spacing w:line="321" w:lineRule="exact"/>
        <w:rPr>
          <w:rFonts w:ascii="Times New Roman" w:eastAsia="Times New Roman" w:hAnsi="Times New Roman"/>
        </w:rPr>
      </w:pPr>
    </w:p>
    <w:p w14:paraId="49FEDD96" w14:textId="77777777" w:rsidR="000B5D6A" w:rsidRDefault="00930871" w:rsidP="007E1A2D">
      <w:pPr>
        <w:spacing w:line="338" w:lineRule="auto"/>
        <w:ind w:right="800"/>
        <w:rPr>
          <w:rFonts w:ascii="Arial" w:eastAsia="Arial" w:hAnsi="Arial"/>
        </w:rPr>
      </w:pPr>
      <w:r>
        <w:rPr>
          <w:rFonts w:ascii="Arial" w:eastAsia="Arial" w:hAnsi="Arial"/>
        </w:rPr>
        <w:t>This setting determines the source of the agent population</w:t>
      </w:r>
      <w:r w:rsidR="000B5D6A">
        <w:rPr>
          <w:rFonts w:ascii="Arial" w:eastAsia="Arial" w:hAnsi="Arial"/>
        </w:rPr>
        <w:t>, indicating how the synthetic agents are modeled. The purpose is to create a large, statistically realistic population of synthetic agents based on the characteristics of the smaller dataset of real individuals: the 280 participants in the field study.</w:t>
      </w:r>
    </w:p>
    <w:p w14:paraId="5187A9B2" w14:textId="77777777" w:rsidR="00930871" w:rsidRDefault="00930871" w:rsidP="003418D2">
      <w:pPr>
        <w:spacing w:line="361" w:lineRule="exact"/>
        <w:rPr>
          <w:rFonts w:ascii="Times New Roman" w:eastAsia="Times New Roman" w:hAnsi="Times New Roman"/>
        </w:rPr>
      </w:pPr>
    </w:p>
    <w:p w14:paraId="5C85E236" w14:textId="77777777" w:rsidR="00930871" w:rsidRDefault="00930871" w:rsidP="003418D2">
      <w:pPr>
        <w:spacing w:line="0" w:lineRule="atLeast"/>
        <w:rPr>
          <w:rFonts w:ascii="Arial" w:eastAsia="Arial" w:hAnsi="Arial"/>
          <w:b/>
          <w:sz w:val="24"/>
        </w:rPr>
      </w:pPr>
      <w:r>
        <w:rPr>
          <w:rFonts w:ascii="Arial" w:eastAsia="Arial" w:hAnsi="Arial"/>
          <w:b/>
          <w:sz w:val="24"/>
        </w:rPr>
        <w:t>Copula</w:t>
      </w:r>
      <w:r w:rsidR="000B5D6A">
        <w:rPr>
          <w:rFonts w:ascii="Arial" w:eastAsia="Arial" w:hAnsi="Arial"/>
          <w:b/>
          <w:sz w:val="24"/>
        </w:rPr>
        <w:t xml:space="preserve"> (Synthetic)</w:t>
      </w:r>
      <w:r>
        <w:rPr>
          <w:rFonts w:ascii="Arial" w:eastAsia="Arial" w:hAnsi="Arial"/>
          <w:b/>
          <w:sz w:val="24"/>
        </w:rPr>
        <w:t xml:space="preserve"> </w:t>
      </w:r>
    </w:p>
    <w:p w14:paraId="17441593" w14:textId="77777777" w:rsidR="00930871" w:rsidRDefault="00930871" w:rsidP="003418D2">
      <w:pPr>
        <w:spacing w:line="286" w:lineRule="exact"/>
        <w:rPr>
          <w:rFonts w:ascii="Times New Roman" w:eastAsia="Times New Roman" w:hAnsi="Times New Roman"/>
        </w:rPr>
      </w:pPr>
    </w:p>
    <w:p w14:paraId="29FC67B8" w14:textId="77777777" w:rsidR="00930871" w:rsidRDefault="00930871" w:rsidP="003418D2">
      <w:pPr>
        <w:spacing w:line="22" w:lineRule="exact"/>
        <w:rPr>
          <w:rFonts w:ascii="Times New Roman" w:eastAsia="Times New Roman" w:hAnsi="Times New Roman"/>
        </w:rPr>
      </w:pPr>
    </w:p>
    <w:p w14:paraId="5323C3FA" w14:textId="77777777" w:rsidR="00930871" w:rsidRDefault="000B5D6A" w:rsidP="007E1A2D">
      <w:pPr>
        <w:spacing w:line="312" w:lineRule="auto"/>
        <w:rPr>
          <w:rFonts w:ascii="Arial" w:eastAsia="Arial" w:hAnsi="Arial"/>
        </w:rPr>
      </w:pPr>
      <w:r>
        <w:rPr>
          <w:rFonts w:ascii="Arial" w:eastAsia="Arial" w:hAnsi="Arial"/>
        </w:rPr>
        <w:t>This population mode relies on</w:t>
      </w:r>
      <w:r w:rsidR="00930871">
        <w:rPr>
          <w:rFonts w:ascii="Arial" w:eastAsia="Arial" w:hAnsi="Arial"/>
        </w:rPr>
        <w:t xml:space="preserve"> the underlying statistical </w:t>
      </w:r>
      <w:r>
        <w:rPr>
          <w:rFonts w:ascii="Arial" w:eastAsia="Arial" w:hAnsi="Arial"/>
        </w:rPr>
        <w:t xml:space="preserve">attributes </w:t>
      </w:r>
      <w:r w:rsidR="00930871">
        <w:rPr>
          <w:rFonts w:ascii="Arial" w:eastAsia="Arial" w:hAnsi="Arial"/>
        </w:rPr>
        <w:t xml:space="preserve">of the </w:t>
      </w:r>
      <w:r>
        <w:rPr>
          <w:rFonts w:ascii="Arial" w:eastAsia="Arial" w:hAnsi="Arial"/>
        </w:rPr>
        <w:t>experiment participants</w:t>
      </w:r>
      <w:r w:rsidR="00930871">
        <w:rPr>
          <w:rFonts w:ascii="Arial" w:eastAsia="Arial" w:hAnsi="Arial"/>
        </w:rPr>
        <w:t xml:space="preserve"> </w:t>
      </w:r>
      <w:r>
        <w:rPr>
          <w:rFonts w:ascii="Arial" w:eastAsia="Arial" w:hAnsi="Arial"/>
        </w:rPr>
        <w:t>beyond their</w:t>
      </w:r>
      <w:r w:rsidR="00930871">
        <w:rPr>
          <w:rFonts w:ascii="Arial" w:eastAsia="Arial" w:hAnsi="Arial"/>
        </w:rPr>
        <w:t xml:space="preserve"> individual traits</w:t>
      </w:r>
      <w:r>
        <w:rPr>
          <w:rFonts w:ascii="Arial" w:eastAsia="Arial" w:hAnsi="Arial"/>
        </w:rPr>
        <w:t xml:space="preserve">, considering </w:t>
      </w:r>
      <w:r w:rsidR="00930871">
        <w:rPr>
          <w:rFonts w:ascii="Arial" w:eastAsia="Arial" w:hAnsi="Arial"/>
        </w:rPr>
        <w:t>the complex web of relationships between them. This “DNA” is then used to generate unique agents. The resulting population is statistically indistinguishable from the original group</w:t>
      </w:r>
      <w:r>
        <w:rPr>
          <w:rFonts w:ascii="Arial" w:eastAsia="Arial" w:hAnsi="Arial"/>
        </w:rPr>
        <w:t xml:space="preserve"> of participants</w:t>
      </w:r>
      <w:r w:rsidR="00930871">
        <w:rPr>
          <w:rFonts w:ascii="Arial" w:eastAsia="Arial" w:hAnsi="Arial"/>
        </w:rPr>
        <w:t xml:space="preserve">, preserving the real-world correlations and distributions, without </w:t>
      </w:r>
      <w:r>
        <w:rPr>
          <w:rFonts w:ascii="Arial" w:eastAsia="Arial" w:hAnsi="Arial"/>
        </w:rPr>
        <w:t xml:space="preserve">creating </w:t>
      </w:r>
      <w:r w:rsidR="00930871">
        <w:rPr>
          <w:rFonts w:ascii="Arial" w:eastAsia="Arial" w:hAnsi="Arial"/>
        </w:rPr>
        <w:t>simpl</w:t>
      </w:r>
      <w:r>
        <w:rPr>
          <w:rFonts w:ascii="Arial" w:eastAsia="Arial" w:hAnsi="Arial"/>
        </w:rPr>
        <w:t>e</w:t>
      </w:r>
      <w:r w:rsidR="00930871">
        <w:rPr>
          <w:rFonts w:ascii="Arial" w:eastAsia="Arial" w:hAnsi="Arial"/>
        </w:rPr>
        <w:t xml:space="preserve"> copies of the</w:t>
      </w:r>
      <w:r>
        <w:rPr>
          <w:rFonts w:ascii="Arial" w:eastAsia="Arial" w:hAnsi="Arial"/>
        </w:rPr>
        <w:t>se</w:t>
      </w:r>
      <w:r w:rsidR="00930871">
        <w:rPr>
          <w:rFonts w:ascii="Arial" w:eastAsia="Arial" w:hAnsi="Arial"/>
        </w:rPr>
        <w:t xml:space="preserve"> original </w:t>
      </w:r>
      <w:r>
        <w:rPr>
          <w:rFonts w:ascii="Arial" w:eastAsia="Arial" w:hAnsi="Arial"/>
        </w:rPr>
        <w:t>participants</w:t>
      </w:r>
      <w:r w:rsidR="00930871">
        <w:rPr>
          <w:rFonts w:ascii="Arial" w:eastAsia="Arial" w:hAnsi="Arial"/>
        </w:rPr>
        <w:t>.</w:t>
      </w:r>
      <w:r>
        <w:rPr>
          <w:rFonts w:ascii="Arial" w:eastAsia="Arial" w:hAnsi="Arial"/>
        </w:rPr>
        <w:t xml:space="preserve"> </w:t>
      </w:r>
      <w:r w:rsidR="00930871">
        <w:rPr>
          <w:rFonts w:ascii="Arial" w:eastAsia="Arial" w:hAnsi="Arial"/>
        </w:rPr>
        <w:t>The statistical engine driving this process is a Gaussian Copula.</w:t>
      </w:r>
    </w:p>
    <w:p w14:paraId="1E222843" w14:textId="77777777" w:rsidR="00930871" w:rsidRDefault="00930871" w:rsidP="007E1A2D">
      <w:pPr>
        <w:spacing w:line="312" w:lineRule="auto"/>
        <w:rPr>
          <w:rFonts w:ascii="Times New Roman" w:eastAsia="Times New Roman" w:hAnsi="Times New Roman"/>
        </w:rPr>
      </w:pPr>
    </w:p>
    <w:p w14:paraId="1F6F4F09" w14:textId="77777777" w:rsidR="00930871" w:rsidRDefault="00930871" w:rsidP="003418D2">
      <w:pPr>
        <w:spacing w:line="0" w:lineRule="atLeast"/>
        <w:rPr>
          <w:rFonts w:ascii="Arial" w:eastAsia="Arial" w:hAnsi="Arial"/>
          <w:b/>
        </w:rPr>
      </w:pPr>
      <w:r>
        <w:rPr>
          <w:rFonts w:ascii="Arial" w:eastAsia="Arial" w:hAnsi="Arial"/>
          <w:b/>
        </w:rPr>
        <w:t>The Statistical Model: The Gaussian Copula</w:t>
      </w:r>
    </w:p>
    <w:p w14:paraId="0C37C4B2" w14:textId="77777777" w:rsidR="00930871" w:rsidRDefault="00930871" w:rsidP="003418D2">
      <w:pPr>
        <w:spacing w:line="266" w:lineRule="exact"/>
        <w:rPr>
          <w:rFonts w:ascii="Times New Roman" w:eastAsia="Times New Roman" w:hAnsi="Times New Roman"/>
        </w:rPr>
      </w:pPr>
    </w:p>
    <w:p w14:paraId="52818B86" w14:textId="77777777" w:rsidR="00930871" w:rsidRDefault="00930871" w:rsidP="003418D2">
      <w:pPr>
        <w:spacing w:line="0" w:lineRule="atLeast"/>
        <w:rPr>
          <w:rFonts w:ascii="Arial" w:eastAsia="Arial" w:hAnsi="Arial"/>
        </w:rPr>
      </w:pPr>
      <w:r>
        <w:rPr>
          <w:rFonts w:ascii="Arial" w:eastAsia="Arial" w:hAnsi="Arial"/>
        </w:rPr>
        <w:t>A copula is a statistical tool that separates two key components of a dataset:</w:t>
      </w:r>
    </w:p>
    <w:p w14:paraId="4ED2699F" w14:textId="77777777" w:rsidR="00930871" w:rsidRDefault="00930871" w:rsidP="003418D2">
      <w:pPr>
        <w:spacing w:line="264" w:lineRule="exact"/>
        <w:rPr>
          <w:rFonts w:ascii="Times New Roman" w:eastAsia="Times New Roman" w:hAnsi="Times New Roman"/>
        </w:rPr>
      </w:pPr>
    </w:p>
    <w:p w14:paraId="792ADFB6" w14:textId="77777777" w:rsidR="00930871" w:rsidRDefault="00930871">
      <w:pPr>
        <w:numPr>
          <w:ilvl w:val="0"/>
          <w:numId w:val="12"/>
        </w:numPr>
        <w:tabs>
          <w:tab w:val="left" w:pos="500"/>
        </w:tabs>
        <w:spacing w:line="312" w:lineRule="auto"/>
        <w:ind w:right="800"/>
        <w:rPr>
          <w:rFonts w:ascii="Arial" w:eastAsia="Arial" w:hAnsi="Arial"/>
        </w:rPr>
      </w:pPr>
      <w:r>
        <w:rPr>
          <w:rFonts w:ascii="Arial" w:eastAsia="Arial" w:hAnsi="Arial"/>
        </w:rPr>
        <w:t>The Marginal Distributions: The distribution of each individual trait, viewed in isolation (e.g., the proportion of participants in each Study Program, or the range and frequency of Honesty_Humility scores).</w:t>
      </w:r>
    </w:p>
    <w:p w14:paraId="7CD538FB" w14:textId="77777777" w:rsidR="00930871" w:rsidRDefault="00930871" w:rsidP="003418D2">
      <w:pPr>
        <w:spacing w:line="87" w:lineRule="exact"/>
        <w:rPr>
          <w:rFonts w:ascii="Arial" w:eastAsia="Arial" w:hAnsi="Arial"/>
        </w:rPr>
      </w:pPr>
    </w:p>
    <w:p w14:paraId="1AF7FCBB" w14:textId="77777777" w:rsidR="00930871" w:rsidRDefault="00930871">
      <w:pPr>
        <w:numPr>
          <w:ilvl w:val="0"/>
          <w:numId w:val="12"/>
        </w:numPr>
        <w:tabs>
          <w:tab w:val="left" w:pos="500"/>
        </w:tabs>
        <w:spacing w:line="315" w:lineRule="auto"/>
        <w:ind w:right="800"/>
        <w:rPr>
          <w:rFonts w:ascii="Arial" w:eastAsia="Arial" w:hAnsi="Arial"/>
        </w:rPr>
      </w:pPr>
      <w:r>
        <w:rPr>
          <w:rFonts w:ascii="Arial" w:eastAsia="Arial" w:hAnsi="Arial"/>
        </w:rPr>
        <w:t>The Dependence Structure: The correlation matrix that describes how all the traits relate to each other (e.g., whether people with higher Honesty_Humility scores also tend to have a higher Assigned Allowance Level).</w:t>
      </w:r>
    </w:p>
    <w:p w14:paraId="36A75C0A" w14:textId="77777777" w:rsidR="00930871" w:rsidRDefault="00930871" w:rsidP="003418D2">
      <w:pPr>
        <w:spacing w:line="139" w:lineRule="exact"/>
        <w:rPr>
          <w:rFonts w:ascii="Times New Roman" w:eastAsia="Times New Roman" w:hAnsi="Times New Roman"/>
        </w:rPr>
      </w:pPr>
    </w:p>
    <w:p w14:paraId="4D82B7C2" w14:textId="77777777" w:rsidR="00930871" w:rsidRDefault="00930871" w:rsidP="003418D2">
      <w:pPr>
        <w:spacing w:line="344" w:lineRule="auto"/>
        <w:rPr>
          <w:rFonts w:ascii="Arial" w:eastAsia="Arial" w:hAnsi="Arial"/>
        </w:rPr>
      </w:pPr>
      <w:r>
        <w:rPr>
          <w:rFonts w:ascii="Arial" w:eastAsia="Arial" w:hAnsi="Arial"/>
        </w:rPr>
        <w:t>The Gaussian Copula uses this separation to build a flexible model of the data. The entire “trained” model, containing both the marginal distributions and the correlation structure, is stored in the file config/trait_model.pkl</w:t>
      </w:r>
      <w:r w:rsidR="009453C1">
        <w:rPr>
          <w:rFonts w:ascii="Arial" w:eastAsia="Arial" w:hAnsi="Arial"/>
        </w:rPr>
        <w:t xml:space="preserve"> </w:t>
      </w:r>
      <w:r w:rsidR="00F16F11">
        <w:rPr>
          <w:rFonts w:ascii="Arial" w:eastAsia="Arial" w:hAnsi="Arial"/>
        </w:rPr>
        <w:t>which can be</w:t>
      </w:r>
      <w:r w:rsidR="00BA17D0">
        <w:rPr>
          <w:rFonts w:ascii="Arial" w:eastAsia="Arial" w:hAnsi="Arial"/>
        </w:rPr>
        <w:t xml:space="preserve"> accessible from the source code </w:t>
      </w:r>
      <w:r w:rsidR="00F16F11">
        <w:rPr>
          <w:rFonts w:ascii="Arial" w:eastAsia="Arial" w:hAnsi="Arial"/>
        </w:rPr>
        <w:t>as it is un</w:t>
      </w:r>
      <w:r w:rsidR="00BA17D0">
        <w:rPr>
          <w:rFonts w:ascii="Arial" w:eastAsia="Arial" w:hAnsi="Arial"/>
        </w:rPr>
        <w:t xml:space="preserve">available in </w:t>
      </w:r>
      <w:r w:rsidR="00CE2D8C">
        <w:rPr>
          <w:rFonts w:ascii="Arial" w:eastAsia="Arial" w:hAnsi="Arial"/>
        </w:rPr>
        <w:t>UI)</w:t>
      </w:r>
      <w:r w:rsidR="00BA17D0">
        <w:rPr>
          <w:rFonts w:ascii="Arial" w:eastAsia="Arial" w:hAnsi="Arial"/>
        </w:rPr>
        <w:t xml:space="preserve"> </w:t>
      </w:r>
      <w:r w:rsidR="009453C1">
        <w:rPr>
          <w:rFonts w:ascii="Arial" w:eastAsia="Arial" w:hAnsi="Arial"/>
        </w:rPr>
        <w:t>(see program documentation)</w:t>
      </w:r>
      <w:r>
        <w:rPr>
          <w:rFonts w:ascii="Arial" w:eastAsia="Arial" w:hAnsi="Arial"/>
        </w:rPr>
        <w:t>.</w:t>
      </w:r>
    </w:p>
    <w:p w14:paraId="2AD07C4C" w14:textId="77777777" w:rsidR="00930871" w:rsidRDefault="00930871" w:rsidP="003418D2">
      <w:pPr>
        <w:spacing w:line="168" w:lineRule="exact"/>
        <w:rPr>
          <w:rFonts w:ascii="Times New Roman" w:eastAsia="Times New Roman" w:hAnsi="Times New Roman"/>
        </w:rPr>
      </w:pPr>
    </w:p>
    <w:p w14:paraId="1B3D3BE4" w14:textId="77777777" w:rsidR="008C1CFE" w:rsidRDefault="008C1CFE" w:rsidP="003418D2">
      <w:pPr>
        <w:spacing w:line="0" w:lineRule="atLeast"/>
        <w:rPr>
          <w:rFonts w:ascii="Arial" w:eastAsia="Arial" w:hAnsi="Arial"/>
          <w:b/>
        </w:rPr>
      </w:pPr>
    </w:p>
    <w:p w14:paraId="172F49DC" w14:textId="77777777" w:rsidR="00930871" w:rsidRDefault="00930871" w:rsidP="003418D2">
      <w:pPr>
        <w:spacing w:line="0" w:lineRule="atLeast"/>
        <w:rPr>
          <w:rFonts w:ascii="Arial" w:eastAsia="Arial" w:hAnsi="Arial"/>
          <w:b/>
        </w:rPr>
      </w:pPr>
      <w:r>
        <w:rPr>
          <w:rFonts w:ascii="Arial" w:eastAsia="Arial" w:hAnsi="Arial"/>
          <w:b/>
        </w:rPr>
        <w:t>How It Works: A Two-Phase Process</w:t>
      </w:r>
    </w:p>
    <w:p w14:paraId="0C3140F6" w14:textId="77777777" w:rsidR="00930871" w:rsidRDefault="00930871" w:rsidP="003418D2">
      <w:pPr>
        <w:spacing w:line="266" w:lineRule="exact"/>
        <w:rPr>
          <w:rFonts w:ascii="Times New Roman" w:eastAsia="Times New Roman" w:hAnsi="Times New Roman"/>
        </w:rPr>
      </w:pPr>
    </w:p>
    <w:p w14:paraId="5895CE25" w14:textId="77777777" w:rsidR="00930871" w:rsidRDefault="00930871" w:rsidP="003418D2">
      <w:pPr>
        <w:spacing w:line="338" w:lineRule="auto"/>
        <w:ind w:right="800"/>
        <w:rPr>
          <w:rFonts w:ascii="Arial" w:eastAsia="Arial" w:hAnsi="Arial"/>
        </w:rPr>
      </w:pPr>
      <w:r>
        <w:rPr>
          <w:rFonts w:ascii="Arial" w:eastAsia="Arial" w:hAnsi="Arial"/>
        </w:rPr>
        <w:t>The system uses a two-phase process: an offline “Training Phase” to build the model, and a “Generation Phase” during the simulation to create agents.</w:t>
      </w:r>
    </w:p>
    <w:p w14:paraId="061244CD" w14:textId="77777777" w:rsidR="00014C03" w:rsidRDefault="00014C03" w:rsidP="00014C03">
      <w:pPr>
        <w:spacing w:line="205" w:lineRule="exact"/>
        <w:rPr>
          <w:rFonts w:ascii="Times New Roman" w:eastAsia="Times New Roman" w:hAnsi="Times New Roman"/>
        </w:rPr>
      </w:pPr>
    </w:p>
    <w:p w14:paraId="05E61A68" w14:textId="77777777" w:rsidR="00930871" w:rsidRDefault="00930871" w:rsidP="003418D2">
      <w:pPr>
        <w:spacing w:line="0" w:lineRule="atLeast"/>
        <w:rPr>
          <w:rFonts w:ascii="Arial" w:eastAsia="Arial" w:hAnsi="Arial"/>
          <w:b/>
        </w:rPr>
      </w:pPr>
      <w:r>
        <w:rPr>
          <w:rFonts w:ascii="Arial" w:eastAsia="Arial" w:hAnsi="Arial"/>
          <w:b/>
        </w:rPr>
        <w:t>Phase 1: Training the Model (Offline)</w:t>
      </w:r>
    </w:p>
    <w:p w14:paraId="678FC884" w14:textId="77777777" w:rsidR="00930871" w:rsidRDefault="00930871" w:rsidP="003418D2">
      <w:pPr>
        <w:spacing w:line="266" w:lineRule="exact"/>
        <w:rPr>
          <w:rFonts w:ascii="Times New Roman" w:eastAsia="Times New Roman" w:hAnsi="Times New Roman"/>
        </w:rPr>
      </w:pPr>
    </w:p>
    <w:p w14:paraId="120C6DC3" w14:textId="77777777" w:rsidR="00930871" w:rsidRDefault="00930871" w:rsidP="003418D2">
      <w:pPr>
        <w:spacing w:line="344" w:lineRule="auto"/>
        <w:ind w:right="800"/>
        <w:rPr>
          <w:rFonts w:ascii="Arial" w:eastAsia="Arial" w:hAnsi="Arial"/>
        </w:rPr>
      </w:pPr>
      <w:r>
        <w:rPr>
          <w:rFonts w:ascii="Arial" w:eastAsia="Arial" w:hAnsi="Arial"/>
        </w:rPr>
        <w:t xml:space="preserve">This is a one-time process performed beforehand (using the scripts/train_copula.py script). The system analyzes the real participant data and saves its </w:t>
      </w:r>
      <w:r w:rsidR="00766C4C">
        <w:rPr>
          <w:rFonts w:ascii="Arial" w:eastAsia="Arial" w:hAnsi="Arial"/>
        </w:rPr>
        <w:t xml:space="preserve">results </w:t>
      </w:r>
      <w:r>
        <w:rPr>
          <w:rFonts w:ascii="Arial" w:eastAsia="Arial" w:hAnsi="Arial"/>
        </w:rPr>
        <w:t>in</w:t>
      </w:r>
      <w:r w:rsidR="00766C4C">
        <w:rPr>
          <w:rFonts w:ascii="Arial" w:eastAsia="Arial" w:hAnsi="Arial"/>
        </w:rPr>
        <w:t xml:space="preserve"> the</w:t>
      </w:r>
      <w:r>
        <w:rPr>
          <w:rFonts w:ascii="Arial" w:eastAsia="Arial" w:hAnsi="Arial"/>
        </w:rPr>
        <w:t xml:space="preserve"> config/trait_model.pkl</w:t>
      </w:r>
      <w:r w:rsidR="00766C4C">
        <w:rPr>
          <w:rFonts w:ascii="Arial" w:eastAsia="Arial" w:hAnsi="Arial"/>
        </w:rPr>
        <w:t xml:space="preserve"> file</w:t>
      </w:r>
      <w:r>
        <w:rPr>
          <w:rFonts w:ascii="Arial" w:eastAsia="Arial" w:hAnsi="Arial"/>
        </w:rPr>
        <w:t>.</w:t>
      </w:r>
    </w:p>
    <w:p w14:paraId="01DB8458" w14:textId="77777777" w:rsidR="00930871" w:rsidRPr="00766C4C" w:rsidRDefault="00930871">
      <w:pPr>
        <w:numPr>
          <w:ilvl w:val="0"/>
          <w:numId w:val="13"/>
        </w:numPr>
        <w:tabs>
          <w:tab w:val="left" w:pos="500"/>
        </w:tabs>
        <w:spacing w:line="340" w:lineRule="auto"/>
        <w:ind w:right="1440"/>
        <w:rPr>
          <w:rFonts w:ascii="Arial" w:eastAsia="Arial" w:hAnsi="Arial"/>
        </w:rPr>
      </w:pPr>
      <w:bookmarkStart w:id="5" w:name="page6"/>
      <w:bookmarkEnd w:id="5"/>
      <w:r w:rsidRPr="00766C4C">
        <w:rPr>
          <w:rFonts w:ascii="Arial" w:eastAsia="Arial" w:hAnsi="Arial"/>
        </w:rPr>
        <w:t>Learn Individual Trait Distributions: For each trait required by the simulation (as defined in config/trait_requiremen</w:t>
      </w:r>
      <w:r w:rsidR="00BA17D0" w:rsidRPr="00766C4C">
        <w:rPr>
          <w:rFonts w:ascii="Arial" w:eastAsia="Arial" w:hAnsi="Arial"/>
        </w:rPr>
        <w:t xml:space="preserve">ts.yaml, a file accessible in the codebase) </w:t>
      </w:r>
      <w:r w:rsidRPr="00766C4C">
        <w:rPr>
          <w:rFonts w:ascii="Arial" w:eastAsia="Arial" w:hAnsi="Arial"/>
        </w:rPr>
        <w:t xml:space="preserve">the script analyzes its distribution in the real data and creates a “decoder.” This decoder is a lookup </w:t>
      </w:r>
      <w:r w:rsidRPr="00766C4C">
        <w:rPr>
          <w:rFonts w:ascii="Arial" w:eastAsia="Arial" w:hAnsi="Arial"/>
        </w:rPr>
        <w:lastRenderedPageBreak/>
        <w:t>table that map</w:t>
      </w:r>
      <w:r w:rsidR="00766C4C">
        <w:rPr>
          <w:rFonts w:ascii="Arial" w:eastAsia="Arial" w:hAnsi="Arial"/>
        </w:rPr>
        <w:t>s</w:t>
      </w:r>
      <w:r w:rsidRPr="00766C4C">
        <w:rPr>
          <w:rFonts w:ascii="Arial" w:eastAsia="Arial" w:hAnsi="Arial"/>
        </w:rPr>
        <w:t xml:space="preserve"> </w:t>
      </w:r>
      <w:r w:rsidR="00766C4C">
        <w:rPr>
          <w:rFonts w:ascii="Arial" w:eastAsia="Arial" w:hAnsi="Arial"/>
        </w:rPr>
        <w:t>a</w:t>
      </w:r>
      <w:r w:rsidR="00766C4C" w:rsidRPr="00766C4C">
        <w:rPr>
          <w:rFonts w:ascii="Arial" w:eastAsia="Arial" w:hAnsi="Arial"/>
        </w:rPr>
        <w:t xml:space="preserve"> </w:t>
      </w:r>
      <w:r w:rsidRPr="00766C4C">
        <w:rPr>
          <w:rFonts w:ascii="Arial" w:eastAsia="Arial" w:hAnsi="Arial"/>
        </w:rPr>
        <w:t>percentile (e.g., 75th percentile) back to its corresponding real-world value (e.g., an Honesty_Humility score of 4.5 or the Study Program “BIEM”).</w:t>
      </w:r>
    </w:p>
    <w:p w14:paraId="5D70E7C7" w14:textId="77777777" w:rsidR="00930871" w:rsidRDefault="00930871" w:rsidP="003418D2">
      <w:pPr>
        <w:spacing w:line="53" w:lineRule="exact"/>
        <w:rPr>
          <w:rFonts w:ascii="Arial" w:eastAsia="Arial" w:hAnsi="Arial"/>
        </w:rPr>
      </w:pPr>
    </w:p>
    <w:p w14:paraId="4F78A5E5" w14:textId="77777777" w:rsidR="00930871" w:rsidRDefault="00930871">
      <w:pPr>
        <w:numPr>
          <w:ilvl w:val="0"/>
          <w:numId w:val="13"/>
        </w:numPr>
        <w:tabs>
          <w:tab w:val="left" w:pos="500"/>
        </w:tabs>
        <w:spacing w:line="312" w:lineRule="auto"/>
        <w:ind w:right="1440"/>
        <w:rPr>
          <w:rFonts w:ascii="Arial" w:eastAsia="Arial" w:hAnsi="Arial"/>
        </w:rPr>
      </w:pPr>
      <w:r>
        <w:rPr>
          <w:rFonts w:ascii="Arial" w:eastAsia="Arial" w:hAnsi="Arial"/>
        </w:rPr>
        <w:t>Learn the Correlation Structure: The script calculates the complete correlation matrix for all required traits. This matrix, called Σ, is the mathematical description of the relationships between traits and is the core of the copula model.</w:t>
      </w:r>
    </w:p>
    <w:p w14:paraId="6281228C" w14:textId="77777777" w:rsidR="00930871" w:rsidRDefault="00930871" w:rsidP="003418D2">
      <w:pPr>
        <w:spacing w:line="205" w:lineRule="exact"/>
        <w:rPr>
          <w:rFonts w:ascii="Times New Roman" w:eastAsia="Times New Roman" w:hAnsi="Times New Roman"/>
        </w:rPr>
      </w:pPr>
    </w:p>
    <w:p w14:paraId="0F174554" w14:textId="77777777" w:rsidR="00930871" w:rsidRDefault="00930871" w:rsidP="003418D2">
      <w:pPr>
        <w:spacing w:line="0" w:lineRule="atLeast"/>
        <w:rPr>
          <w:rFonts w:ascii="Arial" w:eastAsia="Arial" w:hAnsi="Arial"/>
          <w:b/>
        </w:rPr>
      </w:pPr>
      <w:r>
        <w:rPr>
          <w:rFonts w:ascii="Arial" w:eastAsia="Arial" w:hAnsi="Arial"/>
          <w:b/>
        </w:rPr>
        <w:t>Phase 2: Generating Synthetic Agents (During the Simulation)</w:t>
      </w:r>
    </w:p>
    <w:p w14:paraId="0ACB73A5" w14:textId="77777777" w:rsidR="00930871" w:rsidRDefault="00930871" w:rsidP="003418D2">
      <w:pPr>
        <w:spacing w:line="266" w:lineRule="exact"/>
        <w:rPr>
          <w:rFonts w:ascii="Times New Roman" w:eastAsia="Times New Roman" w:hAnsi="Times New Roman"/>
        </w:rPr>
      </w:pPr>
    </w:p>
    <w:p w14:paraId="3A204966" w14:textId="77777777" w:rsidR="00930871" w:rsidRDefault="00930871" w:rsidP="003418D2">
      <w:pPr>
        <w:spacing w:line="292" w:lineRule="auto"/>
        <w:ind w:right="1440"/>
        <w:rPr>
          <w:rFonts w:ascii="Arial" w:eastAsia="Arial" w:hAnsi="Arial"/>
        </w:rPr>
      </w:pPr>
      <w:r>
        <w:rPr>
          <w:rFonts w:ascii="Arial" w:eastAsia="Arial" w:hAnsi="Arial"/>
        </w:rPr>
        <w:t>When you run a simulation in “Copula (synthetic)” mode, the TraitEngine in src/trait_engine.py loads the model from config/trait_model.pkl and performs the following steps to generate new agents of</w:t>
      </w:r>
    </w:p>
    <w:p w14:paraId="03AC9A56" w14:textId="77777777" w:rsidR="00930871" w:rsidRDefault="00930871" w:rsidP="003418D2">
      <w:pPr>
        <w:spacing w:line="1" w:lineRule="exact"/>
        <w:rPr>
          <w:rFonts w:ascii="Times New Roman" w:eastAsia="Times New Roman" w:hAnsi="Times New Roman"/>
        </w:rPr>
      </w:pPr>
    </w:p>
    <w:p w14:paraId="0FA98546" w14:textId="77777777" w:rsidR="00930871" w:rsidRDefault="00930871" w:rsidP="003418D2">
      <w:pPr>
        <w:spacing w:line="0" w:lineRule="atLeast"/>
        <w:rPr>
          <w:rFonts w:ascii="Arial" w:eastAsia="Arial" w:hAnsi="Arial"/>
        </w:rPr>
      </w:pPr>
      <w:r>
        <w:rPr>
          <w:rFonts w:ascii="Arial" w:eastAsia="Arial" w:hAnsi="Arial"/>
        </w:rPr>
        <w:t>any requested number:</w:t>
      </w:r>
    </w:p>
    <w:p w14:paraId="756A9276" w14:textId="77777777" w:rsidR="00930871" w:rsidRDefault="00930871" w:rsidP="003418D2">
      <w:pPr>
        <w:spacing w:line="294" w:lineRule="exact"/>
        <w:rPr>
          <w:rFonts w:ascii="Times New Roman" w:eastAsia="Times New Roman" w:hAnsi="Times New Roman"/>
        </w:rPr>
      </w:pPr>
    </w:p>
    <w:p w14:paraId="1481B660" w14:textId="77777777" w:rsidR="00930871" w:rsidRDefault="00930871">
      <w:pPr>
        <w:numPr>
          <w:ilvl w:val="0"/>
          <w:numId w:val="14"/>
        </w:numPr>
        <w:tabs>
          <w:tab w:val="left" w:pos="500"/>
        </w:tabs>
        <w:spacing w:line="299" w:lineRule="auto"/>
        <w:ind w:right="1440"/>
        <w:rPr>
          <w:rFonts w:ascii="Arial" w:eastAsia="Arial" w:hAnsi="Arial"/>
        </w:rPr>
      </w:pPr>
      <w:r>
        <w:rPr>
          <w:rFonts w:ascii="Arial" w:eastAsia="Arial" w:hAnsi="Arial"/>
        </w:rPr>
        <w:t xml:space="preserve">Generate a Correlated “Skeleton”: The engine first generates random data that already has the same correlation structure as the real participants. It does this by taking standard random numbers and applying the correlation matrix (Σ) using a mathematical technique called </w:t>
      </w:r>
      <w:r w:rsidRPr="00CD39B7">
        <w:rPr>
          <w:rFonts w:ascii="Arial" w:eastAsia="Arial" w:hAnsi="Arial"/>
          <w:bCs/>
        </w:rPr>
        <w:t>Cholesky decomposition</w:t>
      </w:r>
      <w:r>
        <w:rPr>
          <w:rFonts w:ascii="Arial" w:eastAsia="Arial" w:hAnsi="Arial"/>
        </w:rPr>
        <w:t>. The result is a set of correctly correlated values, representing the statistical “skeleton” of the</w:t>
      </w:r>
      <w:r>
        <w:rPr>
          <w:rFonts w:ascii="Arial" w:eastAsia="Arial" w:hAnsi="Arial"/>
          <w:b/>
        </w:rPr>
        <w:t xml:space="preserve"> </w:t>
      </w:r>
      <w:r>
        <w:rPr>
          <w:rFonts w:ascii="Arial" w:eastAsia="Arial" w:hAnsi="Arial"/>
        </w:rPr>
        <w:t>new agents.</w:t>
      </w:r>
    </w:p>
    <w:p w14:paraId="4F3E3DF1" w14:textId="77777777" w:rsidR="00930871" w:rsidRDefault="00930871" w:rsidP="003418D2">
      <w:pPr>
        <w:spacing w:line="101" w:lineRule="exact"/>
        <w:rPr>
          <w:rFonts w:ascii="Arial" w:eastAsia="Arial" w:hAnsi="Arial"/>
        </w:rPr>
      </w:pPr>
    </w:p>
    <w:p w14:paraId="21DB21D1" w14:textId="77777777" w:rsidR="00930871" w:rsidRDefault="00930871">
      <w:pPr>
        <w:numPr>
          <w:ilvl w:val="0"/>
          <w:numId w:val="14"/>
        </w:numPr>
        <w:tabs>
          <w:tab w:val="left" w:pos="500"/>
        </w:tabs>
        <w:spacing w:line="301" w:lineRule="auto"/>
        <w:ind w:right="1440"/>
        <w:rPr>
          <w:rFonts w:ascii="Arial" w:eastAsia="Arial" w:hAnsi="Arial"/>
        </w:rPr>
      </w:pPr>
      <w:r>
        <w:rPr>
          <w:rFonts w:ascii="Arial" w:eastAsia="Arial" w:hAnsi="Arial"/>
        </w:rPr>
        <w:t>Convert to Correlated Percentiles: This correlated data is then transformed into a set of percentiles (values between 0 and 1) for each agent and trait. This is mathematical step (norm.cdf in the code) preserves the complex correlation structure while standardizing the values. At this point, each new agent is defined by a vector of percentiles—for instance, an agent might be at the 80th percentile for Honesty_Humility and the 30th percentile for Assigned Allowance Level.</w:t>
      </w:r>
    </w:p>
    <w:p w14:paraId="6EAD0B8A" w14:textId="77777777" w:rsidR="00930871" w:rsidRDefault="00930871" w:rsidP="003418D2">
      <w:pPr>
        <w:spacing w:line="90" w:lineRule="exact"/>
        <w:rPr>
          <w:rFonts w:ascii="Arial" w:eastAsia="Arial" w:hAnsi="Arial"/>
        </w:rPr>
      </w:pPr>
    </w:p>
    <w:p w14:paraId="7FA0AB4F" w14:textId="77777777" w:rsidR="00930871" w:rsidRDefault="00930871">
      <w:pPr>
        <w:numPr>
          <w:ilvl w:val="0"/>
          <w:numId w:val="14"/>
        </w:numPr>
        <w:tabs>
          <w:tab w:val="left" w:pos="500"/>
        </w:tabs>
        <w:spacing w:line="313" w:lineRule="auto"/>
        <w:ind w:right="1440"/>
        <w:rPr>
          <w:rFonts w:ascii="Arial" w:eastAsia="Arial" w:hAnsi="Arial"/>
        </w:rPr>
      </w:pPr>
      <w:r>
        <w:rPr>
          <w:rFonts w:ascii="Arial" w:eastAsia="Arial" w:hAnsi="Arial"/>
        </w:rPr>
        <w:t>Decode Percentiles to Real-World Traits</w:t>
      </w:r>
      <w:r>
        <w:rPr>
          <w:rFonts w:ascii="Arial" w:eastAsia="Arial" w:hAnsi="Arial"/>
          <w:b/>
        </w:rPr>
        <w:t>:</w:t>
      </w:r>
      <w:r>
        <w:rPr>
          <w:rFonts w:ascii="Arial" w:eastAsia="Arial" w:hAnsi="Arial"/>
        </w:rPr>
        <w:t xml:space="preserve"> In the final step, the engine uses the “decoders” created during the training phase. For each trait, it looks up the percentile from the previous step and decodes it back into a meaningful, real-world value.</w:t>
      </w:r>
    </w:p>
    <w:p w14:paraId="51D8F168" w14:textId="77777777" w:rsidR="00930871" w:rsidRDefault="00930871" w:rsidP="003418D2">
      <w:pPr>
        <w:spacing w:line="106" w:lineRule="exact"/>
        <w:rPr>
          <w:rFonts w:ascii="Arial" w:eastAsia="Arial" w:hAnsi="Arial"/>
        </w:rPr>
      </w:pPr>
    </w:p>
    <w:p w14:paraId="0AB1F86E" w14:textId="77777777" w:rsidR="00930871" w:rsidRDefault="00930871">
      <w:pPr>
        <w:numPr>
          <w:ilvl w:val="1"/>
          <w:numId w:val="14"/>
        </w:numPr>
        <w:tabs>
          <w:tab w:val="left" w:pos="940"/>
        </w:tabs>
        <w:spacing w:line="0" w:lineRule="atLeast"/>
        <w:rPr>
          <w:rFonts w:ascii="Arial" w:eastAsia="Arial" w:hAnsi="Arial"/>
        </w:rPr>
      </w:pPr>
      <w:r>
        <w:rPr>
          <w:rFonts w:ascii="Arial" w:eastAsia="Arial" w:hAnsi="Arial"/>
        </w:rPr>
        <w:t>An 80th percentile for Honesty_Humility becomes a score like 4.7.</w:t>
      </w:r>
    </w:p>
    <w:p w14:paraId="689438AC" w14:textId="77777777" w:rsidR="00930871" w:rsidRDefault="00930871" w:rsidP="003418D2">
      <w:pPr>
        <w:spacing w:line="164" w:lineRule="exact"/>
        <w:rPr>
          <w:rFonts w:ascii="Arial" w:eastAsia="Arial" w:hAnsi="Arial"/>
        </w:rPr>
      </w:pPr>
    </w:p>
    <w:p w14:paraId="194F1ED7" w14:textId="77777777" w:rsidR="00930871" w:rsidRDefault="00930871">
      <w:pPr>
        <w:numPr>
          <w:ilvl w:val="1"/>
          <w:numId w:val="14"/>
        </w:numPr>
        <w:tabs>
          <w:tab w:val="left" w:pos="940"/>
        </w:tabs>
        <w:spacing w:line="0" w:lineRule="atLeast"/>
        <w:rPr>
          <w:rFonts w:ascii="Arial" w:eastAsia="Arial" w:hAnsi="Arial"/>
        </w:rPr>
      </w:pPr>
      <w:r>
        <w:rPr>
          <w:rFonts w:ascii="Arial" w:eastAsia="Arial" w:hAnsi="Arial"/>
        </w:rPr>
        <w:t>A 30th percentile for Study Program becomes a category like “Law5yr”.</w:t>
      </w:r>
    </w:p>
    <w:p w14:paraId="0B5ED75B" w14:textId="77777777" w:rsidR="00930871" w:rsidRDefault="00930871" w:rsidP="003418D2">
      <w:pPr>
        <w:spacing w:line="304" w:lineRule="exact"/>
        <w:rPr>
          <w:rFonts w:ascii="Times New Roman" w:eastAsia="Times New Roman" w:hAnsi="Times New Roman"/>
        </w:rPr>
      </w:pPr>
    </w:p>
    <w:p w14:paraId="507868D8" w14:textId="77777777" w:rsidR="00930871" w:rsidRDefault="00930871" w:rsidP="007E1A2D">
      <w:pPr>
        <w:spacing w:line="312" w:lineRule="auto"/>
        <w:ind w:right="1440"/>
        <w:rPr>
          <w:rFonts w:ascii="Arial" w:eastAsia="Arial" w:hAnsi="Arial"/>
        </w:rPr>
      </w:pPr>
      <w:r>
        <w:rPr>
          <w:rFonts w:ascii="Arial" w:eastAsia="Arial" w:hAnsi="Arial"/>
        </w:rPr>
        <w:t xml:space="preserve">The result is a unique </w:t>
      </w:r>
      <w:r w:rsidR="00F51A77">
        <w:rPr>
          <w:rFonts w:ascii="Arial" w:eastAsia="Arial" w:hAnsi="Arial"/>
        </w:rPr>
        <w:t xml:space="preserve">dataframe </w:t>
      </w:r>
      <w:r>
        <w:rPr>
          <w:rFonts w:ascii="Arial" w:eastAsia="Arial" w:hAnsi="Arial"/>
        </w:rPr>
        <w:t xml:space="preserve">of synthetic agents. While no individual agent is a direct copy of an original participant, the population as a whole </w:t>
      </w:r>
      <w:r w:rsidR="00F51A77">
        <w:rPr>
          <w:rFonts w:ascii="Arial" w:eastAsia="Arial" w:hAnsi="Arial"/>
        </w:rPr>
        <w:t xml:space="preserve">accurately </w:t>
      </w:r>
      <w:r>
        <w:rPr>
          <w:rFonts w:ascii="Arial" w:eastAsia="Arial" w:hAnsi="Arial"/>
        </w:rPr>
        <w:t>reproduces the distributions and</w:t>
      </w:r>
      <w:r w:rsidR="00F51A77">
        <w:rPr>
          <w:rFonts w:ascii="Arial" w:eastAsia="Arial" w:hAnsi="Arial"/>
        </w:rPr>
        <w:t xml:space="preserve"> maintains </w:t>
      </w:r>
      <w:r>
        <w:rPr>
          <w:rFonts w:ascii="Arial" w:eastAsia="Arial" w:hAnsi="Arial"/>
        </w:rPr>
        <w:t>the intricate correlations of the original human dataset.</w:t>
      </w:r>
    </w:p>
    <w:p w14:paraId="365AF572" w14:textId="77777777" w:rsidR="008C1CFE" w:rsidRDefault="008C1CFE" w:rsidP="003418D2">
      <w:pPr>
        <w:spacing w:line="0" w:lineRule="atLeast"/>
        <w:rPr>
          <w:rFonts w:ascii="Arial" w:eastAsia="Arial" w:hAnsi="Arial"/>
          <w:b/>
          <w:sz w:val="24"/>
        </w:rPr>
      </w:pPr>
    </w:p>
    <w:p w14:paraId="5A86DB1F" w14:textId="77777777" w:rsidR="00930871" w:rsidRDefault="00930871" w:rsidP="003418D2">
      <w:pPr>
        <w:spacing w:line="0" w:lineRule="atLeast"/>
        <w:rPr>
          <w:rFonts w:ascii="Arial" w:eastAsia="Arial" w:hAnsi="Arial"/>
          <w:b/>
          <w:sz w:val="24"/>
        </w:rPr>
      </w:pPr>
      <w:r>
        <w:rPr>
          <w:rFonts w:ascii="Arial" w:eastAsia="Arial" w:hAnsi="Arial"/>
          <w:b/>
          <w:sz w:val="24"/>
        </w:rPr>
        <w:t>Research Specification</w:t>
      </w:r>
    </w:p>
    <w:p w14:paraId="029123C2" w14:textId="77777777" w:rsidR="00930871" w:rsidRDefault="00930871" w:rsidP="003418D2">
      <w:pPr>
        <w:spacing w:line="286" w:lineRule="exact"/>
        <w:rPr>
          <w:rFonts w:ascii="Times New Roman" w:eastAsia="Times New Roman" w:hAnsi="Times New Roman"/>
        </w:rPr>
      </w:pPr>
    </w:p>
    <w:p w14:paraId="151587BF" w14:textId="77777777" w:rsidR="00930871" w:rsidRPr="007E1A2D" w:rsidRDefault="006A3EE8" w:rsidP="007E1A2D">
      <w:pPr>
        <w:spacing w:line="312" w:lineRule="auto"/>
        <w:ind w:right="1440"/>
        <w:rPr>
          <w:rFonts w:ascii="Arial" w:eastAsia="Arial" w:hAnsi="Arial"/>
          <w:iCs/>
        </w:rPr>
      </w:pPr>
      <w:r>
        <w:rPr>
          <w:rFonts w:ascii="Arial" w:eastAsia="Arial" w:hAnsi="Arial"/>
        </w:rPr>
        <w:t>T</w:t>
      </w:r>
      <w:r w:rsidR="00930871">
        <w:rPr>
          <w:rFonts w:ascii="Arial" w:eastAsia="Arial" w:hAnsi="Arial"/>
        </w:rPr>
        <w:t>his mode</w:t>
      </w:r>
      <w:r>
        <w:rPr>
          <w:rFonts w:ascii="Arial" w:eastAsia="Arial" w:hAnsi="Arial"/>
        </w:rPr>
        <w:t xml:space="preserve"> </w:t>
      </w:r>
      <w:r w:rsidR="00930871">
        <w:rPr>
          <w:rFonts w:ascii="Arial" w:eastAsia="Arial" w:hAnsi="Arial"/>
        </w:rPr>
        <w:t>run</w:t>
      </w:r>
      <w:r w:rsidR="00014C03">
        <w:rPr>
          <w:rFonts w:ascii="Arial" w:eastAsia="Arial" w:hAnsi="Arial"/>
        </w:rPr>
        <w:t>s</w:t>
      </w:r>
      <w:r w:rsidR="00930871">
        <w:rPr>
          <w:rFonts w:ascii="Arial" w:eastAsia="Arial" w:hAnsi="Arial"/>
        </w:rPr>
        <w:t xml:space="preserve"> the simulation using </w:t>
      </w:r>
      <w:r>
        <w:rPr>
          <w:rFonts w:ascii="Arial" w:eastAsia="Arial" w:hAnsi="Arial"/>
        </w:rPr>
        <w:t xml:space="preserve">synthetic agents that are modeled based on </w:t>
      </w:r>
      <w:r w:rsidR="00930871">
        <w:rPr>
          <w:rFonts w:ascii="Arial" w:eastAsia="Arial" w:hAnsi="Arial"/>
        </w:rPr>
        <w:t xml:space="preserve">the original 280 </w:t>
      </w:r>
      <w:r>
        <w:rPr>
          <w:rFonts w:ascii="Arial" w:eastAsia="Arial" w:hAnsi="Arial"/>
        </w:rPr>
        <w:t xml:space="preserve">experiment </w:t>
      </w:r>
      <w:r w:rsidR="00930871">
        <w:rPr>
          <w:rFonts w:ascii="Arial" w:eastAsia="Arial" w:hAnsi="Arial"/>
        </w:rPr>
        <w:t xml:space="preserve">participants </w:t>
      </w:r>
      <w:r>
        <w:rPr>
          <w:rFonts w:ascii="Arial" w:eastAsia="Arial" w:hAnsi="Arial"/>
        </w:rPr>
        <w:t xml:space="preserve">whose attributes are specified in the </w:t>
      </w:r>
      <w:r w:rsidR="00930871">
        <w:rPr>
          <w:rFonts w:ascii="Arial" w:eastAsia="Arial" w:hAnsi="Arial"/>
        </w:rPr>
        <w:t>research dataset.</w:t>
      </w:r>
      <w:r w:rsidR="00014C03">
        <w:rPr>
          <w:rFonts w:ascii="Arial" w:eastAsia="Arial" w:hAnsi="Arial"/>
        </w:rPr>
        <w:t xml:space="preserve"> </w:t>
      </w:r>
      <w:r w:rsidR="00930871">
        <w:rPr>
          <w:rFonts w:ascii="Arial" w:eastAsia="Arial" w:hAnsi="Arial"/>
        </w:rPr>
        <w:t xml:space="preserve">This mode is designed to answer the question: </w:t>
      </w:r>
      <w:r w:rsidR="00930871" w:rsidRPr="007E1A2D">
        <w:rPr>
          <w:rFonts w:ascii="Arial" w:eastAsia="Arial" w:hAnsi="Arial"/>
          <w:iCs/>
        </w:rPr>
        <w:t xml:space="preserve">“Given the exact traits of the real </w:t>
      </w:r>
      <w:r w:rsidRPr="007E1A2D">
        <w:rPr>
          <w:rFonts w:ascii="Arial" w:eastAsia="Arial" w:hAnsi="Arial"/>
          <w:iCs/>
        </w:rPr>
        <w:t>participants in the field experiment</w:t>
      </w:r>
      <w:r w:rsidR="00930871" w:rsidRPr="007E1A2D">
        <w:rPr>
          <w:rFonts w:ascii="Arial" w:eastAsia="Arial" w:hAnsi="Arial"/>
          <w:iCs/>
        </w:rPr>
        <w:t xml:space="preserve">, what is the range of possible outcomes we could expect if their decision-making process </w:t>
      </w:r>
      <w:r w:rsidRPr="007E1A2D">
        <w:rPr>
          <w:rFonts w:ascii="Arial" w:eastAsia="Arial" w:hAnsi="Arial"/>
          <w:iCs/>
        </w:rPr>
        <w:t xml:space="preserve">would apply, while considering </w:t>
      </w:r>
      <w:r w:rsidR="00930871" w:rsidRPr="007E1A2D">
        <w:rPr>
          <w:rFonts w:ascii="Arial" w:eastAsia="Arial" w:hAnsi="Arial"/>
          <w:iCs/>
        </w:rPr>
        <w:t>an element of real-world randomness?”</w:t>
      </w:r>
    </w:p>
    <w:p w14:paraId="76055BB0" w14:textId="77777777" w:rsidR="00930871" w:rsidRDefault="00930871" w:rsidP="003418D2">
      <w:pPr>
        <w:spacing w:line="48" w:lineRule="exact"/>
        <w:rPr>
          <w:rFonts w:ascii="Times New Roman" w:eastAsia="Times New Roman" w:hAnsi="Times New Roman"/>
        </w:rPr>
      </w:pPr>
    </w:p>
    <w:p w14:paraId="469B73B6" w14:textId="77777777" w:rsidR="00930871" w:rsidRDefault="00930871" w:rsidP="007E1A2D">
      <w:pPr>
        <w:spacing w:line="338" w:lineRule="auto"/>
        <w:ind w:right="1440"/>
        <w:rPr>
          <w:rFonts w:ascii="Arial" w:eastAsia="Arial" w:hAnsi="Arial"/>
        </w:rPr>
      </w:pPr>
      <w:r>
        <w:rPr>
          <w:rFonts w:ascii="Arial" w:eastAsia="Arial" w:hAnsi="Arial"/>
        </w:rPr>
        <w:t>This mode does not generate new agents. It works directly with the dataset of the 280 real participants.</w:t>
      </w:r>
    </w:p>
    <w:p w14:paraId="54B2E1DC" w14:textId="77777777" w:rsidR="00930871" w:rsidRDefault="00930871">
      <w:pPr>
        <w:numPr>
          <w:ilvl w:val="1"/>
          <w:numId w:val="15"/>
        </w:numPr>
        <w:tabs>
          <w:tab w:val="left" w:pos="500"/>
        </w:tabs>
        <w:spacing w:line="338" w:lineRule="auto"/>
        <w:rPr>
          <w:rFonts w:ascii="Arial" w:eastAsia="Arial" w:hAnsi="Arial"/>
        </w:rPr>
      </w:pPr>
      <w:bookmarkStart w:id="6" w:name="page7"/>
      <w:bookmarkEnd w:id="6"/>
      <w:r>
        <w:rPr>
          <w:rFonts w:ascii="Arial" w:eastAsia="Arial" w:hAnsi="Arial"/>
        </w:rPr>
        <w:t xml:space="preserve">If </w:t>
      </w:r>
      <w:r w:rsidR="006A3EE8">
        <w:rPr>
          <w:rFonts w:ascii="Arial" w:eastAsia="Arial" w:hAnsi="Arial"/>
        </w:rPr>
        <w:t xml:space="preserve">the user </w:t>
      </w:r>
      <w:r>
        <w:rPr>
          <w:rFonts w:ascii="Arial" w:eastAsia="Arial" w:hAnsi="Arial"/>
        </w:rPr>
        <w:t>set</w:t>
      </w:r>
      <w:r w:rsidR="006A3EE8">
        <w:rPr>
          <w:rFonts w:ascii="Arial" w:eastAsia="Arial" w:hAnsi="Arial"/>
        </w:rPr>
        <w:t>s</w:t>
      </w:r>
      <w:r>
        <w:rPr>
          <w:rFonts w:ascii="Arial" w:eastAsia="Arial" w:hAnsi="Arial"/>
        </w:rPr>
        <w:t xml:space="preserve"> the “Number of Agents” to 280 or fewer, the simulation will randomly select a unique subset of the real participants for the </w:t>
      </w:r>
      <w:r w:rsidR="006A3EE8">
        <w:rPr>
          <w:rFonts w:ascii="Arial" w:eastAsia="Arial" w:hAnsi="Arial"/>
        </w:rPr>
        <w:t xml:space="preserve">simulation </w:t>
      </w:r>
      <w:r>
        <w:rPr>
          <w:rFonts w:ascii="Arial" w:eastAsia="Arial" w:hAnsi="Arial"/>
        </w:rPr>
        <w:t>run.</w:t>
      </w:r>
    </w:p>
    <w:p w14:paraId="6D8F9F78" w14:textId="77777777" w:rsidR="00930871" w:rsidRDefault="00930871" w:rsidP="003418D2">
      <w:pPr>
        <w:spacing w:line="59" w:lineRule="exact"/>
        <w:rPr>
          <w:rFonts w:ascii="Arial" w:eastAsia="Arial" w:hAnsi="Arial"/>
        </w:rPr>
      </w:pPr>
    </w:p>
    <w:p w14:paraId="39E5A3AC" w14:textId="77777777" w:rsidR="00930871" w:rsidRDefault="00930871">
      <w:pPr>
        <w:numPr>
          <w:ilvl w:val="1"/>
          <w:numId w:val="15"/>
        </w:numPr>
        <w:tabs>
          <w:tab w:val="left" w:pos="500"/>
        </w:tabs>
        <w:spacing w:line="336" w:lineRule="auto"/>
        <w:rPr>
          <w:rFonts w:ascii="Arial" w:eastAsia="Arial" w:hAnsi="Arial"/>
          <w:sz w:val="19"/>
        </w:rPr>
      </w:pPr>
      <w:r>
        <w:rPr>
          <w:rFonts w:ascii="Arial" w:eastAsia="Arial" w:hAnsi="Arial"/>
          <w:sz w:val="19"/>
        </w:rPr>
        <w:lastRenderedPageBreak/>
        <w:t xml:space="preserve">If </w:t>
      </w:r>
      <w:r w:rsidR="00E20848">
        <w:rPr>
          <w:rFonts w:ascii="Arial" w:eastAsia="Arial" w:hAnsi="Arial"/>
          <w:sz w:val="19"/>
        </w:rPr>
        <w:t xml:space="preserve">the user </w:t>
      </w:r>
      <w:r>
        <w:rPr>
          <w:rFonts w:ascii="Arial" w:eastAsia="Arial" w:hAnsi="Arial"/>
          <w:sz w:val="19"/>
        </w:rPr>
        <w:t>set</w:t>
      </w:r>
      <w:r w:rsidR="00E20848">
        <w:rPr>
          <w:rFonts w:ascii="Arial" w:eastAsia="Arial" w:hAnsi="Arial"/>
          <w:sz w:val="19"/>
        </w:rPr>
        <w:t>s</w:t>
      </w:r>
      <w:r>
        <w:rPr>
          <w:rFonts w:ascii="Arial" w:eastAsia="Arial" w:hAnsi="Arial"/>
          <w:sz w:val="19"/>
        </w:rPr>
        <w:t xml:space="preserve"> the “Number of Agents” to </w:t>
      </w:r>
      <w:r w:rsidR="00BB2CFB">
        <w:rPr>
          <w:rFonts w:ascii="Arial" w:eastAsia="Arial" w:hAnsi="Arial"/>
          <w:sz w:val="19"/>
        </w:rPr>
        <w:t xml:space="preserve">be greater </w:t>
      </w:r>
      <w:r>
        <w:rPr>
          <w:rFonts w:ascii="Arial" w:eastAsia="Arial" w:hAnsi="Arial"/>
          <w:sz w:val="19"/>
        </w:rPr>
        <w:t xml:space="preserve">than 280, the simulation uses </w:t>
      </w:r>
      <w:r>
        <w:rPr>
          <w:rFonts w:ascii="Arial" w:eastAsia="Arial" w:hAnsi="Arial"/>
          <w:b/>
          <w:sz w:val="19"/>
        </w:rPr>
        <w:t>bootstrap sampling</w:t>
      </w:r>
      <w:r w:rsidR="00BB2CFB">
        <w:rPr>
          <w:rFonts w:ascii="Arial" w:eastAsia="Arial" w:hAnsi="Arial"/>
          <w:b/>
          <w:sz w:val="19"/>
        </w:rPr>
        <w:t xml:space="preserve"> </w:t>
      </w:r>
      <w:r w:rsidR="00BB2CFB" w:rsidRPr="006A3FE8">
        <w:rPr>
          <w:rFonts w:ascii="Arial" w:eastAsia="Arial" w:hAnsi="Arial"/>
          <w:bCs/>
          <w:sz w:val="19"/>
        </w:rPr>
        <w:t xml:space="preserve">to </w:t>
      </w:r>
      <w:r>
        <w:rPr>
          <w:rFonts w:ascii="Arial" w:eastAsia="Arial" w:hAnsi="Arial"/>
          <w:sz w:val="19"/>
        </w:rPr>
        <w:t>randomly draw from the pool of 280 participants</w:t>
      </w:r>
      <w:r w:rsidR="00BB2CFB">
        <w:rPr>
          <w:rFonts w:ascii="Arial" w:eastAsia="Arial" w:hAnsi="Arial"/>
          <w:sz w:val="19"/>
        </w:rPr>
        <w:t xml:space="preserve"> </w:t>
      </w:r>
      <w:r>
        <w:rPr>
          <w:rFonts w:ascii="Arial" w:eastAsia="Arial" w:hAnsi="Arial"/>
          <w:sz w:val="19"/>
        </w:rPr>
        <w:t xml:space="preserve">with replacement, meaning </w:t>
      </w:r>
      <w:r w:rsidR="00BB2CFB">
        <w:rPr>
          <w:rFonts w:ascii="Arial" w:eastAsia="Arial" w:hAnsi="Arial"/>
          <w:sz w:val="19"/>
        </w:rPr>
        <w:t xml:space="preserve">that </w:t>
      </w:r>
      <w:r>
        <w:rPr>
          <w:rFonts w:ascii="Arial" w:eastAsia="Arial" w:hAnsi="Arial"/>
          <w:sz w:val="19"/>
        </w:rPr>
        <w:t>some</w:t>
      </w:r>
      <w:r>
        <w:rPr>
          <w:rFonts w:ascii="Arial" w:eastAsia="Arial" w:hAnsi="Arial"/>
          <w:b/>
          <w:sz w:val="19"/>
        </w:rPr>
        <w:t xml:space="preserve"> </w:t>
      </w:r>
      <w:r>
        <w:rPr>
          <w:rFonts w:ascii="Arial" w:eastAsia="Arial" w:hAnsi="Arial"/>
          <w:sz w:val="19"/>
        </w:rPr>
        <w:t xml:space="preserve">of the original participants may be included more than once to reach </w:t>
      </w:r>
      <w:r w:rsidR="00BB2CFB">
        <w:rPr>
          <w:rFonts w:ascii="Arial" w:eastAsia="Arial" w:hAnsi="Arial"/>
          <w:sz w:val="19"/>
        </w:rPr>
        <w:t xml:space="preserve">the </w:t>
      </w:r>
      <w:r>
        <w:rPr>
          <w:rFonts w:ascii="Arial" w:eastAsia="Arial" w:hAnsi="Arial"/>
          <w:sz w:val="19"/>
        </w:rPr>
        <w:t>desired population size.</w:t>
      </w:r>
    </w:p>
    <w:p w14:paraId="39C4D8AC" w14:textId="77777777" w:rsidR="00930871" w:rsidRPr="00183F0B" w:rsidRDefault="00930871" w:rsidP="007E1A2D">
      <w:pPr>
        <w:spacing w:line="335" w:lineRule="auto"/>
        <w:rPr>
          <w:rFonts w:ascii="Arial" w:eastAsia="Arial" w:hAnsi="Arial"/>
        </w:rPr>
      </w:pPr>
      <w:r w:rsidRPr="00183F0B">
        <w:rPr>
          <w:rFonts w:ascii="Arial" w:eastAsia="Arial" w:hAnsi="Arial"/>
        </w:rPr>
        <w:t xml:space="preserve">The key feature of this mode is </w:t>
      </w:r>
      <w:r w:rsidR="00BB2CFB" w:rsidRPr="006A3FE8">
        <w:rPr>
          <w:rFonts w:ascii="Arial" w:eastAsia="Arial" w:hAnsi="Arial"/>
        </w:rPr>
        <w:t xml:space="preserve">the “Stochastic Component” which introduces randomness in decisions. </w:t>
      </w:r>
      <w:r w:rsidRPr="00183F0B">
        <w:rPr>
          <w:rFonts w:ascii="Arial" w:eastAsia="Arial" w:hAnsi="Arial"/>
        </w:rPr>
        <w:t>The agents</w:t>
      </w:r>
      <w:r w:rsidR="00BB2CFB" w:rsidRPr="006A3FE8">
        <w:rPr>
          <w:rFonts w:ascii="Arial" w:eastAsia="Arial" w:hAnsi="Arial"/>
        </w:rPr>
        <w:t>’</w:t>
      </w:r>
      <w:r w:rsidRPr="00183F0B">
        <w:rPr>
          <w:rFonts w:ascii="Arial" w:eastAsia="Arial" w:hAnsi="Arial"/>
        </w:rPr>
        <w:t xml:space="preserve"> traits (like their personality scores or study program) are fixed because they </w:t>
      </w:r>
      <w:r w:rsidR="00BB2CFB" w:rsidRPr="006A3FE8">
        <w:rPr>
          <w:rFonts w:ascii="Arial" w:eastAsia="Arial" w:hAnsi="Arial"/>
        </w:rPr>
        <w:t>originate</w:t>
      </w:r>
      <w:r w:rsidR="00BB2CFB" w:rsidRPr="00183F0B">
        <w:rPr>
          <w:rFonts w:ascii="Arial" w:eastAsia="Arial" w:hAnsi="Arial"/>
        </w:rPr>
        <w:t xml:space="preserve"> </w:t>
      </w:r>
      <w:r w:rsidRPr="00183F0B">
        <w:rPr>
          <w:rFonts w:ascii="Arial" w:eastAsia="Arial" w:hAnsi="Arial"/>
        </w:rPr>
        <w:t>from real data</w:t>
      </w:r>
      <w:r w:rsidR="00BB2CFB" w:rsidRPr="006A3FE8">
        <w:rPr>
          <w:rFonts w:ascii="Arial" w:eastAsia="Arial" w:hAnsi="Arial"/>
        </w:rPr>
        <w:t xml:space="preserve"> of the corresponding participants, while </w:t>
      </w:r>
      <w:r w:rsidRPr="00183F0B">
        <w:rPr>
          <w:rFonts w:ascii="Arial" w:eastAsia="Arial" w:hAnsi="Arial"/>
        </w:rPr>
        <w:t>randomness, or “stochastic component,” is introduced into the</w:t>
      </w:r>
      <w:r w:rsidR="00BB2CFB" w:rsidRPr="006A3FE8">
        <w:rPr>
          <w:rFonts w:ascii="Arial" w:eastAsia="Arial" w:hAnsi="Arial"/>
        </w:rPr>
        <w:t>ir</w:t>
      </w:r>
      <w:r w:rsidRPr="00183F0B">
        <w:rPr>
          <w:rFonts w:ascii="Arial" w:eastAsia="Arial" w:hAnsi="Arial"/>
        </w:rPr>
        <w:t xml:space="preserve"> </w:t>
      </w:r>
      <w:r w:rsidRPr="006A3FE8">
        <w:rPr>
          <w:rFonts w:ascii="Arial" w:eastAsia="Arial" w:hAnsi="Arial"/>
        </w:rPr>
        <w:t>decision</w:t>
      </w:r>
      <w:r w:rsidR="00BB2CFB" w:rsidRPr="006A3FE8">
        <w:rPr>
          <w:rFonts w:ascii="Arial" w:eastAsia="Arial" w:hAnsi="Arial"/>
        </w:rPr>
        <w:t>s.</w:t>
      </w:r>
      <w:r w:rsidR="00183F0B">
        <w:rPr>
          <w:rFonts w:ascii="Arial" w:eastAsia="Arial" w:hAnsi="Arial"/>
        </w:rPr>
        <w:t xml:space="preserve"> </w:t>
      </w:r>
      <w:r w:rsidRPr="00183F0B">
        <w:rPr>
          <w:rFonts w:ascii="Arial" w:eastAsia="Arial" w:hAnsi="Arial"/>
        </w:rPr>
        <w:t xml:space="preserve">For this mode, the simulation activates </w:t>
      </w:r>
      <w:r w:rsidR="00BB2CFB" w:rsidRPr="00183F0B">
        <w:rPr>
          <w:rFonts w:ascii="Arial" w:eastAsia="Arial" w:hAnsi="Arial"/>
        </w:rPr>
        <w:t xml:space="preserve">a </w:t>
      </w:r>
      <w:r w:rsidRPr="00183F0B">
        <w:rPr>
          <w:rFonts w:ascii="Arial" w:eastAsia="Arial" w:hAnsi="Arial"/>
        </w:rPr>
        <w:t>“probabilistic” version of the decision module.</w:t>
      </w:r>
      <w:r w:rsidR="00BB2CFB" w:rsidRPr="006A3FE8">
        <w:rPr>
          <w:rFonts w:ascii="Arial" w:eastAsia="Arial" w:hAnsi="Arial"/>
        </w:rPr>
        <w:t xml:space="preserve"> </w:t>
      </w:r>
      <w:r w:rsidRPr="006A3FE8">
        <w:rPr>
          <w:rFonts w:ascii="Arial" w:eastAsia="Arial" w:hAnsi="Arial"/>
        </w:rPr>
        <w:t>Each agent instance in the simulation is given its own independent stream of random numbers</w:t>
      </w:r>
      <w:r w:rsidR="00BB2CFB" w:rsidRPr="006A3FE8">
        <w:rPr>
          <w:rFonts w:ascii="Arial" w:eastAsia="Arial" w:hAnsi="Arial"/>
        </w:rPr>
        <w:t>, which</w:t>
      </w:r>
      <w:r w:rsidRPr="006A3FE8">
        <w:rPr>
          <w:rFonts w:ascii="Arial" w:eastAsia="Arial" w:hAnsi="Arial"/>
        </w:rPr>
        <w:t xml:space="preserve"> means that even if the same original participant is included multiple times through bootstrapping, each instance can make different choices, reflecting the natural variability in human behavior.</w:t>
      </w:r>
      <w:r w:rsidR="00BB2CFB" w:rsidRPr="006A3FE8">
        <w:rPr>
          <w:rFonts w:ascii="Arial" w:eastAsia="Arial" w:hAnsi="Arial"/>
        </w:rPr>
        <w:t xml:space="preserve"> Hence</w:t>
      </w:r>
      <w:r w:rsidRPr="00183F0B">
        <w:rPr>
          <w:rFonts w:ascii="Arial" w:eastAsia="Arial" w:hAnsi="Arial"/>
        </w:rPr>
        <w:t xml:space="preserve">, in </w:t>
      </w:r>
      <w:r w:rsidR="00BB2CFB" w:rsidRPr="006A3FE8">
        <w:rPr>
          <w:rFonts w:ascii="Arial" w:eastAsia="Arial" w:hAnsi="Arial"/>
        </w:rPr>
        <w:t xml:space="preserve">the </w:t>
      </w:r>
      <w:r w:rsidRPr="00183F0B">
        <w:rPr>
          <w:rFonts w:ascii="Arial" w:eastAsia="Arial" w:hAnsi="Arial"/>
        </w:rPr>
        <w:t>“Research Specification” mode:</w:t>
      </w:r>
    </w:p>
    <w:p w14:paraId="4FB91A7F" w14:textId="77777777" w:rsidR="00930871" w:rsidRPr="00183F0B" w:rsidRDefault="00930871">
      <w:pPr>
        <w:numPr>
          <w:ilvl w:val="0"/>
          <w:numId w:val="16"/>
        </w:numPr>
        <w:tabs>
          <w:tab w:val="left" w:pos="500"/>
        </w:tabs>
        <w:spacing w:after="60" w:line="0" w:lineRule="atLeast"/>
        <w:rPr>
          <w:rFonts w:ascii="Arial" w:eastAsia="Arial" w:hAnsi="Arial"/>
        </w:rPr>
      </w:pPr>
      <w:r w:rsidRPr="00183F0B">
        <w:rPr>
          <w:rFonts w:ascii="Arial" w:eastAsia="Arial" w:hAnsi="Arial"/>
        </w:rPr>
        <w:t>The agents are real (drawn from the original dataset).</w:t>
      </w:r>
    </w:p>
    <w:p w14:paraId="0B3A5614" w14:textId="77777777" w:rsidR="00930871" w:rsidRPr="00183F0B" w:rsidRDefault="00930871">
      <w:pPr>
        <w:numPr>
          <w:ilvl w:val="0"/>
          <w:numId w:val="16"/>
        </w:numPr>
        <w:tabs>
          <w:tab w:val="left" w:pos="500"/>
        </w:tabs>
        <w:spacing w:after="60" w:line="0" w:lineRule="atLeast"/>
        <w:rPr>
          <w:rFonts w:ascii="Arial" w:eastAsia="Arial" w:hAnsi="Arial"/>
        </w:rPr>
      </w:pPr>
      <w:r w:rsidRPr="00183F0B">
        <w:rPr>
          <w:rFonts w:ascii="Arial" w:eastAsia="Arial" w:hAnsi="Arial"/>
        </w:rPr>
        <w:t>The decisions are probabilistic (involving a random draw).</w:t>
      </w:r>
    </w:p>
    <w:p w14:paraId="5804EBDF" w14:textId="77777777" w:rsidR="00183F0B" w:rsidRPr="00183F0B" w:rsidRDefault="00183F0B" w:rsidP="003418D2">
      <w:pPr>
        <w:spacing w:line="286" w:lineRule="exact"/>
        <w:rPr>
          <w:rFonts w:ascii="Times New Roman" w:eastAsia="Times New Roman" w:hAnsi="Times New Roman"/>
        </w:rPr>
      </w:pPr>
    </w:p>
    <w:p w14:paraId="4FD9A31A" w14:textId="77777777" w:rsidR="00930871" w:rsidRPr="00522FA2" w:rsidRDefault="00930871" w:rsidP="003418D2">
      <w:pPr>
        <w:spacing w:line="0" w:lineRule="atLeast"/>
        <w:rPr>
          <w:rFonts w:ascii="Arial" w:eastAsia="Arial" w:hAnsi="Arial"/>
          <w:b/>
          <w:sz w:val="24"/>
        </w:rPr>
      </w:pPr>
      <w:r w:rsidRPr="00522FA2">
        <w:rPr>
          <w:rFonts w:ascii="Arial" w:eastAsia="Arial" w:hAnsi="Arial"/>
          <w:b/>
          <w:sz w:val="24"/>
        </w:rPr>
        <w:t>Research Baseline</w:t>
      </w:r>
    </w:p>
    <w:p w14:paraId="6B52F528" w14:textId="77777777" w:rsidR="00930871" w:rsidRPr="00183F0B" w:rsidRDefault="00930871" w:rsidP="003418D2">
      <w:pPr>
        <w:spacing w:line="286" w:lineRule="exact"/>
        <w:rPr>
          <w:rFonts w:ascii="Times New Roman" w:eastAsia="Times New Roman" w:hAnsi="Times New Roman"/>
        </w:rPr>
      </w:pPr>
    </w:p>
    <w:p w14:paraId="68940221" w14:textId="77777777" w:rsidR="00930871" w:rsidRPr="006A3FE8" w:rsidRDefault="00930871" w:rsidP="007E1A2D">
      <w:pPr>
        <w:spacing w:line="313" w:lineRule="auto"/>
        <w:rPr>
          <w:rFonts w:ascii="Arial" w:eastAsia="Arial" w:hAnsi="Arial"/>
        </w:rPr>
      </w:pPr>
      <w:r w:rsidRPr="006A3FE8">
        <w:rPr>
          <w:rFonts w:ascii="Arial" w:eastAsia="Arial" w:hAnsi="Arial"/>
        </w:rPr>
        <w:t xml:space="preserve">The purpose of the “Research Baseline” mode is to provide a pure, deterministic benchmark. It answers the question: “What would the simulation outcome be if we used the original participants and completely removed all elements of chance from their decisions?” This mode serves as a stable foundation for comparison. By running the simulation in this mode, </w:t>
      </w:r>
      <w:r w:rsidR="00BB2CFB" w:rsidRPr="006A3FE8">
        <w:rPr>
          <w:rFonts w:ascii="Arial" w:eastAsia="Arial" w:hAnsi="Arial"/>
        </w:rPr>
        <w:t xml:space="preserve">the user </w:t>
      </w:r>
      <w:r w:rsidRPr="006A3FE8">
        <w:rPr>
          <w:rFonts w:ascii="Arial" w:eastAsia="Arial" w:hAnsi="Arial"/>
        </w:rPr>
        <w:t xml:space="preserve">can see the outcome based purely on the agent’s core traits and the model’s logic, without the “noise” of random probability. </w:t>
      </w:r>
      <w:r w:rsidR="00BB2CFB" w:rsidRPr="006A3FE8">
        <w:rPr>
          <w:rFonts w:ascii="Arial" w:eastAsia="Arial" w:hAnsi="Arial"/>
        </w:rPr>
        <w:t xml:space="preserve">the agent </w:t>
      </w:r>
      <w:r w:rsidRPr="006A3FE8">
        <w:rPr>
          <w:rFonts w:ascii="Arial" w:eastAsia="Arial" w:hAnsi="Arial"/>
        </w:rPr>
        <w:t xml:space="preserve">can then compare these baseline results to the “Research Specification” results to isolate and measure the precise impact of the stochastic (random) component in the decision-making process. Here’s how </w:t>
      </w:r>
      <w:r w:rsidR="00BB2CFB" w:rsidRPr="006A3FE8">
        <w:rPr>
          <w:rFonts w:ascii="Arial" w:eastAsia="Arial" w:hAnsi="Arial"/>
        </w:rPr>
        <w:t xml:space="preserve">this </w:t>
      </w:r>
      <w:r w:rsidRPr="006A3FE8">
        <w:rPr>
          <w:rFonts w:ascii="Arial" w:eastAsia="Arial" w:hAnsi="Arial"/>
        </w:rPr>
        <w:t>works:</w:t>
      </w:r>
    </w:p>
    <w:p w14:paraId="11229CE9" w14:textId="77777777" w:rsidR="00930871" w:rsidRPr="00183F0B" w:rsidRDefault="00930871" w:rsidP="003418D2">
      <w:pPr>
        <w:spacing w:line="207" w:lineRule="exact"/>
        <w:rPr>
          <w:rFonts w:ascii="Times New Roman" w:eastAsia="Times New Roman" w:hAnsi="Times New Roman"/>
        </w:rPr>
      </w:pPr>
    </w:p>
    <w:p w14:paraId="77EA3FDA" w14:textId="77777777" w:rsidR="00930871" w:rsidRPr="00183F0B" w:rsidRDefault="00930871" w:rsidP="003418D2">
      <w:pPr>
        <w:spacing w:line="0" w:lineRule="atLeast"/>
        <w:rPr>
          <w:rFonts w:ascii="Arial" w:eastAsia="Arial" w:hAnsi="Arial"/>
          <w:b/>
        </w:rPr>
      </w:pPr>
      <w:r w:rsidRPr="00183F0B">
        <w:rPr>
          <w:rFonts w:ascii="Arial" w:eastAsia="Arial" w:hAnsi="Arial"/>
          <w:b/>
        </w:rPr>
        <w:t>Agent Population: The Original Participants</w:t>
      </w:r>
    </w:p>
    <w:p w14:paraId="70A08AA6" w14:textId="77777777" w:rsidR="00930871" w:rsidRPr="00183F0B" w:rsidRDefault="00930871" w:rsidP="003418D2">
      <w:pPr>
        <w:spacing w:line="266" w:lineRule="exact"/>
        <w:rPr>
          <w:rFonts w:ascii="Times New Roman" w:eastAsia="Times New Roman" w:hAnsi="Times New Roman"/>
        </w:rPr>
      </w:pPr>
    </w:p>
    <w:p w14:paraId="59F3F744" w14:textId="77777777" w:rsidR="00930871" w:rsidRPr="006A3FE8" w:rsidRDefault="00930871" w:rsidP="007E1A2D">
      <w:pPr>
        <w:spacing w:line="338" w:lineRule="auto"/>
        <w:rPr>
          <w:rFonts w:ascii="Arial" w:eastAsia="Arial" w:hAnsi="Arial"/>
        </w:rPr>
      </w:pPr>
      <w:r w:rsidRPr="00183F0B">
        <w:rPr>
          <w:rFonts w:ascii="Arial" w:eastAsia="Arial" w:hAnsi="Arial"/>
        </w:rPr>
        <w:t xml:space="preserve">Just like the “Research Specification” mode, this mode uses the original 280 participants from the </w:t>
      </w:r>
      <w:r w:rsidR="00BB2CFB" w:rsidRPr="00183F0B">
        <w:rPr>
          <w:rFonts w:ascii="Arial" w:eastAsia="Arial" w:hAnsi="Arial"/>
        </w:rPr>
        <w:t>experiment dataset</w:t>
      </w:r>
      <w:r w:rsidRPr="00183F0B">
        <w:rPr>
          <w:rFonts w:ascii="Arial" w:eastAsia="Arial" w:hAnsi="Arial"/>
        </w:rPr>
        <w:t>.</w:t>
      </w:r>
      <w:r w:rsidR="00BB2CFB" w:rsidRPr="00183F0B">
        <w:rPr>
          <w:rFonts w:ascii="Arial" w:eastAsia="Arial" w:hAnsi="Arial"/>
        </w:rPr>
        <w:t xml:space="preserve"> </w:t>
      </w:r>
      <w:r w:rsidRPr="00183F0B">
        <w:rPr>
          <w:rFonts w:ascii="Arial" w:eastAsia="Arial" w:hAnsi="Arial"/>
        </w:rPr>
        <w:t>It does not generate any synthetic agents.</w:t>
      </w:r>
      <w:r w:rsidR="00BB2CFB" w:rsidRPr="00183F0B">
        <w:rPr>
          <w:rFonts w:ascii="Arial" w:eastAsia="Arial" w:hAnsi="Arial"/>
        </w:rPr>
        <w:t xml:space="preserve"> </w:t>
      </w:r>
      <w:r w:rsidRPr="00183F0B">
        <w:rPr>
          <w:rFonts w:ascii="Arial" w:eastAsia="Arial" w:hAnsi="Arial"/>
        </w:rPr>
        <w:t xml:space="preserve">If the “Number of Agents” </w:t>
      </w:r>
      <w:r w:rsidR="00BB2CFB" w:rsidRPr="006A3FE8">
        <w:rPr>
          <w:rFonts w:ascii="Arial" w:eastAsia="Arial" w:hAnsi="Arial"/>
        </w:rPr>
        <w:t xml:space="preserve">is set </w:t>
      </w:r>
      <w:r w:rsidRPr="00183F0B">
        <w:rPr>
          <w:rFonts w:ascii="Arial" w:eastAsia="Arial" w:hAnsi="Arial"/>
        </w:rPr>
        <w:t xml:space="preserve">to 280 or fewer, </w:t>
      </w:r>
      <w:r w:rsidR="00BB2CFB" w:rsidRPr="006A3FE8">
        <w:rPr>
          <w:rFonts w:ascii="Arial" w:eastAsia="Arial" w:hAnsi="Arial"/>
        </w:rPr>
        <w:t>the simulation</w:t>
      </w:r>
      <w:r w:rsidR="00BB2CFB" w:rsidRPr="00183F0B">
        <w:rPr>
          <w:rFonts w:ascii="Arial" w:eastAsia="Arial" w:hAnsi="Arial"/>
        </w:rPr>
        <w:t xml:space="preserve"> </w:t>
      </w:r>
      <w:r w:rsidRPr="00183F0B">
        <w:rPr>
          <w:rFonts w:ascii="Arial" w:eastAsia="Arial" w:hAnsi="Arial"/>
        </w:rPr>
        <w:t xml:space="preserve">will use the first n </w:t>
      </w:r>
      <w:r w:rsidR="00183F0B" w:rsidRPr="006A3FE8">
        <w:rPr>
          <w:rFonts w:ascii="Arial" w:eastAsia="Arial" w:hAnsi="Arial"/>
        </w:rPr>
        <w:t>participants</w:t>
      </w:r>
      <w:r w:rsidR="00183F0B" w:rsidRPr="00183F0B">
        <w:rPr>
          <w:rFonts w:ascii="Arial" w:eastAsia="Arial" w:hAnsi="Arial"/>
        </w:rPr>
        <w:t xml:space="preserve"> </w:t>
      </w:r>
      <w:r w:rsidRPr="00183F0B">
        <w:rPr>
          <w:rFonts w:ascii="Arial" w:eastAsia="Arial" w:hAnsi="Arial"/>
        </w:rPr>
        <w:t>from the original dataset.</w:t>
      </w:r>
      <w:r w:rsidR="00BB2CFB" w:rsidRPr="006A3FE8">
        <w:rPr>
          <w:rFonts w:ascii="Arial" w:eastAsia="Arial" w:hAnsi="Arial"/>
        </w:rPr>
        <w:t xml:space="preserve"> </w:t>
      </w:r>
      <w:r w:rsidRPr="00183F0B">
        <w:rPr>
          <w:rFonts w:ascii="Arial" w:eastAsia="Arial" w:hAnsi="Arial"/>
        </w:rPr>
        <w:t xml:space="preserve">If the “Number of Agents” </w:t>
      </w:r>
      <w:r w:rsidR="00BB2CFB" w:rsidRPr="006A3FE8">
        <w:rPr>
          <w:rFonts w:ascii="Arial" w:eastAsia="Arial" w:hAnsi="Arial"/>
        </w:rPr>
        <w:t>is set to</w:t>
      </w:r>
      <w:r w:rsidR="00BB2CFB" w:rsidRPr="00183F0B">
        <w:rPr>
          <w:rFonts w:ascii="Arial" w:eastAsia="Arial" w:hAnsi="Arial"/>
        </w:rPr>
        <w:t xml:space="preserve"> </w:t>
      </w:r>
      <w:r w:rsidRPr="00183F0B">
        <w:rPr>
          <w:rFonts w:ascii="Arial" w:eastAsia="Arial" w:hAnsi="Arial"/>
        </w:rPr>
        <w:t>more than 280</w:t>
      </w:r>
      <w:r w:rsidR="00055CB2">
        <w:rPr>
          <w:rFonts w:ascii="Arial" w:eastAsia="Arial" w:hAnsi="Arial"/>
        </w:rPr>
        <w:t>,</w:t>
      </w:r>
      <w:r w:rsidRPr="00183F0B">
        <w:rPr>
          <w:rFonts w:ascii="Arial" w:eastAsia="Arial" w:hAnsi="Arial"/>
        </w:rPr>
        <w:t xml:space="preserve"> it does not sample randomly. Instead, it simply takes the first n </w:t>
      </w:r>
      <w:r w:rsidR="00183F0B" w:rsidRPr="006A3FE8">
        <w:rPr>
          <w:rFonts w:ascii="Arial" w:eastAsia="Arial" w:hAnsi="Arial"/>
        </w:rPr>
        <w:t>participants</w:t>
      </w:r>
      <w:r w:rsidR="00183F0B" w:rsidRPr="00183F0B">
        <w:rPr>
          <w:rFonts w:ascii="Arial" w:eastAsia="Arial" w:hAnsi="Arial"/>
        </w:rPr>
        <w:t xml:space="preserve"> </w:t>
      </w:r>
      <w:r w:rsidRPr="00183F0B">
        <w:rPr>
          <w:rFonts w:ascii="Arial" w:eastAsia="Arial" w:hAnsi="Arial"/>
        </w:rPr>
        <w:t>from the original dataset every single time.</w:t>
      </w:r>
      <w:r w:rsidR="00183F0B" w:rsidRPr="00183F0B">
        <w:rPr>
          <w:rFonts w:ascii="Arial" w:eastAsia="Arial" w:hAnsi="Arial"/>
        </w:rPr>
        <w:t xml:space="preserve"> This is the defining feature of the “Research Baseline” mode. It is explicitly designed to be non-stochastic, or deterministic.</w:t>
      </w:r>
      <w:r w:rsidR="00183F0B">
        <w:rPr>
          <w:rFonts w:ascii="Arial" w:eastAsia="Arial" w:hAnsi="Arial"/>
        </w:rPr>
        <w:t xml:space="preserve"> This means that </w:t>
      </w:r>
      <w:r w:rsidRPr="006A3FE8">
        <w:rPr>
          <w:rFonts w:ascii="Arial" w:eastAsia="Arial" w:hAnsi="Arial"/>
        </w:rPr>
        <w:t xml:space="preserve">If </w:t>
      </w:r>
      <w:r w:rsidR="00183F0B" w:rsidRPr="006A3FE8">
        <w:rPr>
          <w:rFonts w:ascii="Arial" w:eastAsia="Arial" w:hAnsi="Arial"/>
        </w:rPr>
        <w:t xml:space="preserve">the user </w:t>
      </w:r>
      <w:r w:rsidRPr="006A3FE8">
        <w:rPr>
          <w:rFonts w:ascii="Arial" w:eastAsia="Arial" w:hAnsi="Arial"/>
        </w:rPr>
        <w:t>run</w:t>
      </w:r>
      <w:r w:rsidR="00183F0B" w:rsidRPr="006A3FE8">
        <w:rPr>
          <w:rFonts w:ascii="Arial" w:eastAsia="Arial" w:hAnsi="Arial"/>
        </w:rPr>
        <w:t>s</w:t>
      </w:r>
      <w:r w:rsidRPr="006A3FE8">
        <w:rPr>
          <w:rFonts w:ascii="Arial" w:eastAsia="Arial" w:hAnsi="Arial"/>
        </w:rPr>
        <w:t xml:space="preserve"> the simulation with n_agents=100, </w:t>
      </w:r>
      <w:r w:rsidR="00183F0B" w:rsidRPr="006A3FE8">
        <w:rPr>
          <w:rFonts w:ascii="Arial" w:eastAsia="Arial" w:hAnsi="Arial"/>
        </w:rPr>
        <w:t xml:space="preserve">we </w:t>
      </w:r>
      <w:r w:rsidRPr="006A3FE8">
        <w:rPr>
          <w:rFonts w:ascii="Arial" w:eastAsia="Arial" w:hAnsi="Arial"/>
        </w:rPr>
        <w:t>will get the exact same 100 participants every single time, regardless of the seed. This removes a potential source of randomness, ensuring that the agent population itself is fixed, which makes the baseline even more stable for comparison.</w:t>
      </w:r>
      <w:r w:rsidR="00183F0B" w:rsidRPr="006A3FE8">
        <w:rPr>
          <w:rFonts w:ascii="Arial" w:eastAsia="Arial" w:hAnsi="Arial"/>
        </w:rPr>
        <w:t xml:space="preserve"> However, because the participants in the file may be sorted by some meaningful variable, some systematic biases in observed behavior can be expected. </w:t>
      </w:r>
    </w:p>
    <w:p w14:paraId="7F61DA5E" w14:textId="77777777" w:rsidR="009C16AB" w:rsidRDefault="009C16AB" w:rsidP="003418D2">
      <w:pPr>
        <w:spacing w:line="0" w:lineRule="atLeast"/>
        <w:rPr>
          <w:rFonts w:ascii="Arial" w:eastAsia="Arial" w:hAnsi="Arial"/>
          <w:b/>
        </w:rPr>
      </w:pPr>
      <w:bookmarkStart w:id="7" w:name="page8"/>
      <w:bookmarkEnd w:id="7"/>
    </w:p>
    <w:p w14:paraId="68035337" w14:textId="77777777" w:rsidR="00930871" w:rsidRPr="006A3FE8" w:rsidRDefault="00930871" w:rsidP="003418D2">
      <w:pPr>
        <w:spacing w:line="0" w:lineRule="atLeast"/>
        <w:rPr>
          <w:rFonts w:ascii="Arial" w:eastAsia="Arial" w:hAnsi="Arial"/>
          <w:b/>
        </w:rPr>
      </w:pPr>
      <w:r w:rsidRPr="006A3FE8">
        <w:rPr>
          <w:rFonts w:ascii="Arial" w:eastAsia="Arial" w:hAnsi="Arial"/>
          <w:b/>
        </w:rPr>
        <w:t>Compare all</w:t>
      </w:r>
    </w:p>
    <w:p w14:paraId="629C439D" w14:textId="77777777" w:rsidR="00930871" w:rsidRPr="00183F0B" w:rsidRDefault="00930871" w:rsidP="003418D2">
      <w:pPr>
        <w:spacing w:line="286" w:lineRule="exact"/>
        <w:rPr>
          <w:rFonts w:ascii="Times New Roman" w:eastAsia="Times New Roman" w:hAnsi="Times New Roman"/>
        </w:rPr>
      </w:pPr>
    </w:p>
    <w:p w14:paraId="1FDAC7B0" w14:textId="77777777" w:rsidR="00930871" w:rsidRPr="00520A05" w:rsidRDefault="00183F0B" w:rsidP="003418D2">
      <w:pPr>
        <w:spacing w:line="338" w:lineRule="auto"/>
        <w:rPr>
          <w:rFonts w:ascii="Arial" w:eastAsia="Arial" w:hAnsi="Arial"/>
        </w:rPr>
      </w:pPr>
      <w:r w:rsidRPr="00183F0B">
        <w:rPr>
          <w:rFonts w:ascii="Arial" w:eastAsia="Arial" w:hAnsi="Arial"/>
        </w:rPr>
        <w:t xml:space="preserve">This option </w:t>
      </w:r>
      <w:r>
        <w:rPr>
          <w:rFonts w:ascii="Arial" w:eastAsia="Arial" w:hAnsi="Arial"/>
        </w:rPr>
        <w:t>r</w:t>
      </w:r>
      <w:r w:rsidR="00930871" w:rsidRPr="00183F0B">
        <w:rPr>
          <w:rFonts w:ascii="Arial" w:eastAsia="Arial" w:hAnsi="Arial"/>
        </w:rPr>
        <w:t xml:space="preserve">uns the simulation in all three modes and presents the results </w:t>
      </w:r>
      <w:r w:rsidR="00740E0E" w:rsidRPr="00520A05">
        <w:rPr>
          <w:rFonts w:ascii="Arial" w:eastAsia="Arial" w:hAnsi="Arial"/>
        </w:rPr>
        <w:t xml:space="preserve">in </w:t>
      </w:r>
      <w:r w:rsidR="007E1A2D">
        <w:rPr>
          <w:rFonts w:ascii="Arial" w:eastAsia="Arial" w:hAnsi="Arial"/>
        </w:rPr>
        <w:t>separate</w:t>
      </w:r>
      <w:r w:rsidR="007E1A2D" w:rsidRPr="00520A05">
        <w:rPr>
          <w:rFonts w:ascii="Arial" w:eastAsia="Arial" w:hAnsi="Arial"/>
        </w:rPr>
        <w:t xml:space="preserve"> </w:t>
      </w:r>
      <w:r w:rsidR="00740E0E" w:rsidRPr="00520A05">
        <w:rPr>
          <w:rFonts w:ascii="Arial" w:eastAsia="Arial" w:hAnsi="Arial"/>
        </w:rPr>
        <w:t>excel sheets</w:t>
      </w:r>
      <w:r w:rsidR="007E1A2D">
        <w:rPr>
          <w:rFonts w:ascii="Arial" w:eastAsia="Arial" w:hAnsi="Arial"/>
        </w:rPr>
        <w:t xml:space="preserve"> because </w:t>
      </w:r>
      <w:r w:rsidR="00740E0E" w:rsidRPr="00520A05">
        <w:rPr>
          <w:rFonts w:ascii="Arial" w:eastAsia="Arial" w:hAnsi="Arial"/>
        </w:rPr>
        <w:t xml:space="preserve">the population creation methods differ for </w:t>
      </w:r>
      <w:r w:rsidR="007E1A2D">
        <w:rPr>
          <w:rFonts w:ascii="Arial" w:eastAsia="Arial" w:hAnsi="Arial"/>
        </w:rPr>
        <w:t>each</w:t>
      </w:r>
      <w:r w:rsidR="00740E0E" w:rsidRPr="00520A05">
        <w:rPr>
          <w:rFonts w:ascii="Arial" w:eastAsia="Arial" w:hAnsi="Arial"/>
        </w:rPr>
        <w:t xml:space="preserve"> modes</w:t>
      </w:r>
      <w:r w:rsidR="007E1A2D">
        <w:rPr>
          <w:rFonts w:ascii="Arial" w:eastAsia="Arial" w:hAnsi="Arial"/>
        </w:rPr>
        <w:t xml:space="preserve"> and so are the,</w:t>
      </w:r>
      <w:r w:rsidR="00740E0E" w:rsidRPr="00520A05">
        <w:rPr>
          <w:rFonts w:ascii="Arial" w:eastAsia="Arial" w:hAnsi="Arial"/>
        </w:rPr>
        <w:t xml:space="preserve"> agent traits. </w:t>
      </w:r>
    </w:p>
    <w:p w14:paraId="272B62C3" w14:textId="77777777" w:rsidR="008C1CFE" w:rsidRPr="007E1A2D" w:rsidRDefault="008C1CFE" w:rsidP="003418D2">
      <w:pPr>
        <w:spacing w:line="0" w:lineRule="atLeast"/>
        <w:rPr>
          <w:rFonts w:ascii="Arial" w:eastAsia="Arial" w:hAnsi="Arial"/>
          <w:sz w:val="29"/>
        </w:rPr>
      </w:pPr>
    </w:p>
    <w:p w14:paraId="467892AE" w14:textId="77777777" w:rsidR="00740E0E" w:rsidRPr="007E1A2D" w:rsidRDefault="00740E0E" w:rsidP="00E61C09">
      <w:pPr>
        <w:spacing w:line="312" w:lineRule="auto"/>
        <w:rPr>
          <w:rFonts w:ascii="Arial" w:eastAsia="Arial" w:hAnsi="Arial"/>
        </w:rPr>
      </w:pPr>
      <w:r w:rsidRPr="007E1A2D">
        <w:rPr>
          <w:rFonts w:ascii="Arial" w:eastAsia="Arial" w:hAnsi="Arial"/>
        </w:rPr>
        <w:t>Random Number Generation</w:t>
      </w:r>
      <w:r w:rsidR="007E1A2D">
        <w:rPr>
          <w:rFonts w:ascii="Arial" w:eastAsia="Arial" w:hAnsi="Arial"/>
        </w:rPr>
        <w:t xml:space="preserve">: </w:t>
      </w:r>
      <w:r w:rsidRPr="007E1A2D">
        <w:rPr>
          <w:rFonts w:ascii="Arial" w:eastAsia="Arial" w:hAnsi="Arial"/>
        </w:rPr>
        <w:t>The simulation uses a layered random number system that branches from a single master seed</w:t>
      </w:r>
      <w:r w:rsidR="007E1A2D">
        <w:rPr>
          <w:rFonts w:ascii="Arial" w:eastAsia="Arial" w:hAnsi="Arial"/>
        </w:rPr>
        <w:t xml:space="preserve"> to </w:t>
      </w:r>
      <w:r w:rsidRPr="007E1A2D">
        <w:rPr>
          <w:rFonts w:ascii="Arial" w:eastAsia="Arial" w:hAnsi="Arial"/>
        </w:rPr>
        <w:t>ensure that results are fully reproducible and consistent regardless of how the simulation is run.</w:t>
      </w:r>
      <w:r w:rsidR="007E1A2D">
        <w:rPr>
          <w:rFonts w:ascii="Arial" w:eastAsia="Arial" w:hAnsi="Arial"/>
        </w:rPr>
        <w:t xml:space="preserve"> </w:t>
      </w:r>
    </w:p>
    <w:p w14:paraId="1A9FEDC3" w14:textId="77777777" w:rsidR="00740E0E" w:rsidRPr="007E1A2D" w:rsidRDefault="00740E0E" w:rsidP="00E61C09">
      <w:pPr>
        <w:spacing w:line="312" w:lineRule="auto"/>
        <w:rPr>
          <w:rFonts w:ascii="Arial" w:eastAsia="Arial" w:hAnsi="Arial"/>
        </w:rPr>
      </w:pPr>
    </w:p>
    <w:p w14:paraId="04710F6F" w14:textId="77777777" w:rsidR="00740E0E" w:rsidRPr="007E1A2D" w:rsidRDefault="00740E0E" w:rsidP="00E61C09">
      <w:pPr>
        <w:spacing w:line="312" w:lineRule="auto"/>
        <w:rPr>
          <w:rFonts w:ascii="Arial" w:eastAsia="Arial" w:hAnsi="Arial"/>
        </w:rPr>
      </w:pPr>
      <w:r w:rsidRPr="007E1A2D">
        <w:rPr>
          <w:rFonts w:ascii="Arial" w:eastAsia="Arial" w:hAnsi="Arial"/>
        </w:rPr>
        <w:lastRenderedPageBreak/>
        <w:t>How Randomness Flows</w:t>
      </w:r>
      <w:r w:rsidR="007E1A2D">
        <w:rPr>
          <w:rFonts w:ascii="Arial" w:eastAsia="Arial" w:hAnsi="Arial"/>
        </w:rPr>
        <w:t xml:space="preserve">: </w:t>
      </w:r>
      <w:r w:rsidRPr="007E1A2D">
        <w:rPr>
          <w:rFonts w:ascii="Arial" w:eastAsia="Arial" w:hAnsi="Arial"/>
        </w:rPr>
        <w:t xml:space="preserve">The master seed splits into two independent streams: one for simulation-wide setup (like generating vendor characteristics) and one for processing individual agents. Each agent then receives </w:t>
      </w:r>
      <w:r w:rsidR="007E1A2D">
        <w:rPr>
          <w:rFonts w:ascii="Arial" w:eastAsia="Arial" w:hAnsi="Arial"/>
        </w:rPr>
        <w:t>its</w:t>
      </w:r>
      <w:r w:rsidR="007E1A2D" w:rsidRPr="007E1A2D">
        <w:rPr>
          <w:rFonts w:ascii="Arial" w:eastAsia="Arial" w:hAnsi="Arial"/>
        </w:rPr>
        <w:t xml:space="preserve"> </w:t>
      </w:r>
      <w:r w:rsidRPr="007E1A2D">
        <w:rPr>
          <w:rFonts w:ascii="Arial" w:eastAsia="Arial" w:hAnsi="Arial"/>
        </w:rPr>
        <w:t xml:space="preserve">own unique seed derived from the agent stream. From each agent's seed, separate random streams are created for income generation and for each of the thirteen decisions. These streams operate independently, </w:t>
      </w:r>
      <w:r w:rsidR="007E1A2D">
        <w:rPr>
          <w:rFonts w:ascii="Arial" w:eastAsia="Arial" w:hAnsi="Arial"/>
        </w:rPr>
        <w:t xml:space="preserve">so </w:t>
      </w:r>
      <w:r w:rsidRPr="007E1A2D">
        <w:rPr>
          <w:rFonts w:ascii="Arial" w:eastAsia="Arial" w:hAnsi="Arial"/>
        </w:rPr>
        <w:t xml:space="preserve">the randomness used in one decision </w:t>
      </w:r>
      <w:r w:rsidR="007E1A2D">
        <w:rPr>
          <w:rFonts w:ascii="Arial" w:eastAsia="Arial" w:hAnsi="Arial"/>
        </w:rPr>
        <w:t>does not</w:t>
      </w:r>
      <w:r w:rsidR="007E1A2D" w:rsidRPr="007E1A2D">
        <w:rPr>
          <w:rFonts w:ascii="Arial" w:eastAsia="Arial" w:hAnsi="Arial"/>
        </w:rPr>
        <w:t xml:space="preserve"> </w:t>
      </w:r>
      <w:r w:rsidRPr="007E1A2D">
        <w:rPr>
          <w:rFonts w:ascii="Arial" w:eastAsia="Arial" w:hAnsi="Arial"/>
        </w:rPr>
        <w:t xml:space="preserve">interferes with </w:t>
      </w:r>
      <w:r w:rsidR="007E1A2D">
        <w:rPr>
          <w:rFonts w:ascii="Arial" w:eastAsia="Arial" w:hAnsi="Arial"/>
        </w:rPr>
        <w:t xml:space="preserve">that used in </w:t>
      </w:r>
      <w:r w:rsidRPr="007E1A2D">
        <w:rPr>
          <w:rFonts w:ascii="Arial" w:eastAsia="Arial" w:hAnsi="Arial"/>
        </w:rPr>
        <w:t>another.</w:t>
      </w:r>
    </w:p>
    <w:p w14:paraId="0069D4A5" w14:textId="77777777" w:rsidR="00740E0E" w:rsidRPr="007E1A2D" w:rsidRDefault="00740E0E" w:rsidP="00E61C09">
      <w:pPr>
        <w:spacing w:line="312" w:lineRule="auto"/>
        <w:rPr>
          <w:rFonts w:ascii="Arial" w:eastAsia="Arial" w:hAnsi="Arial"/>
        </w:rPr>
      </w:pPr>
    </w:p>
    <w:p w14:paraId="770F5DB5" w14:textId="77777777" w:rsidR="00740E0E" w:rsidRPr="007E1A2D" w:rsidRDefault="00740E0E" w:rsidP="00E61C09">
      <w:pPr>
        <w:spacing w:line="312" w:lineRule="auto"/>
        <w:rPr>
          <w:rFonts w:ascii="Arial" w:eastAsia="Arial" w:hAnsi="Arial"/>
        </w:rPr>
      </w:pPr>
      <w:r w:rsidRPr="007E1A2D">
        <w:rPr>
          <w:rFonts w:ascii="Arial" w:eastAsia="Arial" w:hAnsi="Arial"/>
        </w:rPr>
        <w:t>Income Generation</w:t>
      </w:r>
      <w:r w:rsidR="007E1A2D">
        <w:rPr>
          <w:rFonts w:ascii="Arial" w:eastAsia="Arial" w:hAnsi="Arial"/>
        </w:rPr>
        <w:t xml:space="preserve">: </w:t>
      </w:r>
      <w:r w:rsidRPr="007E1A2D">
        <w:rPr>
          <w:rFonts w:ascii="Arial" w:eastAsia="Arial" w:hAnsi="Arial"/>
        </w:rPr>
        <w:t>Income is generated once per agent before any decisions run, then stored for reuse throughout the simulation. The agent's Assigned Allowance Level (1–5) determines which income bracket they fall into: Level 1 agents draw from the bottom 20% of the income distribution, Level 2 from the next 20%, and so on. Within that bracket, a specific dollar amount is randomly selected based on the configured income distribution.</w:t>
      </w:r>
    </w:p>
    <w:p w14:paraId="238AE98F" w14:textId="77777777" w:rsidR="00326A5C" w:rsidRPr="007E1A2D" w:rsidRDefault="00326A5C" w:rsidP="00E61C09">
      <w:pPr>
        <w:spacing w:line="312" w:lineRule="auto"/>
        <w:rPr>
          <w:rFonts w:ascii="Arial" w:eastAsia="Arial" w:hAnsi="Arial"/>
        </w:rPr>
      </w:pPr>
    </w:p>
    <w:p w14:paraId="232EDDF4" w14:textId="77777777" w:rsidR="00740E0E" w:rsidRPr="007E1A2D" w:rsidRDefault="00740E0E" w:rsidP="00E61C09">
      <w:pPr>
        <w:spacing w:line="312" w:lineRule="auto"/>
        <w:rPr>
          <w:rFonts w:ascii="Arial" w:eastAsia="Arial" w:hAnsi="Arial"/>
        </w:rPr>
      </w:pPr>
      <w:r w:rsidRPr="007E1A2D">
        <w:rPr>
          <w:rFonts w:ascii="Arial" w:eastAsia="Arial" w:hAnsi="Arial"/>
        </w:rPr>
        <w:t>Consistency Across Run Modes</w:t>
      </w:r>
      <w:r w:rsidR="00326A5C">
        <w:rPr>
          <w:rFonts w:ascii="Arial" w:eastAsia="Arial" w:hAnsi="Arial"/>
        </w:rPr>
        <w:t xml:space="preserve">: </w:t>
      </w:r>
      <w:r w:rsidRPr="007E1A2D">
        <w:rPr>
          <w:rFonts w:ascii="Arial" w:eastAsia="Arial" w:hAnsi="Arial"/>
        </w:rPr>
        <w:t xml:space="preserve">Because each decision has its own dedicated random stream, running a single decision in isolation produces the same result as running it within the full simulation. The system assigns each decision a fixed position in the sequence, and this position determines its random stream regardless of which other decisions </w:t>
      </w:r>
      <w:r w:rsidR="00326A5C">
        <w:rPr>
          <w:rFonts w:ascii="Arial" w:eastAsia="Arial" w:hAnsi="Arial"/>
        </w:rPr>
        <w:t>are</w:t>
      </w:r>
      <w:r w:rsidR="00326A5C" w:rsidRPr="007E1A2D">
        <w:rPr>
          <w:rFonts w:ascii="Arial" w:eastAsia="Arial" w:hAnsi="Arial"/>
        </w:rPr>
        <w:t xml:space="preserve"> </w:t>
      </w:r>
      <w:r w:rsidRPr="007E1A2D">
        <w:rPr>
          <w:rFonts w:ascii="Arial" w:eastAsia="Arial" w:hAnsi="Arial"/>
        </w:rPr>
        <w:t>execute</w:t>
      </w:r>
      <w:r w:rsidR="00326A5C">
        <w:rPr>
          <w:rFonts w:ascii="Arial" w:eastAsia="Arial" w:hAnsi="Arial"/>
        </w:rPr>
        <w:t>d</w:t>
      </w:r>
      <w:r w:rsidRPr="007E1A2D">
        <w:rPr>
          <w:rFonts w:ascii="Arial" w:eastAsia="Arial" w:hAnsi="Arial"/>
        </w:rPr>
        <w:t xml:space="preserve">. This allows </w:t>
      </w:r>
      <w:r w:rsidR="00326A5C">
        <w:rPr>
          <w:rFonts w:ascii="Arial" w:eastAsia="Arial" w:hAnsi="Arial"/>
        </w:rPr>
        <w:t>users</w:t>
      </w:r>
      <w:r w:rsidR="00326A5C" w:rsidRPr="007E1A2D">
        <w:rPr>
          <w:rFonts w:ascii="Arial" w:eastAsia="Arial" w:hAnsi="Arial"/>
        </w:rPr>
        <w:t xml:space="preserve"> </w:t>
      </w:r>
      <w:r w:rsidRPr="007E1A2D">
        <w:rPr>
          <w:rFonts w:ascii="Arial" w:eastAsia="Arial" w:hAnsi="Arial"/>
        </w:rPr>
        <w:t>to analyze individual decisions without worrying about interactions with other parts of the pipeline.</w:t>
      </w:r>
    </w:p>
    <w:p w14:paraId="5805ACA9" w14:textId="77777777" w:rsidR="00740E0E" w:rsidRDefault="00740E0E" w:rsidP="003418D2">
      <w:pPr>
        <w:spacing w:line="0" w:lineRule="atLeast"/>
        <w:rPr>
          <w:rFonts w:ascii="Arial" w:eastAsia="Arial" w:hAnsi="Arial"/>
          <w:b/>
          <w:sz w:val="29"/>
        </w:rPr>
      </w:pPr>
    </w:p>
    <w:p w14:paraId="6CBDB31F" w14:textId="77777777" w:rsidR="00930871" w:rsidRDefault="00930871" w:rsidP="003418D2">
      <w:pPr>
        <w:spacing w:line="0" w:lineRule="atLeast"/>
        <w:rPr>
          <w:rFonts w:ascii="Arial" w:eastAsia="Arial" w:hAnsi="Arial"/>
          <w:b/>
          <w:sz w:val="29"/>
        </w:rPr>
      </w:pPr>
      <w:r>
        <w:rPr>
          <w:rFonts w:ascii="Arial" w:eastAsia="Arial" w:hAnsi="Arial"/>
          <w:b/>
          <w:sz w:val="29"/>
        </w:rPr>
        <w:t>Page 2: Decision-Specific Parameters</w:t>
      </w:r>
    </w:p>
    <w:p w14:paraId="448DA366" w14:textId="77777777" w:rsidR="00930871" w:rsidRDefault="00930871" w:rsidP="003418D2">
      <w:pPr>
        <w:spacing w:line="321" w:lineRule="exact"/>
        <w:rPr>
          <w:rFonts w:ascii="Times New Roman" w:eastAsia="Times New Roman" w:hAnsi="Times New Roman"/>
        </w:rPr>
      </w:pPr>
    </w:p>
    <w:p w14:paraId="08C2528E" w14:textId="77777777" w:rsidR="00930871" w:rsidRDefault="00930871" w:rsidP="00326A5C">
      <w:pPr>
        <w:spacing w:line="312" w:lineRule="auto"/>
        <w:rPr>
          <w:rFonts w:ascii="Arial" w:eastAsia="Arial" w:hAnsi="Arial"/>
        </w:rPr>
      </w:pPr>
      <w:r>
        <w:rPr>
          <w:rFonts w:ascii="Arial" w:eastAsia="Arial" w:hAnsi="Arial"/>
        </w:rPr>
        <w:t xml:space="preserve">This page </w:t>
      </w:r>
      <w:r w:rsidR="00AB5FB3">
        <w:rPr>
          <w:rFonts w:ascii="Arial" w:eastAsia="Arial" w:hAnsi="Arial"/>
        </w:rPr>
        <w:t>serves</w:t>
      </w:r>
      <w:r>
        <w:rPr>
          <w:rFonts w:ascii="Arial" w:eastAsia="Arial" w:hAnsi="Arial"/>
        </w:rPr>
        <w:t xml:space="preserve"> for customizing the behavior of the agents</w:t>
      </w:r>
      <w:r w:rsidR="00AB5FB3">
        <w:rPr>
          <w:rFonts w:ascii="Arial" w:eastAsia="Arial" w:hAnsi="Arial"/>
        </w:rPr>
        <w:t xml:space="preserve"> as captured by a set of core decisions they make during the simulation</w:t>
      </w:r>
      <w:r>
        <w:rPr>
          <w:rFonts w:ascii="Arial" w:eastAsia="Arial" w:hAnsi="Arial"/>
        </w:rPr>
        <w:t>.</w:t>
      </w:r>
      <w:r w:rsidR="00AB5FB3">
        <w:rPr>
          <w:rFonts w:ascii="Arial" w:eastAsia="Arial" w:hAnsi="Arial"/>
        </w:rPr>
        <w:t xml:space="preserve"> </w:t>
      </w:r>
      <w:r>
        <w:rPr>
          <w:rFonts w:ascii="Arial" w:eastAsia="Arial" w:hAnsi="Arial"/>
        </w:rPr>
        <w:t xml:space="preserve">First, </w:t>
      </w:r>
      <w:r w:rsidR="00AB5FB3">
        <w:rPr>
          <w:rFonts w:ascii="Arial" w:eastAsia="Arial" w:hAnsi="Arial"/>
        </w:rPr>
        <w:t xml:space="preserve">the user </w:t>
      </w:r>
      <w:r w:rsidR="006D459F">
        <w:rPr>
          <w:rFonts w:ascii="Arial" w:eastAsia="Arial" w:hAnsi="Arial"/>
        </w:rPr>
        <w:t xml:space="preserve">can </w:t>
      </w:r>
      <w:r>
        <w:rPr>
          <w:rFonts w:ascii="Arial" w:eastAsia="Arial" w:hAnsi="Arial"/>
        </w:rPr>
        <w:t xml:space="preserve">select the core decisions </w:t>
      </w:r>
      <w:r w:rsidR="00AB5FB3">
        <w:rPr>
          <w:rFonts w:ascii="Arial" w:eastAsia="Arial" w:hAnsi="Arial"/>
        </w:rPr>
        <w:t xml:space="preserve">to be modeled while the remaining decisions out of the 13 </w:t>
      </w:r>
      <w:r w:rsidR="006D459F">
        <w:rPr>
          <w:rFonts w:ascii="Arial" w:eastAsia="Arial" w:hAnsi="Arial"/>
        </w:rPr>
        <w:t xml:space="preserve">would </w:t>
      </w:r>
      <w:r w:rsidR="00AB5FB3">
        <w:rPr>
          <w:rFonts w:ascii="Arial" w:eastAsia="Arial" w:hAnsi="Arial"/>
        </w:rPr>
        <w:t xml:space="preserve">run </w:t>
      </w:r>
      <w:r>
        <w:rPr>
          <w:rFonts w:ascii="Arial" w:eastAsia="Arial" w:hAnsi="Arial"/>
        </w:rPr>
        <w:t>with default values.</w:t>
      </w:r>
    </w:p>
    <w:p w14:paraId="21E5C48A" w14:textId="77777777" w:rsidR="00930871" w:rsidRDefault="00AB5FB3" w:rsidP="00326A5C">
      <w:pPr>
        <w:spacing w:line="312" w:lineRule="auto"/>
        <w:rPr>
          <w:rFonts w:ascii="Arial" w:eastAsia="Arial" w:hAnsi="Arial"/>
        </w:rPr>
      </w:pPr>
      <w:r>
        <w:rPr>
          <w:rFonts w:ascii="Arial" w:eastAsia="Arial" w:hAnsi="Arial"/>
        </w:rPr>
        <w:t xml:space="preserve">The user </w:t>
      </w:r>
      <w:r w:rsidR="00930871">
        <w:rPr>
          <w:rFonts w:ascii="Arial" w:eastAsia="Arial" w:hAnsi="Arial"/>
        </w:rPr>
        <w:t xml:space="preserve">can use the </w:t>
      </w:r>
      <w:r w:rsidR="00930871" w:rsidRPr="00B619CF">
        <w:rPr>
          <w:rFonts w:ascii="Arial" w:eastAsia="Arial" w:hAnsi="Arial"/>
          <w:b/>
          <w:bCs/>
        </w:rPr>
        <w:t>Decision Selection</w:t>
      </w:r>
      <w:r w:rsidR="00930871">
        <w:rPr>
          <w:rFonts w:ascii="Arial" w:eastAsia="Arial" w:hAnsi="Arial"/>
        </w:rPr>
        <w:t xml:space="preserve"> multi-select box to choose one, several, or all of the</w:t>
      </w:r>
      <w:r>
        <w:rPr>
          <w:rFonts w:ascii="Arial" w:eastAsia="Arial" w:hAnsi="Arial"/>
        </w:rPr>
        <w:t xml:space="preserve"> decisions for modeling</w:t>
      </w:r>
      <w:r w:rsidR="00930871">
        <w:rPr>
          <w:rFonts w:ascii="Arial" w:eastAsia="Arial" w:hAnsi="Arial"/>
        </w:rPr>
        <w:t>.</w:t>
      </w:r>
      <w:r w:rsidR="00F06A6E">
        <w:rPr>
          <w:rFonts w:ascii="Arial" w:eastAsia="Arial" w:hAnsi="Arial"/>
        </w:rPr>
        <w:t xml:space="preserve"> The selected </w:t>
      </w:r>
      <w:r w:rsidR="00930871">
        <w:rPr>
          <w:rFonts w:ascii="Arial" w:eastAsia="Arial" w:hAnsi="Arial"/>
        </w:rPr>
        <w:t>decision</w:t>
      </w:r>
      <w:r w:rsidR="00F06A6E">
        <w:rPr>
          <w:rFonts w:ascii="Arial" w:eastAsia="Arial" w:hAnsi="Arial"/>
        </w:rPr>
        <w:t xml:space="preserve">s </w:t>
      </w:r>
      <w:r w:rsidR="00930871">
        <w:rPr>
          <w:rFonts w:ascii="Arial" w:eastAsia="Arial" w:hAnsi="Arial"/>
        </w:rPr>
        <w:t xml:space="preserve">will appear </w:t>
      </w:r>
      <w:r w:rsidR="00F06A6E">
        <w:rPr>
          <w:rFonts w:ascii="Arial" w:eastAsia="Arial" w:hAnsi="Arial"/>
        </w:rPr>
        <w:t xml:space="preserve">with their </w:t>
      </w:r>
      <w:r w:rsidR="00930871">
        <w:rPr>
          <w:rFonts w:ascii="Arial" w:eastAsia="Arial" w:hAnsi="Arial"/>
        </w:rPr>
        <w:t xml:space="preserve">own tab on this page, allowing </w:t>
      </w:r>
      <w:r w:rsidR="00F06A6E">
        <w:rPr>
          <w:rFonts w:ascii="Arial" w:eastAsia="Arial" w:hAnsi="Arial"/>
        </w:rPr>
        <w:t xml:space="preserve">the user </w:t>
      </w:r>
      <w:r w:rsidR="00930871">
        <w:rPr>
          <w:rFonts w:ascii="Arial" w:eastAsia="Arial" w:hAnsi="Arial"/>
        </w:rPr>
        <w:t xml:space="preserve">to configure </w:t>
      </w:r>
      <w:r w:rsidR="00F06A6E">
        <w:rPr>
          <w:rFonts w:ascii="Arial" w:eastAsia="Arial" w:hAnsi="Arial"/>
        </w:rPr>
        <w:t xml:space="preserve">the decisions’ </w:t>
      </w:r>
      <w:r w:rsidR="00930871">
        <w:rPr>
          <w:rFonts w:ascii="Arial" w:eastAsia="Arial" w:hAnsi="Arial"/>
        </w:rPr>
        <w:t>specific parameters.</w:t>
      </w:r>
    </w:p>
    <w:p w14:paraId="06B1A965" w14:textId="77777777" w:rsidR="00930871" w:rsidRDefault="00930871" w:rsidP="003418D2">
      <w:pPr>
        <w:spacing w:line="312" w:lineRule="auto"/>
        <w:rPr>
          <w:rFonts w:ascii="Arial" w:eastAsia="Arial" w:hAnsi="Arial"/>
          <w:sz w:val="19"/>
        </w:rPr>
      </w:pPr>
      <w:r>
        <w:rPr>
          <w:rFonts w:ascii="Arial" w:eastAsia="Arial" w:hAnsi="Arial"/>
          <w:sz w:val="19"/>
        </w:rPr>
        <w:t xml:space="preserve">Any decision </w:t>
      </w:r>
      <w:r w:rsidR="00F06A6E">
        <w:rPr>
          <w:rFonts w:ascii="Arial" w:eastAsia="Arial" w:hAnsi="Arial"/>
          <w:sz w:val="19"/>
        </w:rPr>
        <w:t xml:space="preserve">that the user </w:t>
      </w:r>
      <w:r>
        <w:rPr>
          <w:rFonts w:ascii="Arial" w:eastAsia="Arial" w:hAnsi="Arial"/>
          <w:b/>
          <w:sz w:val="19"/>
        </w:rPr>
        <w:t>do</w:t>
      </w:r>
      <w:r w:rsidR="00F06A6E">
        <w:rPr>
          <w:rFonts w:ascii="Arial" w:eastAsia="Arial" w:hAnsi="Arial"/>
          <w:b/>
          <w:sz w:val="19"/>
        </w:rPr>
        <w:t>es</w:t>
      </w:r>
      <w:r>
        <w:rPr>
          <w:rFonts w:ascii="Arial" w:eastAsia="Arial" w:hAnsi="Arial"/>
          <w:b/>
          <w:sz w:val="19"/>
        </w:rPr>
        <w:t xml:space="preserve"> not select</w:t>
      </w:r>
      <w:r>
        <w:rPr>
          <w:rFonts w:ascii="Arial" w:eastAsia="Arial" w:hAnsi="Arial"/>
          <w:sz w:val="19"/>
        </w:rPr>
        <w:t xml:space="preserve"> will run with a pre-defined default behavior, which can also </w:t>
      </w:r>
      <w:r w:rsidR="00F06A6E">
        <w:rPr>
          <w:rFonts w:ascii="Arial" w:eastAsia="Arial" w:hAnsi="Arial"/>
          <w:sz w:val="19"/>
        </w:rPr>
        <w:t xml:space="preserve">be </w:t>
      </w:r>
      <w:r>
        <w:rPr>
          <w:rFonts w:ascii="Arial" w:eastAsia="Arial" w:hAnsi="Arial"/>
          <w:sz w:val="19"/>
        </w:rPr>
        <w:t>configure</w:t>
      </w:r>
      <w:r w:rsidR="00F06A6E">
        <w:rPr>
          <w:rFonts w:ascii="Arial" w:eastAsia="Arial" w:hAnsi="Arial"/>
          <w:sz w:val="19"/>
        </w:rPr>
        <w:t xml:space="preserve">d to a limited extent by revising the default choice. </w:t>
      </w:r>
    </w:p>
    <w:p w14:paraId="68BC3133" w14:textId="77777777" w:rsidR="00930871" w:rsidRDefault="00930871" w:rsidP="00326A5C">
      <w:pPr>
        <w:spacing w:line="312" w:lineRule="auto"/>
        <w:rPr>
          <w:rFonts w:ascii="Arial" w:eastAsia="Arial" w:hAnsi="Arial"/>
        </w:rPr>
      </w:pPr>
      <w:r>
        <w:rPr>
          <w:rFonts w:ascii="Arial" w:eastAsia="Arial" w:hAnsi="Arial"/>
        </w:rPr>
        <w:t xml:space="preserve">Once </w:t>
      </w:r>
      <w:r w:rsidR="00F06A6E">
        <w:rPr>
          <w:rFonts w:ascii="Arial" w:eastAsia="Arial" w:hAnsi="Arial"/>
        </w:rPr>
        <w:t xml:space="preserve">the user </w:t>
      </w:r>
      <w:r>
        <w:rPr>
          <w:rFonts w:ascii="Arial" w:eastAsia="Arial" w:hAnsi="Arial"/>
        </w:rPr>
        <w:t>ha</w:t>
      </w:r>
      <w:r w:rsidR="00F06A6E">
        <w:rPr>
          <w:rFonts w:ascii="Arial" w:eastAsia="Arial" w:hAnsi="Arial"/>
        </w:rPr>
        <w:t>s</w:t>
      </w:r>
      <w:r>
        <w:rPr>
          <w:rFonts w:ascii="Arial" w:eastAsia="Arial" w:hAnsi="Arial"/>
        </w:rPr>
        <w:t xml:space="preserve"> made </w:t>
      </w:r>
      <w:r w:rsidR="00F06A6E">
        <w:rPr>
          <w:rFonts w:ascii="Arial" w:eastAsia="Arial" w:hAnsi="Arial"/>
        </w:rPr>
        <w:t xml:space="preserve">the </w:t>
      </w:r>
      <w:r>
        <w:rPr>
          <w:rFonts w:ascii="Arial" w:eastAsia="Arial" w:hAnsi="Arial"/>
        </w:rPr>
        <w:t>selection, the page is organized into a series of tabs</w:t>
      </w:r>
      <w:r w:rsidR="00F06A6E">
        <w:rPr>
          <w:rFonts w:ascii="Arial" w:eastAsia="Arial" w:hAnsi="Arial"/>
        </w:rPr>
        <w:t xml:space="preserve">, with the </w:t>
      </w:r>
      <w:r>
        <w:rPr>
          <w:rFonts w:ascii="Arial" w:eastAsia="Arial" w:hAnsi="Arial"/>
        </w:rPr>
        <w:t xml:space="preserve">first </w:t>
      </w:r>
      <w:r w:rsidR="00F06A6E">
        <w:rPr>
          <w:rFonts w:ascii="Arial" w:eastAsia="Arial" w:hAnsi="Arial"/>
        </w:rPr>
        <w:t xml:space="preserve">tab providing </w:t>
      </w:r>
      <w:r>
        <w:rPr>
          <w:rFonts w:ascii="Arial" w:eastAsia="Arial" w:hAnsi="Arial"/>
        </w:rPr>
        <w:t xml:space="preserve">the </w:t>
      </w:r>
      <w:r>
        <w:rPr>
          <w:rFonts w:ascii="Arial" w:eastAsia="Arial" w:hAnsi="Arial"/>
          <w:b/>
        </w:rPr>
        <w:t>Overview</w:t>
      </w:r>
      <w:r>
        <w:rPr>
          <w:rFonts w:ascii="Arial" w:eastAsia="Arial" w:hAnsi="Arial"/>
        </w:rPr>
        <w:t>.</w:t>
      </w:r>
    </w:p>
    <w:p w14:paraId="16B8637F" w14:textId="77777777" w:rsidR="00930871" w:rsidRDefault="00930871" w:rsidP="003418D2">
      <w:pPr>
        <w:spacing w:line="215" w:lineRule="exact"/>
        <w:rPr>
          <w:rFonts w:ascii="Times New Roman" w:eastAsia="Times New Roman" w:hAnsi="Times New Roman"/>
        </w:rPr>
      </w:pPr>
    </w:p>
    <w:p w14:paraId="3ACDBD2E" w14:textId="77777777" w:rsidR="00930871" w:rsidRDefault="00930871" w:rsidP="003418D2">
      <w:pPr>
        <w:spacing w:line="0" w:lineRule="atLeast"/>
        <w:rPr>
          <w:rFonts w:ascii="Arial" w:eastAsia="Arial" w:hAnsi="Arial"/>
          <w:b/>
          <w:sz w:val="24"/>
        </w:rPr>
      </w:pPr>
      <w:r>
        <w:rPr>
          <w:rFonts w:ascii="Arial" w:eastAsia="Arial" w:hAnsi="Arial"/>
          <w:b/>
          <w:sz w:val="24"/>
        </w:rPr>
        <w:t>The Overview Tab</w:t>
      </w:r>
    </w:p>
    <w:p w14:paraId="01DF507A" w14:textId="77777777" w:rsidR="00930871" w:rsidRDefault="00930871" w:rsidP="003418D2">
      <w:pPr>
        <w:spacing w:line="286" w:lineRule="exact"/>
        <w:rPr>
          <w:rFonts w:ascii="Times New Roman" w:eastAsia="Times New Roman" w:hAnsi="Times New Roman"/>
        </w:rPr>
      </w:pPr>
    </w:p>
    <w:p w14:paraId="6F1F05B9" w14:textId="77777777" w:rsidR="00930871" w:rsidRDefault="00930871" w:rsidP="003418D2">
      <w:pPr>
        <w:spacing w:line="312" w:lineRule="auto"/>
        <w:rPr>
          <w:rFonts w:ascii="Arial" w:eastAsia="Arial" w:hAnsi="Arial"/>
        </w:rPr>
      </w:pPr>
      <w:r>
        <w:rPr>
          <w:rFonts w:ascii="Arial" w:eastAsia="Arial" w:hAnsi="Arial"/>
        </w:rPr>
        <w:t xml:space="preserve">The “Overview” tab serves as the main dashboard and launchpad for Page 2. It provides a summary of </w:t>
      </w:r>
      <w:r w:rsidR="001A4A29">
        <w:rPr>
          <w:rFonts w:ascii="Arial" w:eastAsia="Arial" w:hAnsi="Arial"/>
        </w:rPr>
        <w:t xml:space="preserve">the decision </w:t>
      </w:r>
      <w:r>
        <w:rPr>
          <w:rFonts w:ascii="Arial" w:eastAsia="Arial" w:hAnsi="Arial"/>
        </w:rPr>
        <w:t>configuration</w:t>
      </w:r>
      <w:r w:rsidR="001A4A29">
        <w:rPr>
          <w:rFonts w:ascii="Arial" w:eastAsia="Arial" w:hAnsi="Arial"/>
        </w:rPr>
        <w:t>s</w:t>
      </w:r>
      <w:r>
        <w:rPr>
          <w:rFonts w:ascii="Arial" w:eastAsia="Arial" w:hAnsi="Arial"/>
        </w:rPr>
        <w:t xml:space="preserve"> and </w:t>
      </w:r>
      <w:r w:rsidR="001A4A29">
        <w:rPr>
          <w:rFonts w:ascii="Arial" w:eastAsia="Arial" w:hAnsi="Arial"/>
        </w:rPr>
        <w:t>enables the user to</w:t>
      </w:r>
      <w:r>
        <w:rPr>
          <w:rFonts w:ascii="Arial" w:eastAsia="Arial" w:hAnsi="Arial"/>
        </w:rPr>
        <w:t xml:space="preserve"> run a complete simulation </w:t>
      </w:r>
      <w:r w:rsidR="001A4A29">
        <w:rPr>
          <w:rFonts w:ascii="Arial" w:eastAsia="Arial" w:hAnsi="Arial"/>
        </w:rPr>
        <w:t>accounting for</w:t>
      </w:r>
      <w:r>
        <w:rPr>
          <w:rFonts w:ascii="Arial" w:eastAsia="Arial" w:hAnsi="Arial"/>
        </w:rPr>
        <w:t xml:space="preserve"> all 13 decisions.</w:t>
      </w:r>
      <w:r w:rsidR="001A4A29">
        <w:rPr>
          <w:rFonts w:ascii="Arial" w:eastAsia="Arial" w:hAnsi="Arial"/>
        </w:rPr>
        <w:t xml:space="preserve"> </w:t>
      </w:r>
      <w:r>
        <w:rPr>
          <w:rFonts w:ascii="Arial" w:eastAsia="Arial" w:hAnsi="Arial"/>
        </w:rPr>
        <w:t>The tab is divided into three main sections:</w:t>
      </w:r>
    </w:p>
    <w:p w14:paraId="142B8D43" w14:textId="77777777" w:rsidR="00930871" w:rsidRDefault="00930871" w:rsidP="003418D2">
      <w:pPr>
        <w:spacing w:line="322" w:lineRule="exact"/>
        <w:rPr>
          <w:rFonts w:ascii="Times New Roman" w:eastAsia="Times New Roman" w:hAnsi="Times New Roman"/>
        </w:rPr>
      </w:pPr>
    </w:p>
    <w:p w14:paraId="65D701E7" w14:textId="77777777" w:rsidR="00930871" w:rsidRDefault="00930871" w:rsidP="003418D2">
      <w:pPr>
        <w:spacing w:line="0" w:lineRule="atLeast"/>
        <w:rPr>
          <w:rFonts w:ascii="Arial" w:eastAsia="Arial" w:hAnsi="Arial"/>
          <w:b/>
        </w:rPr>
      </w:pPr>
      <w:r>
        <w:rPr>
          <w:rFonts w:ascii="Arial" w:eastAsia="Arial" w:hAnsi="Arial"/>
          <w:b/>
        </w:rPr>
        <w:t>1. Global Parameters (Read-Only)</w:t>
      </w:r>
    </w:p>
    <w:p w14:paraId="0470EE76" w14:textId="77777777" w:rsidR="00930871" w:rsidRDefault="00930871" w:rsidP="003418D2">
      <w:pPr>
        <w:spacing w:line="264" w:lineRule="exact"/>
        <w:rPr>
          <w:rFonts w:ascii="Times New Roman" w:eastAsia="Times New Roman" w:hAnsi="Times New Roman"/>
        </w:rPr>
      </w:pPr>
    </w:p>
    <w:p w14:paraId="7B78DBC9" w14:textId="77777777" w:rsidR="00930871" w:rsidRDefault="00930871" w:rsidP="00326A5C">
      <w:pPr>
        <w:spacing w:line="312" w:lineRule="auto"/>
        <w:rPr>
          <w:rFonts w:ascii="Arial" w:eastAsia="Arial" w:hAnsi="Arial"/>
        </w:rPr>
      </w:pPr>
      <w:r>
        <w:rPr>
          <w:rFonts w:ascii="Arial" w:eastAsia="Arial" w:hAnsi="Arial"/>
          <w:b/>
        </w:rPr>
        <w:t>Purpose</w:t>
      </w:r>
      <w:r>
        <w:rPr>
          <w:rFonts w:ascii="Arial" w:eastAsia="Arial" w:hAnsi="Arial"/>
        </w:rPr>
        <w:t>: This section provides a convenient summary of all the key parameters set on Page 1 (e.g., Number of Agents, Market Parameters, Income Distribution).</w:t>
      </w:r>
    </w:p>
    <w:p w14:paraId="6694B3B1" w14:textId="77777777" w:rsidR="00930871" w:rsidRDefault="00930871" w:rsidP="00326A5C">
      <w:pPr>
        <w:spacing w:line="312" w:lineRule="auto"/>
        <w:rPr>
          <w:rFonts w:ascii="Arial" w:eastAsia="Arial" w:hAnsi="Arial"/>
        </w:rPr>
      </w:pPr>
      <w:r>
        <w:rPr>
          <w:rFonts w:ascii="Arial" w:eastAsia="Arial" w:hAnsi="Arial"/>
          <w:b/>
        </w:rPr>
        <w:t>Functionality</w:t>
      </w:r>
      <w:r>
        <w:rPr>
          <w:rFonts w:ascii="Arial" w:eastAsia="Arial" w:hAnsi="Arial"/>
        </w:rPr>
        <w:t xml:space="preserve">: This is a read-only view. It is designed to give </w:t>
      </w:r>
      <w:r w:rsidR="008D49FD">
        <w:rPr>
          <w:rFonts w:ascii="Arial" w:eastAsia="Arial" w:hAnsi="Arial"/>
        </w:rPr>
        <w:t xml:space="preserve">the user </w:t>
      </w:r>
      <w:r>
        <w:rPr>
          <w:rFonts w:ascii="Arial" w:eastAsia="Arial" w:hAnsi="Arial"/>
        </w:rPr>
        <w:t xml:space="preserve">context about the simulation’s global environment while </w:t>
      </w:r>
      <w:r w:rsidR="008D49FD">
        <w:rPr>
          <w:rFonts w:ascii="Arial" w:eastAsia="Arial" w:hAnsi="Arial"/>
        </w:rPr>
        <w:t>the user is</w:t>
      </w:r>
      <w:r>
        <w:rPr>
          <w:rFonts w:ascii="Arial" w:eastAsia="Arial" w:hAnsi="Arial"/>
        </w:rPr>
        <w:t xml:space="preserve"> fine-tuning the specific decision logic. If </w:t>
      </w:r>
      <w:r w:rsidR="008D49FD">
        <w:rPr>
          <w:rFonts w:ascii="Arial" w:eastAsia="Arial" w:hAnsi="Arial"/>
        </w:rPr>
        <w:t xml:space="preserve">the user </w:t>
      </w:r>
      <w:r>
        <w:rPr>
          <w:rFonts w:ascii="Arial" w:eastAsia="Arial" w:hAnsi="Arial"/>
        </w:rPr>
        <w:t>need</w:t>
      </w:r>
      <w:r w:rsidR="008D49FD">
        <w:rPr>
          <w:rFonts w:ascii="Arial" w:eastAsia="Arial" w:hAnsi="Arial"/>
        </w:rPr>
        <w:t>s</w:t>
      </w:r>
      <w:r>
        <w:rPr>
          <w:rFonts w:ascii="Arial" w:eastAsia="Arial" w:hAnsi="Arial"/>
        </w:rPr>
        <w:t xml:space="preserve"> to change any of these global parameters, </w:t>
      </w:r>
      <w:r w:rsidR="008D49FD">
        <w:rPr>
          <w:rFonts w:ascii="Arial" w:eastAsia="Arial" w:hAnsi="Arial"/>
        </w:rPr>
        <w:t xml:space="preserve">the user </w:t>
      </w:r>
      <w:r>
        <w:rPr>
          <w:rFonts w:ascii="Arial" w:eastAsia="Arial" w:hAnsi="Arial"/>
        </w:rPr>
        <w:t>must navigate back to Page 1.</w:t>
      </w:r>
    </w:p>
    <w:p w14:paraId="71BE68EF" w14:textId="77777777" w:rsidR="00CD39B7" w:rsidRDefault="00CD39B7" w:rsidP="00326A5C">
      <w:pPr>
        <w:spacing w:line="312" w:lineRule="auto"/>
        <w:rPr>
          <w:rFonts w:ascii="Arial" w:eastAsia="Arial" w:hAnsi="Arial"/>
        </w:rPr>
      </w:pPr>
    </w:p>
    <w:p w14:paraId="30CC9EA6" w14:textId="77777777" w:rsidR="00CD39B7" w:rsidRDefault="00CD39B7" w:rsidP="00326A5C">
      <w:pPr>
        <w:spacing w:line="312" w:lineRule="auto"/>
        <w:rPr>
          <w:rFonts w:ascii="Arial" w:eastAsia="Arial" w:hAnsi="Arial"/>
        </w:rPr>
      </w:pPr>
    </w:p>
    <w:p w14:paraId="34EF0984" w14:textId="77777777" w:rsidR="00CD39B7" w:rsidRDefault="00CD39B7" w:rsidP="00326A5C">
      <w:pPr>
        <w:spacing w:line="312" w:lineRule="auto"/>
        <w:rPr>
          <w:rFonts w:ascii="Arial" w:eastAsia="Arial" w:hAnsi="Arial"/>
        </w:rPr>
      </w:pPr>
    </w:p>
    <w:p w14:paraId="514CE42B" w14:textId="77777777" w:rsidR="00930871" w:rsidRDefault="00930871" w:rsidP="003418D2">
      <w:pPr>
        <w:spacing w:line="206" w:lineRule="exact"/>
        <w:rPr>
          <w:rFonts w:ascii="Times New Roman" w:eastAsia="Times New Roman" w:hAnsi="Times New Roman"/>
        </w:rPr>
      </w:pPr>
    </w:p>
    <w:p w14:paraId="0DDA2FF3" w14:textId="77777777" w:rsidR="0010477E" w:rsidRPr="0010477E" w:rsidRDefault="00930871" w:rsidP="003418D2">
      <w:pPr>
        <w:spacing w:line="0" w:lineRule="atLeast"/>
        <w:rPr>
          <w:rFonts w:ascii="Arial" w:eastAsia="Arial" w:hAnsi="Arial"/>
          <w:b/>
          <w:bCs/>
        </w:rPr>
      </w:pPr>
      <w:r>
        <w:rPr>
          <w:rFonts w:ascii="Arial" w:eastAsia="Arial" w:hAnsi="Arial"/>
          <w:b/>
        </w:rPr>
        <w:lastRenderedPageBreak/>
        <w:t xml:space="preserve">2. </w:t>
      </w:r>
      <w:r w:rsidR="0010477E" w:rsidRPr="0010477E">
        <w:rPr>
          <w:rFonts w:ascii="Arial" w:eastAsia="Arial" w:hAnsi="Arial"/>
          <w:b/>
          <w:bCs/>
        </w:rPr>
        <w:t>Configure Default Decision Parameters</w:t>
      </w:r>
    </w:p>
    <w:p w14:paraId="066E2717" w14:textId="77777777" w:rsidR="00930871" w:rsidRDefault="00930871" w:rsidP="003418D2">
      <w:pPr>
        <w:spacing w:line="0" w:lineRule="atLeast"/>
        <w:rPr>
          <w:rFonts w:ascii="Times New Roman" w:eastAsia="Times New Roman" w:hAnsi="Times New Roman"/>
        </w:rPr>
      </w:pPr>
    </w:p>
    <w:p w14:paraId="4ADE5E78" w14:textId="77777777" w:rsidR="00930871" w:rsidRDefault="00930871" w:rsidP="00326A5C">
      <w:pPr>
        <w:spacing w:line="340" w:lineRule="auto"/>
        <w:rPr>
          <w:rFonts w:ascii="Arial" w:eastAsia="Arial" w:hAnsi="Arial"/>
        </w:rPr>
      </w:pPr>
      <w:r>
        <w:rPr>
          <w:rFonts w:ascii="Arial" w:eastAsia="Arial" w:hAnsi="Arial"/>
          <w:b/>
        </w:rPr>
        <w:t>Purpose</w:t>
      </w:r>
      <w:r>
        <w:rPr>
          <w:rFonts w:ascii="Arial" w:eastAsia="Arial" w:hAnsi="Arial"/>
        </w:rPr>
        <w:t xml:space="preserve">: This section </w:t>
      </w:r>
      <w:r w:rsidR="0010477E">
        <w:rPr>
          <w:rFonts w:ascii="Arial" w:eastAsia="Arial" w:hAnsi="Arial"/>
        </w:rPr>
        <w:t xml:space="preserve">serves </w:t>
      </w:r>
      <w:r>
        <w:rPr>
          <w:rFonts w:ascii="Arial" w:eastAsia="Arial" w:hAnsi="Arial"/>
        </w:rPr>
        <w:t xml:space="preserve">for managing </w:t>
      </w:r>
      <w:r w:rsidR="0010477E">
        <w:rPr>
          <w:rFonts w:ascii="Arial" w:eastAsia="Arial" w:hAnsi="Arial"/>
        </w:rPr>
        <w:t xml:space="preserve">agent </w:t>
      </w:r>
      <w:r>
        <w:rPr>
          <w:rFonts w:ascii="Arial" w:eastAsia="Arial" w:hAnsi="Arial"/>
        </w:rPr>
        <w:t xml:space="preserve">behavior </w:t>
      </w:r>
      <w:r w:rsidR="0010477E">
        <w:rPr>
          <w:rFonts w:ascii="Arial" w:eastAsia="Arial" w:hAnsi="Arial"/>
        </w:rPr>
        <w:t xml:space="preserve">per </w:t>
      </w:r>
      <w:r>
        <w:rPr>
          <w:rFonts w:ascii="Arial" w:eastAsia="Arial" w:hAnsi="Arial"/>
        </w:rPr>
        <w:t xml:space="preserve">all the decisions </w:t>
      </w:r>
      <w:r w:rsidR="0010477E">
        <w:rPr>
          <w:rFonts w:ascii="Arial" w:eastAsia="Arial" w:hAnsi="Arial"/>
        </w:rPr>
        <w:t xml:space="preserve">that the user </w:t>
      </w:r>
      <w:r>
        <w:rPr>
          <w:rFonts w:ascii="Arial" w:eastAsia="Arial" w:hAnsi="Arial"/>
          <w:b/>
        </w:rPr>
        <w:t>did not</w:t>
      </w:r>
      <w:r>
        <w:rPr>
          <w:rFonts w:ascii="Arial" w:eastAsia="Arial" w:hAnsi="Arial"/>
        </w:rPr>
        <w:t xml:space="preserve"> select for custom configuration. For any unselected decision, </w:t>
      </w:r>
      <w:r w:rsidR="0010477E">
        <w:rPr>
          <w:rFonts w:ascii="Arial" w:eastAsia="Arial" w:hAnsi="Arial"/>
        </w:rPr>
        <w:t xml:space="preserve">the user </w:t>
      </w:r>
      <w:r>
        <w:rPr>
          <w:rFonts w:ascii="Arial" w:eastAsia="Arial" w:hAnsi="Arial"/>
        </w:rPr>
        <w:t xml:space="preserve">can </w:t>
      </w:r>
      <w:r w:rsidR="0010477E">
        <w:rPr>
          <w:rFonts w:ascii="Arial" w:eastAsia="Arial" w:hAnsi="Arial"/>
        </w:rPr>
        <w:t xml:space="preserve">review and modify some basic </w:t>
      </w:r>
      <w:r>
        <w:rPr>
          <w:rFonts w:ascii="Arial" w:eastAsia="Arial" w:hAnsi="Arial"/>
        </w:rPr>
        <w:t>default</w:t>
      </w:r>
      <w:r w:rsidR="0010477E">
        <w:rPr>
          <w:rFonts w:ascii="Arial" w:eastAsia="Arial" w:hAnsi="Arial"/>
        </w:rPr>
        <w:t xml:space="preserve"> values. The default choices</w:t>
      </w:r>
      <w:r>
        <w:rPr>
          <w:rFonts w:ascii="Arial" w:eastAsia="Arial" w:hAnsi="Arial"/>
        </w:rPr>
        <w:t xml:space="preserve"> are executed in a specific order, as the outcome of one decision </w:t>
      </w:r>
      <w:r w:rsidR="0010477E">
        <w:rPr>
          <w:rFonts w:ascii="Arial" w:eastAsia="Arial" w:hAnsi="Arial"/>
        </w:rPr>
        <w:t xml:space="preserve">can </w:t>
      </w:r>
      <w:r>
        <w:rPr>
          <w:rFonts w:ascii="Arial" w:eastAsia="Arial" w:hAnsi="Arial"/>
        </w:rPr>
        <w:t xml:space="preserve">become </w:t>
      </w:r>
      <w:r w:rsidR="0010477E">
        <w:rPr>
          <w:rFonts w:ascii="Arial" w:eastAsia="Arial" w:hAnsi="Arial"/>
        </w:rPr>
        <w:t xml:space="preserve">an </w:t>
      </w:r>
      <w:r>
        <w:rPr>
          <w:rFonts w:ascii="Arial" w:eastAsia="Arial" w:hAnsi="Arial"/>
        </w:rPr>
        <w:t xml:space="preserve">input </w:t>
      </w:r>
      <w:r w:rsidR="008D49FD">
        <w:rPr>
          <w:rFonts w:ascii="Arial" w:eastAsia="Arial" w:hAnsi="Arial"/>
        </w:rPr>
        <w:t xml:space="preserve">to </w:t>
      </w:r>
      <w:r>
        <w:rPr>
          <w:rFonts w:ascii="Arial" w:eastAsia="Arial" w:hAnsi="Arial"/>
        </w:rPr>
        <w:t xml:space="preserve">a </w:t>
      </w:r>
      <w:r w:rsidR="0010477E">
        <w:rPr>
          <w:rFonts w:ascii="Arial" w:eastAsia="Arial" w:hAnsi="Arial"/>
        </w:rPr>
        <w:t>subsequent decision</w:t>
      </w:r>
      <w:r>
        <w:rPr>
          <w:rFonts w:ascii="Arial" w:eastAsia="Arial" w:hAnsi="Arial"/>
        </w:rPr>
        <w:t>.</w:t>
      </w:r>
    </w:p>
    <w:p w14:paraId="4FDAF583" w14:textId="77777777" w:rsidR="00930871" w:rsidRDefault="00930871" w:rsidP="00326A5C">
      <w:pPr>
        <w:spacing w:line="338" w:lineRule="auto"/>
        <w:rPr>
          <w:rFonts w:ascii="Arial" w:eastAsia="Arial" w:hAnsi="Arial"/>
        </w:rPr>
      </w:pPr>
    </w:p>
    <w:p w14:paraId="1E098D37" w14:textId="77777777" w:rsidR="00930871" w:rsidRDefault="00930871" w:rsidP="003418D2">
      <w:pPr>
        <w:spacing w:line="0" w:lineRule="atLeast"/>
        <w:rPr>
          <w:rFonts w:ascii="Arial" w:eastAsia="Arial" w:hAnsi="Arial"/>
          <w:b/>
        </w:rPr>
      </w:pPr>
      <w:bookmarkStart w:id="8" w:name="page9"/>
      <w:bookmarkEnd w:id="8"/>
      <w:r>
        <w:rPr>
          <w:rFonts w:ascii="Arial" w:eastAsia="Arial" w:hAnsi="Arial"/>
          <w:b/>
        </w:rPr>
        <w:t>Decision 1: disclose_income</w:t>
      </w:r>
    </w:p>
    <w:p w14:paraId="6F7B3CA9" w14:textId="77777777" w:rsidR="00930871" w:rsidRDefault="00930871" w:rsidP="003418D2">
      <w:pPr>
        <w:spacing w:line="264" w:lineRule="exact"/>
        <w:rPr>
          <w:rFonts w:ascii="Times New Roman" w:eastAsia="Times New Roman" w:hAnsi="Times New Roman"/>
        </w:rPr>
      </w:pPr>
    </w:p>
    <w:p w14:paraId="65D31CBF" w14:textId="77777777" w:rsidR="00930871" w:rsidRDefault="00930871" w:rsidP="003418D2">
      <w:pPr>
        <w:spacing w:line="312" w:lineRule="auto"/>
        <w:rPr>
          <w:rFonts w:ascii="Arial" w:eastAsia="Arial" w:hAnsi="Arial"/>
        </w:rPr>
      </w:pPr>
      <w:r>
        <w:rPr>
          <w:rFonts w:ascii="Arial" w:eastAsia="Arial" w:hAnsi="Arial"/>
          <w:b/>
        </w:rPr>
        <w:t>Purpose</w:t>
      </w:r>
      <w:r>
        <w:rPr>
          <w:rFonts w:ascii="Arial" w:eastAsia="Arial" w:hAnsi="Arial"/>
        </w:rPr>
        <w:t xml:space="preserve">: </w:t>
      </w:r>
      <w:r w:rsidR="00643DE1">
        <w:rPr>
          <w:rFonts w:ascii="Arial" w:eastAsia="Arial" w:hAnsi="Arial"/>
        </w:rPr>
        <w:t>Upon registration on the platform, the agents</w:t>
      </w:r>
      <w:r>
        <w:rPr>
          <w:rFonts w:ascii="Arial" w:eastAsia="Arial" w:hAnsi="Arial"/>
        </w:rPr>
        <w:t xml:space="preserve"> </w:t>
      </w:r>
      <w:r w:rsidR="00643DE1">
        <w:rPr>
          <w:rFonts w:ascii="Arial" w:eastAsia="Arial" w:hAnsi="Arial"/>
        </w:rPr>
        <w:t xml:space="preserve">decide </w:t>
      </w:r>
      <w:r>
        <w:rPr>
          <w:rFonts w:ascii="Arial" w:eastAsia="Arial" w:hAnsi="Arial"/>
        </w:rPr>
        <w:t>whether to disclose their annual income to the platform</w:t>
      </w:r>
      <w:r w:rsidR="00643DE1">
        <w:rPr>
          <w:rFonts w:ascii="Arial" w:eastAsia="Arial" w:hAnsi="Arial"/>
        </w:rPr>
        <w:t xml:space="preserve"> for the purpose of being qualified as a fixed-price or discount customer</w:t>
      </w:r>
      <w:r>
        <w:rPr>
          <w:rFonts w:ascii="Arial" w:eastAsia="Arial" w:hAnsi="Arial"/>
        </w:rPr>
        <w:t>.</w:t>
      </w:r>
    </w:p>
    <w:p w14:paraId="6F02C73E" w14:textId="77777777" w:rsidR="00930871" w:rsidRDefault="00930871" w:rsidP="003418D2">
      <w:pPr>
        <w:spacing w:line="312" w:lineRule="auto"/>
        <w:rPr>
          <w:rFonts w:ascii="Arial" w:eastAsia="Arial" w:hAnsi="Arial"/>
        </w:rPr>
      </w:pPr>
      <w:r>
        <w:rPr>
          <w:rFonts w:ascii="Arial" w:eastAsia="Arial" w:hAnsi="Arial"/>
          <w:b/>
        </w:rPr>
        <w:t>Mechanism</w:t>
      </w:r>
      <w:r>
        <w:rPr>
          <w:rFonts w:ascii="Arial" w:eastAsia="Arial" w:hAnsi="Arial"/>
        </w:rPr>
        <w:t>: This is a binary “Yes/No” decision.</w:t>
      </w:r>
    </w:p>
    <w:p w14:paraId="58A27907" w14:textId="77777777" w:rsidR="00930871" w:rsidRDefault="00930871" w:rsidP="003418D2">
      <w:pPr>
        <w:spacing w:line="312" w:lineRule="auto"/>
        <w:rPr>
          <w:rFonts w:ascii="Arial" w:eastAsia="Arial" w:hAnsi="Arial"/>
        </w:rPr>
      </w:pPr>
      <w:r>
        <w:rPr>
          <w:rFonts w:ascii="Arial" w:eastAsia="Arial" w:hAnsi="Arial"/>
          <w:b/>
        </w:rPr>
        <w:t>Default Behavior</w:t>
      </w:r>
      <w:r>
        <w:rPr>
          <w:rFonts w:ascii="Arial" w:eastAsia="Arial" w:hAnsi="Arial"/>
        </w:rPr>
        <w:t xml:space="preserve">: The default is controlled by a </w:t>
      </w:r>
      <w:r>
        <w:rPr>
          <w:rFonts w:ascii="Arial" w:eastAsia="Arial" w:hAnsi="Arial"/>
          <w:b/>
        </w:rPr>
        <w:t>probability slide</w:t>
      </w:r>
      <w:r w:rsidR="00AB7AEA">
        <w:rPr>
          <w:rFonts w:ascii="Arial" w:eastAsia="Arial" w:hAnsi="Arial"/>
          <w:b/>
        </w:rPr>
        <w:t>r</w:t>
      </w:r>
      <w:r w:rsidR="00643DE1" w:rsidRPr="006A3FE8">
        <w:rPr>
          <w:rFonts w:ascii="Arial" w:eastAsia="Arial" w:hAnsi="Arial"/>
          <w:bCs/>
        </w:rPr>
        <w:t xml:space="preserve">, </w:t>
      </w:r>
      <w:r w:rsidR="00643DE1">
        <w:rPr>
          <w:rFonts w:ascii="Arial" w:eastAsia="Arial" w:hAnsi="Arial"/>
          <w:bCs/>
        </w:rPr>
        <w:t>enabling the user to specify a probability ranging from 0%-100% of disclosing the agents’ income</w:t>
      </w:r>
      <w:r w:rsidR="0013148F">
        <w:rPr>
          <w:rFonts w:ascii="Arial" w:eastAsia="Arial" w:hAnsi="Arial"/>
          <w:bCs/>
        </w:rPr>
        <w:t>, with 50% being the starting default</w:t>
      </w:r>
      <w:r>
        <w:rPr>
          <w:rFonts w:ascii="Arial" w:eastAsia="Arial" w:hAnsi="Arial"/>
        </w:rPr>
        <w:t xml:space="preserve">. A setting of 70% means </w:t>
      </w:r>
      <w:r w:rsidR="00643DE1">
        <w:rPr>
          <w:rFonts w:ascii="Arial" w:eastAsia="Arial" w:hAnsi="Arial"/>
        </w:rPr>
        <w:t xml:space="preserve">that </w:t>
      </w:r>
      <w:r>
        <w:rPr>
          <w:rFonts w:ascii="Arial" w:eastAsia="Arial" w:hAnsi="Arial"/>
        </w:rPr>
        <w:t>each agent</w:t>
      </w:r>
      <w:r w:rsidR="00727AF9">
        <w:rPr>
          <w:rFonts w:ascii="Arial" w:eastAsia="Arial" w:hAnsi="Arial"/>
        </w:rPr>
        <w:t xml:space="preserve"> </w:t>
      </w:r>
      <w:r>
        <w:rPr>
          <w:rFonts w:ascii="Arial" w:eastAsia="Arial" w:hAnsi="Arial"/>
        </w:rPr>
        <w:t xml:space="preserve">has a 70% chance of choosing </w:t>
      </w:r>
      <w:r w:rsidR="00643DE1">
        <w:rPr>
          <w:rFonts w:ascii="Arial" w:eastAsia="Arial" w:hAnsi="Arial"/>
        </w:rPr>
        <w:t xml:space="preserve">a </w:t>
      </w:r>
      <w:r>
        <w:rPr>
          <w:rFonts w:ascii="Arial" w:eastAsia="Arial" w:hAnsi="Arial"/>
        </w:rPr>
        <w:t>“Yes</w:t>
      </w:r>
      <w:r w:rsidR="00643DE1">
        <w:rPr>
          <w:rFonts w:ascii="Arial" w:eastAsia="Arial" w:hAnsi="Arial"/>
        </w:rPr>
        <w:t>,</w:t>
      </w:r>
      <w:r>
        <w:rPr>
          <w:rFonts w:ascii="Arial" w:eastAsia="Arial" w:hAnsi="Arial"/>
        </w:rPr>
        <w:t>”</w:t>
      </w:r>
      <w:r w:rsidR="00643DE1">
        <w:rPr>
          <w:rFonts w:ascii="Arial" w:eastAsia="Arial" w:hAnsi="Arial"/>
        </w:rPr>
        <w:t xml:space="preserve"> i.e., to disclose income.</w:t>
      </w:r>
    </w:p>
    <w:p w14:paraId="6C09E3C6" w14:textId="77777777" w:rsidR="00727AF9" w:rsidRDefault="00727AF9" w:rsidP="003418D2">
      <w:pPr>
        <w:spacing w:line="312" w:lineRule="auto"/>
        <w:rPr>
          <w:rFonts w:ascii="Arial" w:eastAsia="Arial" w:hAnsi="Arial"/>
        </w:rPr>
      </w:pPr>
      <w:r>
        <w:rPr>
          <w:rFonts w:ascii="Arial" w:eastAsia="Arial" w:hAnsi="Arial"/>
          <w:b/>
        </w:rPr>
        <w:t>Impact</w:t>
      </w:r>
      <w:r>
        <w:rPr>
          <w:rFonts w:ascii="Arial" w:eastAsia="Arial" w:hAnsi="Arial"/>
        </w:rPr>
        <w:t xml:space="preserve">: This decision is needed to assign the agent’s customer_type. </w:t>
      </w:r>
    </w:p>
    <w:p w14:paraId="527401CA" w14:textId="77777777" w:rsidR="00727AF9" w:rsidRDefault="00727AF9" w:rsidP="003418D2">
      <w:pPr>
        <w:spacing w:line="312" w:lineRule="auto"/>
        <w:rPr>
          <w:rFonts w:ascii="Arial" w:eastAsia="Arial" w:hAnsi="Arial"/>
        </w:rPr>
      </w:pPr>
      <w:r w:rsidRPr="00326A5C">
        <w:rPr>
          <w:rFonts w:ascii="Arial" w:eastAsia="Arial" w:hAnsi="Arial"/>
          <w:b/>
          <w:bCs/>
          <w:i/>
          <w:iCs/>
        </w:rPr>
        <w:t>Fixed type</w:t>
      </w:r>
      <w:r>
        <w:rPr>
          <w:rFonts w:ascii="Arial" w:eastAsia="Arial" w:hAnsi="Arial"/>
        </w:rPr>
        <w:t>: If an agent chooses “Yes,” they become a fixed price customer that pay</w:t>
      </w:r>
      <w:r w:rsidR="00CD39B7">
        <w:rPr>
          <w:rFonts w:ascii="Arial" w:eastAsia="Arial" w:hAnsi="Arial"/>
        </w:rPr>
        <w:t>s</w:t>
      </w:r>
      <w:r>
        <w:rPr>
          <w:rFonts w:ascii="Arial" w:eastAsia="Arial" w:hAnsi="Arial"/>
        </w:rPr>
        <w:t xml:space="preserve"> for items in proportion to their income, but if their disclosed income is below the threshold, they may be considered for a </w:t>
      </w:r>
      <w:r w:rsidRPr="00326A5C">
        <w:rPr>
          <w:rFonts w:ascii="Arial" w:eastAsia="Arial" w:hAnsi="Arial"/>
          <w:b/>
          <w:bCs/>
          <w:i/>
          <w:iCs/>
        </w:rPr>
        <w:t xml:space="preserve">discount </w:t>
      </w:r>
      <w:r w:rsidR="00CD39B7" w:rsidRPr="0092097A">
        <w:rPr>
          <w:rFonts w:ascii="Arial" w:eastAsia="Arial" w:hAnsi="Arial"/>
          <w:b/>
          <w:bCs/>
          <w:i/>
          <w:iCs/>
        </w:rPr>
        <w:t>type</w:t>
      </w:r>
      <w:r w:rsidR="00CD39B7">
        <w:rPr>
          <w:rFonts w:ascii="Arial" w:eastAsia="Arial" w:hAnsi="Arial"/>
        </w:rPr>
        <w:t xml:space="preserve"> </w:t>
      </w:r>
      <w:r>
        <w:rPr>
          <w:rFonts w:ascii="Arial" w:eastAsia="Arial" w:hAnsi="Arial"/>
        </w:rPr>
        <w:t>that receives additional discount (pending disclosure of documents).</w:t>
      </w:r>
    </w:p>
    <w:p w14:paraId="47757A93" w14:textId="77777777" w:rsidR="00727AF9" w:rsidRDefault="00727AF9" w:rsidP="003418D2">
      <w:pPr>
        <w:spacing w:line="312" w:lineRule="auto"/>
        <w:rPr>
          <w:rFonts w:ascii="Arial" w:eastAsia="Arial" w:hAnsi="Arial"/>
        </w:rPr>
      </w:pPr>
      <w:r w:rsidRPr="00326A5C">
        <w:rPr>
          <w:rFonts w:ascii="Arial" w:eastAsia="Arial" w:hAnsi="Arial"/>
          <w:b/>
          <w:bCs/>
          <w:i/>
          <w:iCs/>
        </w:rPr>
        <w:t>Regular type</w:t>
      </w:r>
      <w:r>
        <w:rPr>
          <w:rFonts w:ascii="Arial" w:eastAsia="Arial" w:hAnsi="Arial"/>
        </w:rPr>
        <w:t xml:space="preserve">: If an eligible agent chooses “No,” they become a </w:t>
      </w:r>
      <w:r w:rsidR="00A90DF9" w:rsidRPr="0092097A">
        <w:rPr>
          <w:rFonts w:ascii="Arial" w:eastAsia="Arial" w:hAnsi="Arial"/>
          <w:b/>
          <w:bCs/>
          <w:i/>
          <w:iCs/>
        </w:rPr>
        <w:t xml:space="preserve">regular </w:t>
      </w:r>
      <w:r w:rsidRPr="0092097A">
        <w:rPr>
          <w:rFonts w:ascii="Arial" w:eastAsia="Arial" w:hAnsi="Arial"/>
          <w:b/>
          <w:bCs/>
        </w:rPr>
        <w:t>customer</w:t>
      </w:r>
      <w:r>
        <w:rPr>
          <w:rFonts w:ascii="Arial" w:eastAsia="Arial" w:hAnsi="Arial"/>
        </w:rPr>
        <w:t xml:space="preserve"> </w:t>
      </w:r>
      <w:r w:rsidR="0092097A" w:rsidRPr="00A84CB0">
        <w:rPr>
          <w:rFonts w:ascii="Arial" w:eastAsia="Arial" w:hAnsi="Arial"/>
          <w:b/>
          <w:bCs/>
          <w:i/>
          <w:iCs/>
        </w:rPr>
        <w:t>type</w:t>
      </w:r>
      <w:r w:rsidR="0092097A">
        <w:rPr>
          <w:rFonts w:ascii="Arial" w:eastAsia="Arial" w:hAnsi="Arial"/>
        </w:rPr>
        <w:t xml:space="preserve"> </w:t>
      </w:r>
      <w:r>
        <w:rPr>
          <w:rFonts w:ascii="Arial" w:eastAsia="Arial" w:hAnsi="Arial"/>
        </w:rPr>
        <w:t>who can bid or purchase at a Purchase Now price.</w:t>
      </w:r>
    </w:p>
    <w:p w14:paraId="00EC2B3A" w14:textId="77777777" w:rsidR="001A4A57" w:rsidRDefault="001A4A57" w:rsidP="003418D2">
      <w:pPr>
        <w:spacing w:line="312" w:lineRule="auto"/>
        <w:rPr>
          <w:rFonts w:ascii="Arial" w:eastAsia="Arial" w:hAnsi="Arial"/>
        </w:rPr>
      </w:pPr>
    </w:p>
    <w:p w14:paraId="7F431108" w14:textId="77777777" w:rsidR="001A4A57" w:rsidRPr="00E61C09" w:rsidRDefault="001A4A57" w:rsidP="00E61C09">
      <w:pPr>
        <w:spacing w:line="312" w:lineRule="auto"/>
        <w:rPr>
          <w:rFonts w:ascii="Arial" w:eastAsia="Arial" w:hAnsi="Arial"/>
        </w:rPr>
      </w:pPr>
      <w:r>
        <w:rPr>
          <w:rFonts w:ascii="Arial" w:eastAsia="Arial" w:hAnsi="Arial"/>
        </w:rPr>
        <w:t xml:space="preserve">The results are shown in an excel file </w:t>
      </w:r>
      <w:r w:rsidR="00326A5C">
        <w:rPr>
          <w:rFonts w:ascii="Arial" w:eastAsia="Arial" w:hAnsi="Arial"/>
        </w:rPr>
        <w:t>placed</w:t>
      </w:r>
      <w:r>
        <w:rPr>
          <w:rFonts w:ascii="Arial" w:eastAsia="Arial" w:hAnsi="Arial"/>
        </w:rPr>
        <w:t xml:space="preserve"> at the end of the </w:t>
      </w:r>
      <w:r w:rsidR="00A90DF9">
        <w:rPr>
          <w:rFonts w:ascii="Arial" w:eastAsia="Arial" w:hAnsi="Arial"/>
        </w:rPr>
        <w:t xml:space="preserve">Disclose Income </w:t>
      </w:r>
      <w:r>
        <w:rPr>
          <w:rFonts w:ascii="Arial" w:eastAsia="Arial" w:hAnsi="Arial"/>
        </w:rPr>
        <w:t>section. Th</w:t>
      </w:r>
      <w:r w:rsidR="00326A5C">
        <w:rPr>
          <w:rFonts w:ascii="Arial" w:eastAsia="Arial" w:hAnsi="Arial"/>
        </w:rPr>
        <w:t>is</w:t>
      </w:r>
      <w:r>
        <w:rPr>
          <w:rFonts w:ascii="Arial" w:eastAsia="Arial" w:hAnsi="Arial"/>
        </w:rPr>
        <w:t xml:space="preserve"> file </w:t>
      </w:r>
      <w:r w:rsidR="00326A5C">
        <w:rPr>
          <w:rFonts w:ascii="Arial" w:eastAsia="Arial" w:hAnsi="Arial"/>
        </w:rPr>
        <w:t xml:space="preserve">reports </w:t>
      </w:r>
      <w:r>
        <w:rPr>
          <w:rFonts w:ascii="Arial" w:eastAsia="Arial" w:hAnsi="Arial"/>
        </w:rPr>
        <w:t>“</w:t>
      </w:r>
      <w:r w:rsidRPr="00E61C09">
        <w:rPr>
          <w:rFonts w:ascii="Arial" w:eastAsia="Arial" w:hAnsi="Arial"/>
        </w:rPr>
        <w:t>Agent ID</w:t>
      </w:r>
      <w:r>
        <w:rPr>
          <w:rFonts w:ascii="Arial" w:eastAsia="Arial" w:hAnsi="Arial"/>
        </w:rPr>
        <w:t xml:space="preserve">, </w:t>
      </w:r>
      <w:r w:rsidRPr="00E61C09">
        <w:rPr>
          <w:rFonts w:ascii="Arial" w:eastAsia="Arial" w:hAnsi="Arial"/>
        </w:rPr>
        <w:t>Honesty_Humility</w:t>
      </w:r>
      <w:r>
        <w:rPr>
          <w:rFonts w:ascii="Arial" w:eastAsia="Arial" w:hAnsi="Arial"/>
        </w:rPr>
        <w:t xml:space="preserve">, </w:t>
      </w:r>
      <w:r w:rsidRPr="00E61C09">
        <w:rPr>
          <w:rFonts w:ascii="Arial" w:eastAsia="Arial" w:hAnsi="Arial"/>
        </w:rPr>
        <w:t>Assigned Allowance Level</w:t>
      </w:r>
      <w:r>
        <w:rPr>
          <w:rFonts w:ascii="Arial" w:eastAsia="Arial" w:hAnsi="Arial"/>
        </w:rPr>
        <w:t xml:space="preserve">, </w:t>
      </w:r>
      <w:r w:rsidRPr="00E61C09">
        <w:rPr>
          <w:rFonts w:ascii="Arial" w:eastAsia="Arial" w:hAnsi="Arial"/>
        </w:rPr>
        <w:t>Study Program</w:t>
      </w:r>
      <w:r>
        <w:rPr>
          <w:rFonts w:ascii="Arial" w:eastAsia="Arial" w:hAnsi="Arial"/>
        </w:rPr>
        <w:t xml:space="preserve">, </w:t>
      </w:r>
      <w:r w:rsidRPr="00E61C09">
        <w:rPr>
          <w:rFonts w:ascii="Arial" w:eastAsia="Arial" w:hAnsi="Arial"/>
        </w:rPr>
        <w:t>Group_experiment</w:t>
      </w:r>
      <w:r>
        <w:rPr>
          <w:rFonts w:ascii="Arial" w:eastAsia="Arial" w:hAnsi="Arial"/>
        </w:rPr>
        <w:t xml:space="preserve">, </w:t>
      </w:r>
      <w:r w:rsidRPr="00E61C09">
        <w:rPr>
          <w:rFonts w:ascii="Arial" w:eastAsia="Arial" w:hAnsi="Arial"/>
        </w:rPr>
        <w:t>TWT+Sospeso [=AW2+AX2]{Periods 1+2}</w:t>
      </w:r>
      <w:r>
        <w:rPr>
          <w:rFonts w:ascii="Arial" w:eastAsia="Arial" w:hAnsi="Arial"/>
        </w:rPr>
        <w:t xml:space="preserve">, </w:t>
      </w:r>
      <w:r w:rsidRPr="00E61C09">
        <w:rPr>
          <w:rFonts w:ascii="Arial" w:eastAsia="Arial" w:hAnsi="Arial"/>
        </w:rPr>
        <w:t>income</w:t>
      </w:r>
      <w:r>
        <w:rPr>
          <w:rFonts w:ascii="Arial" w:eastAsia="Arial" w:hAnsi="Arial"/>
        </w:rPr>
        <w:t xml:space="preserve">, </w:t>
      </w:r>
      <w:r w:rsidRPr="00E61C09">
        <w:rPr>
          <w:rFonts w:ascii="Arial" w:eastAsia="Arial" w:hAnsi="Arial"/>
        </w:rPr>
        <w:t xml:space="preserve">disclose_income” columns. Whether an agent has disclosed income or not is indicated with a 0 or 1 in the disclose_income column. </w:t>
      </w:r>
    </w:p>
    <w:p w14:paraId="4AF14C41" w14:textId="77777777" w:rsidR="001A4A57" w:rsidRDefault="001A4A57" w:rsidP="003418D2">
      <w:pPr>
        <w:spacing w:line="312" w:lineRule="auto"/>
        <w:rPr>
          <w:rFonts w:ascii="Arial" w:eastAsia="Arial" w:hAnsi="Arial"/>
        </w:rPr>
      </w:pPr>
    </w:p>
    <w:p w14:paraId="260731A8" w14:textId="77777777" w:rsidR="008519EA" w:rsidRDefault="008519EA" w:rsidP="003418D2">
      <w:pPr>
        <w:spacing w:line="0" w:lineRule="atLeast"/>
        <w:rPr>
          <w:rFonts w:ascii="Arial" w:eastAsia="Arial" w:hAnsi="Arial"/>
          <w:b/>
        </w:rPr>
      </w:pPr>
    </w:p>
    <w:p w14:paraId="7D08BDEA" w14:textId="77777777" w:rsidR="00930871" w:rsidRDefault="00930871" w:rsidP="003418D2">
      <w:pPr>
        <w:spacing w:line="0" w:lineRule="atLeast"/>
        <w:rPr>
          <w:rFonts w:ascii="Arial" w:eastAsia="Arial" w:hAnsi="Arial"/>
          <w:b/>
        </w:rPr>
      </w:pPr>
      <w:r>
        <w:rPr>
          <w:rFonts w:ascii="Arial" w:eastAsia="Arial" w:hAnsi="Arial"/>
          <w:b/>
        </w:rPr>
        <w:t>Decision 2: disclose_documents</w:t>
      </w:r>
    </w:p>
    <w:p w14:paraId="536AA993" w14:textId="77777777" w:rsidR="00930871" w:rsidRDefault="00930871" w:rsidP="003418D2">
      <w:pPr>
        <w:spacing w:line="264" w:lineRule="exact"/>
        <w:rPr>
          <w:rFonts w:ascii="Times New Roman" w:eastAsia="Times New Roman" w:hAnsi="Times New Roman"/>
        </w:rPr>
      </w:pPr>
    </w:p>
    <w:p w14:paraId="3DF85813" w14:textId="77777777" w:rsidR="00930871" w:rsidRDefault="00930871" w:rsidP="003418D2">
      <w:pPr>
        <w:spacing w:line="312" w:lineRule="auto"/>
        <w:rPr>
          <w:rFonts w:ascii="Arial" w:eastAsia="Arial" w:hAnsi="Arial"/>
          <w:sz w:val="19"/>
        </w:rPr>
      </w:pPr>
      <w:r>
        <w:rPr>
          <w:rFonts w:ascii="Arial" w:eastAsia="Arial" w:hAnsi="Arial"/>
          <w:b/>
          <w:sz w:val="19"/>
        </w:rPr>
        <w:t>Purpose</w:t>
      </w:r>
      <w:r>
        <w:rPr>
          <w:rFonts w:ascii="Arial" w:eastAsia="Arial" w:hAnsi="Arial"/>
          <w:sz w:val="19"/>
        </w:rPr>
        <w:t xml:space="preserve">: </w:t>
      </w:r>
      <w:r w:rsidR="00AB7AEA">
        <w:rPr>
          <w:rFonts w:ascii="Arial" w:eastAsia="Arial" w:hAnsi="Arial"/>
          <w:sz w:val="19"/>
        </w:rPr>
        <w:t xml:space="preserve">Upon registration, agents whose income is below the prespecified threshold are </w:t>
      </w:r>
      <w:r w:rsidR="00A90DF9">
        <w:rPr>
          <w:rFonts w:ascii="Arial" w:eastAsia="Arial" w:hAnsi="Arial"/>
          <w:sz w:val="19"/>
        </w:rPr>
        <w:t xml:space="preserve">considered for </w:t>
      </w:r>
      <w:r w:rsidR="00AB7AEA">
        <w:rPr>
          <w:rFonts w:ascii="Arial" w:eastAsia="Arial" w:hAnsi="Arial"/>
          <w:sz w:val="19"/>
        </w:rPr>
        <w:t xml:space="preserve">a discount customer </w:t>
      </w:r>
      <w:r w:rsidR="00A90DF9">
        <w:rPr>
          <w:rFonts w:ascii="Arial" w:eastAsia="Arial" w:hAnsi="Arial"/>
          <w:sz w:val="19"/>
        </w:rPr>
        <w:t xml:space="preserve">type </w:t>
      </w:r>
      <w:r w:rsidR="00AB7AEA">
        <w:rPr>
          <w:rFonts w:ascii="Arial" w:eastAsia="Arial" w:hAnsi="Arial"/>
          <w:sz w:val="19"/>
        </w:rPr>
        <w:t>status, but to qualify they need to provide supportive document</w:t>
      </w:r>
      <w:r w:rsidR="008519EA">
        <w:rPr>
          <w:rFonts w:ascii="Arial" w:eastAsia="Arial" w:hAnsi="Arial"/>
          <w:sz w:val="19"/>
        </w:rPr>
        <w:t>s</w:t>
      </w:r>
      <w:r w:rsidR="00AB7AEA">
        <w:rPr>
          <w:rFonts w:ascii="Arial" w:eastAsia="Arial" w:hAnsi="Arial"/>
          <w:sz w:val="19"/>
        </w:rPr>
        <w:t xml:space="preserve">. </w:t>
      </w:r>
      <w:r>
        <w:rPr>
          <w:rFonts w:ascii="Arial" w:eastAsia="Arial" w:hAnsi="Arial"/>
          <w:sz w:val="19"/>
        </w:rPr>
        <w:t xml:space="preserve">This decision determines if a low-income agent </w:t>
      </w:r>
      <w:r w:rsidR="00A90DF9">
        <w:rPr>
          <w:rFonts w:ascii="Arial" w:eastAsia="Arial" w:hAnsi="Arial"/>
          <w:sz w:val="19"/>
        </w:rPr>
        <w:t xml:space="preserve">has decided </w:t>
      </w:r>
      <w:r>
        <w:rPr>
          <w:rFonts w:ascii="Arial" w:eastAsia="Arial" w:hAnsi="Arial"/>
          <w:sz w:val="19"/>
        </w:rPr>
        <w:t xml:space="preserve">to </w:t>
      </w:r>
      <w:r w:rsidR="00AB7AEA">
        <w:rPr>
          <w:rFonts w:ascii="Arial" w:eastAsia="Arial" w:hAnsi="Arial"/>
          <w:sz w:val="19"/>
        </w:rPr>
        <w:t xml:space="preserve">provide such documentation that will be inspected, and if sufficient, grant the agent a </w:t>
      </w:r>
      <w:r>
        <w:rPr>
          <w:rFonts w:ascii="Arial" w:eastAsia="Arial" w:hAnsi="Arial"/>
          <w:sz w:val="19"/>
        </w:rPr>
        <w:t>discount</w:t>
      </w:r>
      <w:r w:rsidR="00AB7AEA">
        <w:rPr>
          <w:rFonts w:ascii="Arial" w:eastAsia="Arial" w:hAnsi="Arial"/>
          <w:sz w:val="19"/>
        </w:rPr>
        <w:t xml:space="preserve"> that will be subtracted from the lowest price category. </w:t>
      </w:r>
      <w:r w:rsidR="00A90DF9">
        <w:rPr>
          <w:rFonts w:ascii="Arial" w:eastAsia="Arial" w:hAnsi="Arial"/>
          <w:sz w:val="19"/>
        </w:rPr>
        <w:t>For the simulation purpose it is assumed that all agents who decided to disclose their documents receive a discount type status.</w:t>
      </w:r>
    </w:p>
    <w:p w14:paraId="7B57AB6A" w14:textId="77777777" w:rsidR="00930871" w:rsidRDefault="00930871" w:rsidP="003418D2">
      <w:pPr>
        <w:spacing w:line="312" w:lineRule="auto"/>
        <w:rPr>
          <w:rFonts w:ascii="Arial" w:eastAsia="Arial" w:hAnsi="Arial"/>
        </w:rPr>
      </w:pPr>
      <w:r>
        <w:rPr>
          <w:rFonts w:ascii="Arial" w:eastAsia="Arial" w:hAnsi="Arial"/>
          <w:b/>
        </w:rPr>
        <w:t>Eligibility</w:t>
      </w:r>
      <w:r>
        <w:rPr>
          <w:rFonts w:ascii="Arial" w:eastAsia="Arial" w:hAnsi="Arial"/>
        </w:rPr>
        <w:t>: This decision is only presented to agents who meet two criteria:</w:t>
      </w:r>
    </w:p>
    <w:p w14:paraId="6D57EB87" w14:textId="77777777" w:rsidR="00930871" w:rsidRDefault="00930871">
      <w:pPr>
        <w:numPr>
          <w:ilvl w:val="0"/>
          <w:numId w:val="17"/>
        </w:numPr>
        <w:tabs>
          <w:tab w:val="left" w:pos="500"/>
        </w:tabs>
        <w:spacing w:line="312" w:lineRule="auto"/>
        <w:rPr>
          <w:rFonts w:ascii="Arial" w:eastAsia="Arial" w:hAnsi="Arial"/>
        </w:rPr>
      </w:pPr>
      <w:r>
        <w:rPr>
          <w:rFonts w:ascii="Arial" w:eastAsia="Arial" w:hAnsi="Arial"/>
        </w:rPr>
        <w:t>Their income is below the “Threshold Income for Discount” (set on Page 1).</w:t>
      </w:r>
    </w:p>
    <w:p w14:paraId="60F39B25" w14:textId="77777777" w:rsidR="00930871" w:rsidRDefault="00930871">
      <w:pPr>
        <w:numPr>
          <w:ilvl w:val="0"/>
          <w:numId w:val="17"/>
        </w:numPr>
        <w:tabs>
          <w:tab w:val="left" w:pos="500"/>
        </w:tabs>
        <w:spacing w:line="312" w:lineRule="auto"/>
        <w:rPr>
          <w:rFonts w:ascii="Arial" w:eastAsia="Arial" w:hAnsi="Arial"/>
        </w:rPr>
      </w:pPr>
      <w:r>
        <w:rPr>
          <w:rFonts w:ascii="Arial" w:eastAsia="Arial" w:hAnsi="Arial"/>
        </w:rPr>
        <w:t>They chose “Yes” in Decision 1 (disclose_income).</w:t>
      </w:r>
    </w:p>
    <w:p w14:paraId="7C93B314" w14:textId="77777777" w:rsidR="00930871" w:rsidRDefault="00930871" w:rsidP="003418D2">
      <w:pPr>
        <w:spacing w:line="312" w:lineRule="auto"/>
        <w:rPr>
          <w:rFonts w:ascii="Arial" w:eastAsia="Arial" w:hAnsi="Arial"/>
        </w:rPr>
      </w:pPr>
      <w:r>
        <w:rPr>
          <w:rFonts w:ascii="Arial" w:eastAsia="Arial" w:hAnsi="Arial"/>
          <w:b/>
        </w:rPr>
        <w:t>Mechanism</w:t>
      </w:r>
      <w:r>
        <w:rPr>
          <w:rFonts w:ascii="Arial" w:eastAsia="Arial" w:hAnsi="Arial"/>
        </w:rPr>
        <w:t>: This is a binary “Yes/No” decision.</w:t>
      </w:r>
    </w:p>
    <w:p w14:paraId="494A01E6" w14:textId="77777777" w:rsidR="00AB7AEA" w:rsidRDefault="00930871" w:rsidP="003418D2">
      <w:pPr>
        <w:spacing w:line="312" w:lineRule="auto"/>
        <w:rPr>
          <w:rFonts w:ascii="Arial" w:eastAsia="Arial" w:hAnsi="Arial"/>
        </w:rPr>
      </w:pPr>
      <w:r>
        <w:rPr>
          <w:rFonts w:ascii="Arial" w:eastAsia="Arial" w:hAnsi="Arial"/>
          <w:b/>
        </w:rPr>
        <w:t>Default Behavior</w:t>
      </w:r>
      <w:r>
        <w:rPr>
          <w:rFonts w:ascii="Arial" w:eastAsia="Arial" w:hAnsi="Arial"/>
        </w:rPr>
        <w:t xml:space="preserve">: For eligible agents, the default is controlled by a </w:t>
      </w:r>
      <w:r>
        <w:rPr>
          <w:rFonts w:ascii="Arial" w:eastAsia="Arial" w:hAnsi="Arial"/>
          <w:b/>
        </w:rPr>
        <w:t>probability slider</w:t>
      </w:r>
      <w:r w:rsidR="00AB7AEA" w:rsidRPr="004B2EC3">
        <w:rPr>
          <w:rFonts w:ascii="Arial" w:eastAsia="Arial" w:hAnsi="Arial"/>
          <w:bCs/>
        </w:rPr>
        <w:t xml:space="preserve">, </w:t>
      </w:r>
      <w:r w:rsidR="00AB7AEA">
        <w:rPr>
          <w:rFonts w:ascii="Arial" w:eastAsia="Arial" w:hAnsi="Arial"/>
          <w:bCs/>
        </w:rPr>
        <w:t>enabling the user to specify a probability ranging from 0%-100% of disclosing the agents’ documents</w:t>
      </w:r>
      <w:r w:rsidR="0013148F">
        <w:rPr>
          <w:rFonts w:ascii="Arial" w:eastAsia="Arial" w:hAnsi="Arial"/>
          <w:bCs/>
        </w:rPr>
        <w:t>, with 50% being the starting default</w:t>
      </w:r>
      <w:r w:rsidR="00AB7AEA">
        <w:rPr>
          <w:rFonts w:ascii="Arial" w:eastAsia="Arial" w:hAnsi="Arial"/>
        </w:rPr>
        <w:t xml:space="preserve">. A setting of 70% means that each agent has a 70% chance of </w:t>
      </w:r>
      <w:r w:rsidR="00A90DF9">
        <w:rPr>
          <w:rFonts w:ascii="Arial" w:eastAsia="Arial" w:hAnsi="Arial"/>
        </w:rPr>
        <w:t xml:space="preserve">deciding </w:t>
      </w:r>
      <w:r w:rsidR="00AB7AEA">
        <w:rPr>
          <w:rFonts w:ascii="Arial" w:eastAsia="Arial" w:hAnsi="Arial"/>
        </w:rPr>
        <w:t>a “Yes,” i.e., to disclose documents.</w:t>
      </w:r>
    </w:p>
    <w:p w14:paraId="3737A328" w14:textId="77777777" w:rsidR="00930871" w:rsidRDefault="00930871" w:rsidP="003418D2">
      <w:pPr>
        <w:spacing w:line="312" w:lineRule="auto"/>
        <w:rPr>
          <w:rFonts w:ascii="Arial" w:eastAsia="Arial" w:hAnsi="Arial"/>
        </w:rPr>
      </w:pPr>
      <w:r>
        <w:rPr>
          <w:rFonts w:ascii="Arial" w:eastAsia="Arial" w:hAnsi="Arial"/>
          <w:b/>
        </w:rPr>
        <w:t>Impact</w:t>
      </w:r>
      <w:r>
        <w:rPr>
          <w:rFonts w:ascii="Arial" w:eastAsia="Arial" w:hAnsi="Arial"/>
        </w:rPr>
        <w:t xml:space="preserve">: This decision </w:t>
      </w:r>
      <w:r w:rsidR="00AB7AEA">
        <w:rPr>
          <w:rFonts w:ascii="Arial" w:eastAsia="Arial" w:hAnsi="Arial"/>
        </w:rPr>
        <w:t xml:space="preserve">is needed to </w:t>
      </w:r>
      <w:r>
        <w:rPr>
          <w:rFonts w:ascii="Arial" w:eastAsia="Arial" w:hAnsi="Arial"/>
        </w:rPr>
        <w:t xml:space="preserve">assign the agent’s </w:t>
      </w:r>
      <w:r w:rsidR="00727AF9">
        <w:rPr>
          <w:rFonts w:ascii="Arial" w:eastAsia="Arial" w:hAnsi="Arial"/>
        </w:rPr>
        <w:t xml:space="preserve">final </w:t>
      </w:r>
      <w:r>
        <w:rPr>
          <w:rFonts w:ascii="Arial" w:eastAsia="Arial" w:hAnsi="Arial"/>
        </w:rPr>
        <w:t>customer_type.</w:t>
      </w:r>
    </w:p>
    <w:p w14:paraId="6C7AFDC2" w14:textId="77777777" w:rsidR="00930871" w:rsidRDefault="00AB7AEA" w:rsidP="003418D2">
      <w:pPr>
        <w:spacing w:line="312" w:lineRule="auto"/>
        <w:rPr>
          <w:rFonts w:ascii="Arial" w:eastAsia="Arial" w:hAnsi="Arial"/>
        </w:rPr>
      </w:pPr>
      <w:r>
        <w:rPr>
          <w:rFonts w:ascii="Arial" w:eastAsia="Arial" w:hAnsi="Arial"/>
        </w:rPr>
        <w:t>D</w:t>
      </w:r>
      <w:r w:rsidR="00930871">
        <w:rPr>
          <w:rFonts w:ascii="Arial" w:eastAsia="Arial" w:hAnsi="Arial"/>
        </w:rPr>
        <w:t xml:space="preserve">iscount type: If an eligible agent </w:t>
      </w:r>
      <w:r w:rsidR="00727AF9">
        <w:rPr>
          <w:rFonts w:ascii="Arial" w:eastAsia="Arial" w:hAnsi="Arial"/>
        </w:rPr>
        <w:t xml:space="preserve">with an income below the threshold </w:t>
      </w:r>
      <w:r w:rsidR="00A90DF9">
        <w:rPr>
          <w:rFonts w:ascii="Arial" w:eastAsia="Arial" w:hAnsi="Arial"/>
        </w:rPr>
        <w:t xml:space="preserve">decides </w:t>
      </w:r>
      <w:r w:rsidR="00930871">
        <w:rPr>
          <w:rFonts w:ascii="Arial" w:eastAsia="Arial" w:hAnsi="Arial"/>
        </w:rPr>
        <w:t>“Yes,” they become a discount customer.</w:t>
      </w:r>
    </w:p>
    <w:p w14:paraId="4565FF93" w14:textId="77777777" w:rsidR="00930871" w:rsidRDefault="00AB7AEA" w:rsidP="003418D2">
      <w:pPr>
        <w:spacing w:line="312" w:lineRule="auto"/>
        <w:rPr>
          <w:rFonts w:ascii="Arial" w:eastAsia="Arial" w:hAnsi="Arial"/>
        </w:rPr>
      </w:pPr>
      <w:r>
        <w:rPr>
          <w:rFonts w:ascii="Arial" w:eastAsia="Arial" w:hAnsi="Arial"/>
        </w:rPr>
        <w:t>Fixed</w:t>
      </w:r>
      <w:r w:rsidR="00930871">
        <w:rPr>
          <w:rFonts w:ascii="Arial" w:eastAsia="Arial" w:hAnsi="Arial"/>
        </w:rPr>
        <w:t xml:space="preserve"> type: If an eligible agent </w:t>
      </w:r>
      <w:r w:rsidR="00A90DF9">
        <w:rPr>
          <w:rFonts w:ascii="Arial" w:eastAsia="Arial" w:hAnsi="Arial"/>
        </w:rPr>
        <w:t xml:space="preserve">decides </w:t>
      </w:r>
      <w:r w:rsidR="00930871">
        <w:rPr>
          <w:rFonts w:ascii="Arial" w:eastAsia="Arial" w:hAnsi="Arial"/>
        </w:rPr>
        <w:t xml:space="preserve">“No,” </w:t>
      </w:r>
      <w:r w:rsidR="00A90DF9">
        <w:rPr>
          <w:rFonts w:ascii="Arial" w:eastAsia="Arial" w:hAnsi="Arial"/>
        </w:rPr>
        <w:t xml:space="preserve">i.e., not to disclose their documents, </w:t>
      </w:r>
      <w:r w:rsidR="00930871">
        <w:rPr>
          <w:rFonts w:ascii="Arial" w:eastAsia="Arial" w:hAnsi="Arial"/>
        </w:rPr>
        <w:t xml:space="preserve">they forfeit their discount and </w:t>
      </w:r>
      <w:r w:rsidR="00727AF9">
        <w:rPr>
          <w:rFonts w:ascii="Arial" w:eastAsia="Arial" w:hAnsi="Arial"/>
        </w:rPr>
        <w:t xml:space="preserve">remain </w:t>
      </w:r>
      <w:r w:rsidR="00930871">
        <w:rPr>
          <w:rFonts w:ascii="Arial" w:eastAsia="Arial" w:hAnsi="Arial"/>
        </w:rPr>
        <w:t xml:space="preserve">a </w:t>
      </w:r>
      <w:r>
        <w:rPr>
          <w:rFonts w:ascii="Arial" w:eastAsia="Arial" w:hAnsi="Arial"/>
        </w:rPr>
        <w:t xml:space="preserve">fixed price </w:t>
      </w:r>
      <w:r w:rsidR="00930871">
        <w:rPr>
          <w:rFonts w:ascii="Arial" w:eastAsia="Arial" w:hAnsi="Arial"/>
        </w:rPr>
        <w:t>customer.</w:t>
      </w:r>
    </w:p>
    <w:p w14:paraId="750A8D3B" w14:textId="77777777" w:rsidR="00930871" w:rsidRDefault="00930871" w:rsidP="003418D2">
      <w:pPr>
        <w:spacing w:line="312" w:lineRule="auto"/>
        <w:rPr>
          <w:rFonts w:ascii="Arial" w:eastAsia="Arial" w:hAnsi="Arial"/>
        </w:rPr>
      </w:pPr>
      <w:r>
        <w:rPr>
          <w:rFonts w:ascii="Arial" w:eastAsia="Arial" w:hAnsi="Arial"/>
        </w:rPr>
        <w:lastRenderedPageBreak/>
        <w:t>Agents whose income is above the threshold are automatically assigned th</w:t>
      </w:r>
      <w:r w:rsidR="00727AF9">
        <w:rPr>
          <w:rFonts w:ascii="Arial" w:eastAsia="Arial" w:hAnsi="Arial"/>
        </w:rPr>
        <w:t>e Fixed</w:t>
      </w:r>
      <w:r w:rsidR="008519EA">
        <w:rPr>
          <w:rFonts w:ascii="Arial" w:eastAsia="Arial" w:hAnsi="Arial"/>
        </w:rPr>
        <w:t xml:space="preserve"> price</w:t>
      </w:r>
      <w:r w:rsidR="00727AF9">
        <w:rPr>
          <w:rFonts w:ascii="Arial" w:eastAsia="Arial" w:hAnsi="Arial"/>
        </w:rPr>
        <w:t xml:space="preserve"> </w:t>
      </w:r>
      <w:r w:rsidR="00A90DF9">
        <w:rPr>
          <w:rFonts w:ascii="Arial" w:eastAsia="Arial" w:hAnsi="Arial"/>
        </w:rPr>
        <w:t xml:space="preserve">customer </w:t>
      </w:r>
      <w:r w:rsidR="00727AF9">
        <w:rPr>
          <w:rFonts w:ascii="Arial" w:eastAsia="Arial" w:hAnsi="Arial"/>
        </w:rPr>
        <w:t>type</w:t>
      </w:r>
      <w:r>
        <w:rPr>
          <w:rFonts w:ascii="Arial" w:eastAsia="Arial" w:hAnsi="Arial"/>
        </w:rPr>
        <w:t>.</w:t>
      </w:r>
    </w:p>
    <w:p w14:paraId="30D900AD" w14:textId="77777777" w:rsidR="001A4A57" w:rsidRDefault="001A4A57" w:rsidP="003418D2">
      <w:pPr>
        <w:spacing w:line="312" w:lineRule="auto"/>
        <w:rPr>
          <w:rFonts w:ascii="Arial" w:eastAsia="Arial" w:hAnsi="Arial"/>
        </w:rPr>
      </w:pPr>
    </w:p>
    <w:p w14:paraId="0FFBCA70" w14:textId="77777777" w:rsidR="001A4A57" w:rsidRDefault="001A4A57" w:rsidP="003418D2">
      <w:pPr>
        <w:spacing w:line="312" w:lineRule="auto"/>
        <w:rPr>
          <w:rFonts w:ascii="Arial" w:eastAsia="Arial" w:hAnsi="Arial"/>
        </w:rPr>
      </w:pPr>
      <w:r w:rsidRPr="001A4A57">
        <w:rPr>
          <w:rFonts w:ascii="Arial" w:eastAsia="Arial" w:hAnsi="Arial"/>
        </w:rPr>
        <w:t>The results are also presented in an Excel file</w:t>
      </w:r>
      <w:r w:rsidR="00326A5C">
        <w:rPr>
          <w:rFonts w:ascii="Arial" w:eastAsia="Arial" w:hAnsi="Arial"/>
        </w:rPr>
        <w:t xml:space="preserve"> located</w:t>
      </w:r>
      <w:r w:rsidRPr="001A4A57">
        <w:rPr>
          <w:rFonts w:ascii="Arial" w:eastAsia="Arial" w:hAnsi="Arial"/>
        </w:rPr>
        <w:t xml:space="preserve"> at the end of the disclosed documents section. The file contains the following columns: Agent ID, Assigned Allowance Level, Group_experiment, Income, Disclose_income, Disclose_documents, Regular, Fixed, and Discount. Customer type is shown in the Regular, Fixed, and Discount columns, with 1 indicating the customer's type and 0 for the remaining columns</w:t>
      </w:r>
      <w:r>
        <w:rPr>
          <w:rFonts w:ascii="Arial" w:eastAsia="Arial" w:hAnsi="Arial"/>
        </w:rPr>
        <w:t>.</w:t>
      </w:r>
    </w:p>
    <w:p w14:paraId="4991D925" w14:textId="77777777" w:rsidR="00930871" w:rsidRDefault="00930871" w:rsidP="003418D2">
      <w:pPr>
        <w:spacing w:line="312" w:lineRule="exact"/>
        <w:rPr>
          <w:rFonts w:ascii="Times New Roman" w:eastAsia="Times New Roman" w:hAnsi="Times New Roman"/>
        </w:rPr>
      </w:pPr>
    </w:p>
    <w:p w14:paraId="7B442B97" w14:textId="77777777" w:rsidR="00930871" w:rsidRDefault="00930871" w:rsidP="003418D2">
      <w:pPr>
        <w:spacing w:line="0" w:lineRule="atLeast"/>
        <w:rPr>
          <w:rFonts w:ascii="Arial" w:eastAsia="Arial" w:hAnsi="Arial"/>
          <w:b/>
        </w:rPr>
      </w:pPr>
      <w:r>
        <w:rPr>
          <w:rFonts w:ascii="Arial" w:eastAsia="Arial" w:hAnsi="Arial"/>
          <w:b/>
        </w:rPr>
        <w:t>Decision 3: donation_default</w:t>
      </w:r>
    </w:p>
    <w:p w14:paraId="0149472E" w14:textId="77777777" w:rsidR="00930871" w:rsidRDefault="00930871" w:rsidP="003418D2">
      <w:pPr>
        <w:spacing w:line="264" w:lineRule="exact"/>
        <w:rPr>
          <w:rFonts w:ascii="Times New Roman" w:eastAsia="Times New Roman" w:hAnsi="Times New Roman"/>
        </w:rPr>
      </w:pPr>
    </w:p>
    <w:p w14:paraId="733C64D5" w14:textId="77777777" w:rsidR="00930871" w:rsidRDefault="00930871" w:rsidP="003418D2">
      <w:pPr>
        <w:spacing w:line="312" w:lineRule="auto"/>
        <w:rPr>
          <w:rFonts w:ascii="Arial" w:eastAsia="Arial" w:hAnsi="Arial"/>
        </w:rPr>
      </w:pPr>
      <w:r>
        <w:rPr>
          <w:rFonts w:ascii="Arial" w:eastAsia="Arial" w:hAnsi="Arial"/>
          <w:b/>
        </w:rPr>
        <w:t>Purpose</w:t>
      </w:r>
      <w:r>
        <w:rPr>
          <w:rFonts w:ascii="Arial" w:eastAsia="Arial" w:hAnsi="Arial"/>
        </w:rPr>
        <w:t>: To determine the agent’s default donation rate</w:t>
      </w:r>
      <w:r w:rsidR="0010477E">
        <w:rPr>
          <w:rFonts w:ascii="Arial" w:eastAsia="Arial" w:hAnsi="Arial"/>
        </w:rPr>
        <w:t xml:space="preserve"> which is specified upon registration on the platform. This donation rate applies to all future purchase decisions</w:t>
      </w:r>
      <w:r>
        <w:rPr>
          <w:rFonts w:ascii="Arial" w:eastAsia="Arial" w:hAnsi="Arial"/>
        </w:rPr>
        <w:t xml:space="preserve">, </w:t>
      </w:r>
      <w:r w:rsidR="0010477E">
        <w:rPr>
          <w:rFonts w:ascii="Arial" w:eastAsia="Arial" w:hAnsi="Arial"/>
        </w:rPr>
        <w:t>unless modified once making a specific purchase.</w:t>
      </w:r>
    </w:p>
    <w:p w14:paraId="6EF53743" w14:textId="77777777" w:rsidR="00930871" w:rsidRDefault="00930871" w:rsidP="003418D2">
      <w:pPr>
        <w:spacing w:line="312" w:lineRule="auto"/>
        <w:rPr>
          <w:rFonts w:ascii="Arial" w:eastAsia="Arial" w:hAnsi="Arial"/>
        </w:rPr>
      </w:pPr>
      <w:r>
        <w:rPr>
          <w:rFonts w:ascii="Arial" w:eastAsia="Arial" w:hAnsi="Arial"/>
          <w:b/>
        </w:rPr>
        <w:t>Mechanism</w:t>
      </w:r>
      <w:r>
        <w:rPr>
          <w:rFonts w:ascii="Arial" w:eastAsia="Arial" w:hAnsi="Arial"/>
        </w:rPr>
        <w:t xml:space="preserve">: This decision produces a donation rate </w:t>
      </w:r>
      <w:r w:rsidR="00643DE1">
        <w:rPr>
          <w:rFonts w:ascii="Arial" w:eastAsia="Arial" w:hAnsi="Arial"/>
        </w:rPr>
        <w:t xml:space="preserve">corresponding to a percentage of the purchase value </w:t>
      </w:r>
      <w:r>
        <w:rPr>
          <w:rFonts w:ascii="Arial" w:eastAsia="Arial" w:hAnsi="Arial"/>
        </w:rPr>
        <w:t>(e.g., 0.1 for 10%).</w:t>
      </w:r>
    </w:p>
    <w:p w14:paraId="505602B2" w14:textId="77777777" w:rsidR="00930871" w:rsidRDefault="00930871" w:rsidP="003418D2">
      <w:pPr>
        <w:spacing w:line="312" w:lineRule="auto"/>
        <w:rPr>
          <w:rFonts w:ascii="Arial" w:eastAsia="Arial" w:hAnsi="Arial"/>
        </w:rPr>
      </w:pPr>
      <w:r>
        <w:rPr>
          <w:rFonts w:ascii="Arial" w:eastAsia="Arial" w:hAnsi="Arial"/>
          <w:b/>
        </w:rPr>
        <w:t>Default Behavior</w:t>
      </w:r>
      <w:r>
        <w:rPr>
          <w:rFonts w:ascii="Arial" w:eastAsia="Arial" w:hAnsi="Arial"/>
        </w:rPr>
        <w:t xml:space="preserve">: The default is a fixed value that </w:t>
      </w:r>
      <w:r w:rsidR="00643DE1">
        <w:rPr>
          <w:rFonts w:ascii="Arial" w:eastAsia="Arial" w:hAnsi="Arial"/>
        </w:rPr>
        <w:t>can be modified on the range of 0-1</w:t>
      </w:r>
      <w:r w:rsidR="001A4A57">
        <w:rPr>
          <w:rFonts w:ascii="Arial" w:eastAsia="Arial" w:hAnsi="Arial"/>
        </w:rPr>
        <w:t xml:space="preserve"> with a slider</w:t>
      </w:r>
      <w:r w:rsidR="00643DE1">
        <w:rPr>
          <w:rFonts w:ascii="Arial" w:eastAsia="Arial" w:hAnsi="Arial"/>
        </w:rPr>
        <w:t xml:space="preserve">, with 0.1 being the starting default. </w:t>
      </w:r>
    </w:p>
    <w:p w14:paraId="0EB23C29" w14:textId="77777777" w:rsidR="001A4A57" w:rsidRDefault="001A4A57" w:rsidP="003418D2">
      <w:pPr>
        <w:spacing w:line="312" w:lineRule="auto"/>
        <w:rPr>
          <w:rFonts w:ascii="Arial" w:eastAsia="Arial" w:hAnsi="Arial"/>
        </w:rPr>
      </w:pPr>
    </w:p>
    <w:p w14:paraId="66BAAE09" w14:textId="77777777" w:rsidR="00930871" w:rsidRDefault="00930871" w:rsidP="003418D2">
      <w:pPr>
        <w:spacing w:line="312" w:lineRule="exact"/>
        <w:rPr>
          <w:rFonts w:ascii="Times New Roman" w:eastAsia="Times New Roman" w:hAnsi="Times New Roman"/>
        </w:rPr>
      </w:pPr>
    </w:p>
    <w:p w14:paraId="22B37181" w14:textId="77777777" w:rsidR="00930871" w:rsidRDefault="00930871" w:rsidP="003418D2">
      <w:pPr>
        <w:spacing w:line="0" w:lineRule="atLeast"/>
        <w:rPr>
          <w:rFonts w:ascii="Arial" w:eastAsia="Arial" w:hAnsi="Arial"/>
          <w:b/>
        </w:rPr>
      </w:pPr>
      <w:r>
        <w:rPr>
          <w:rFonts w:ascii="Arial" w:eastAsia="Arial" w:hAnsi="Arial"/>
          <w:b/>
        </w:rPr>
        <w:t>Decision 4: rejected_transaction_defaults</w:t>
      </w:r>
    </w:p>
    <w:p w14:paraId="59161A5C" w14:textId="77777777" w:rsidR="00930871" w:rsidRDefault="00930871" w:rsidP="003418D2">
      <w:pPr>
        <w:spacing w:line="264" w:lineRule="exact"/>
        <w:rPr>
          <w:rFonts w:ascii="Times New Roman" w:eastAsia="Times New Roman" w:hAnsi="Times New Roman"/>
        </w:rPr>
      </w:pPr>
    </w:p>
    <w:p w14:paraId="3FFE139D" w14:textId="77777777" w:rsidR="00930871" w:rsidRDefault="00930871" w:rsidP="003418D2">
      <w:pPr>
        <w:spacing w:line="312" w:lineRule="auto"/>
        <w:ind w:right="200"/>
        <w:rPr>
          <w:rFonts w:ascii="Arial" w:eastAsia="Arial" w:hAnsi="Arial"/>
        </w:rPr>
      </w:pPr>
      <w:r>
        <w:rPr>
          <w:rFonts w:ascii="Arial" w:eastAsia="Arial" w:hAnsi="Arial"/>
          <w:b/>
        </w:rPr>
        <w:t>Purpose</w:t>
      </w:r>
      <w:r>
        <w:rPr>
          <w:rFonts w:ascii="Arial" w:eastAsia="Arial" w:hAnsi="Arial"/>
        </w:rPr>
        <w:t xml:space="preserve">: To set an agent’s preferred </w:t>
      </w:r>
      <w:r w:rsidR="00EB0C65">
        <w:rPr>
          <w:rFonts w:ascii="Arial" w:eastAsia="Arial" w:hAnsi="Arial"/>
        </w:rPr>
        <w:t xml:space="preserve">choice </w:t>
      </w:r>
      <w:r w:rsidR="00EA6D80">
        <w:rPr>
          <w:rFonts w:ascii="Arial" w:eastAsia="Arial" w:hAnsi="Arial"/>
        </w:rPr>
        <w:t xml:space="preserve">at the time of registration </w:t>
      </w:r>
      <w:r>
        <w:rPr>
          <w:rFonts w:ascii="Arial" w:eastAsia="Arial" w:hAnsi="Arial"/>
        </w:rPr>
        <w:t xml:space="preserve">for </w:t>
      </w:r>
      <w:del w:id="9" w:author="Dovev Lavie" w:date="2026-09-17T13:34:00Z">
        <w:r w:rsidDel="00384774">
          <w:rPr>
            <w:rFonts w:ascii="Arial" w:eastAsia="Arial" w:hAnsi="Arial"/>
          </w:rPr>
          <w:delText xml:space="preserve">how the </w:delText>
        </w:r>
        <w:r w:rsidR="00EB0C65" w:rsidDel="00384774">
          <w:rPr>
            <w:rFonts w:ascii="Arial" w:eastAsia="Arial" w:hAnsi="Arial"/>
          </w:rPr>
          <w:delText xml:space="preserve">platform </w:delText>
        </w:r>
        <w:r w:rsidDel="00384774">
          <w:rPr>
            <w:rFonts w:ascii="Arial" w:eastAsia="Arial" w:hAnsi="Arial"/>
          </w:rPr>
          <w:delText xml:space="preserve">should </w:delText>
        </w:r>
      </w:del>
      <w:r>
        <w:rPr>
          <w:rFonts w:ascii="Arial" w:eastAsia="Arial" w:hAnsi="Arial"/>
        </w:rPr>
        <w:t>handl</w:t>
      </w:r>
      <w:del w:id="10" w:author="Dovev Lavie" w:date="2026-09-17T13:34:00Z">
        <w:r w:rsidDel="00384774">
          <w:rPr>
            <w:rFonts w:ascii="Arial" w:eastAsia="Arial" w:hAnsi="Arial"/>
          </w:rPr>
          <w:delText>e</w:delText>
        </w:r>
      </w:del>
      <w:ins w:id="11" w:author="Dovev Lavie" w:date="2026-09-17T13:34:00Z">
        <w:r w:rsidR="00384774">
          <w:rPr>
            <w:rFonts w:ascii="Arial" w:eastAsia="Arial" w:hAnsi="Arial"/>
          </w:rPr>
          <w:t>ing</w:t>
        </w:r>
      </w:ins>
      <w:r>
        <w:rPr>
          <w:rFonts w:ascii="Arial" w:eastAsia="Arial" w:hAnsi="Arial"/>
        </w:rPr>
        <w:t xml:space="preserve"> a </w:t>
      </w:r>
      <w:ins w:id="12" w:author="Dovev Lavie" w:date="2026-09-17T13:34:00Z">
        <w:r w:rsidR="00384774">
          <w:rPr>
            <w:rFonts w:ascii="Arial" w:eastAsia="Arial" w:hAnsi="Arial"/>
          </w:rPr>
          <w:t xml:space="preserve">rejected </w:t>
        </w:r>
      </w:ins>
      <w:r w:rsidR="00EB0C65">
        <w:rPr>
          <w:rFonts w:ascii="Arial" w:eastAsia="Arial" w:hAnsi="Arial"/>
        </w:rPr>
        <w:t xml:space="preserve">purchase </w:t>
      </w:r>
      <w:r>
        <w:rPr>
          <w:rFonts w:ascii="Arial" w:eastAsia="Arial" w:hAnsi="Arial"/>
        </w:rPr>
        <w:t xml:space="preserve">transaction </w:t>
      </w:r>
      <w:del w:id="13" w:author="Dovev Lavie" w:date="2026-09-17T13:34:00Z">
        <w:r w:rsidR="00EB0C65" w:rsidDel="00384774">
          <w:rPr>
            <w:rFonts w:ascii="Arial" w:eastAsia="Arial" w:hAnsi="Arial"/>
          </w:rPr>
          <w:delText xml:space="preserve">in case </w:delText>
        </w:r>
        <w:r w:rsidDel="00384774">
          <w:rPr>
            <w:rFonts w:ascii="Arial" w:eastAsia="Arial" w:hAnsi="Arial"/>
          </w:rPr>
          <w:delText xml:space="preserve">it </w:delText>
        </w:r>
        <w:r w:rsidR="00EB0C65" w:rsidDel="00384774">
          <w:rPr>
            <w:rFonts w:ascii="Arial" w:eastAsia="Arial" w:hAnsi="Arial"/>
          </w:rPr>
          <w:delText xml:space="preserve">has been </w:delText>
        </w:r>
        <w:r w:rsidDel="00384774">
          <w:rPr>
            <w:rFonts w:ascii="Arial" w:eastAsia="Arial" w:hAnsi="Arial"/>
          </w:rPr>
          <w:delText xml:space="preserve">rejected </w:delText>
        </w:r>
      </w:del>
      <w:r>
        <w:rPr>
          <w:rFonts w:ascii="Arial" w:eastAsia="Arial" w:hAnsi="Arial"/>
        </w:rPr>
        <w:t xml:space="preserve">(e.g., if a bid </w:t>
      </w:r>
      <w:r w:rsidR="00EB0C65">
        <w:rPr>
          <w:rFonts w:ascii="Arial" w:eastAsia="Arial" w:hAnsi="Arial"/>
        </w:rPr>
        <w:t xml:space="preserve">was </w:t>
      </w:r>
      <w:r>
        <w:rPr>
          <w:rFonts w:ascii="Arial" w:eastAsia="Arial" w:hAnsi="Arial"/>
        </w:rPr>
        <w:t>too low).</w:t>
      </w:r>
    </w:p>
    <w:p w14:paraId="11433FDC" w14:textId="77777777" w:rsidR="00EB0C65" w:rsidRDefault="00930871" w:rsidP="003418D2">
      <w:pPr>
        <w:spacing w:line="312" w:lineRule="auto"/>
        <w:rPr>
          <w:rFonts w:ascii="Arial" w:eastAsia="Arial" w:hAnsi="Arial"/>
        </w:rPr>
      </w:pPr>
      <w:r>
        <w:rPr>
          <w:rFonts w:ascii="Arial" w:eastAsia="Arial" w:hAnsi="Arial"/>
          <w:b/>
        </w:rPr>
        <w:t>Mechanism</w:t>
      </w:r>
      <w:r>
        <w:rPr>
          <w:rFonts w:ascii="Arial" w:eastAsia="Arial" w:hAnsi="Arial"/>
        </w:rPr>
        <w:t>: This is a categorical choice</w:t>
      </w:r>
      <w:r w:rsidR="00EB0C65">
        <w:rPr>
          <w:rFonts w:ascii="Arial" w:eastAsia="Arial" w:hAnsi="Arial"/>
        </w:rPr>
        <w:t>, enabling the user to select the default among five options:</w:t>
      </w:r>
    </w:p>
    <w:p w14:paraId="5BF59BE2" w14:textId="77777777" w:rsidR="00EB0C65" w:rsidRPr="00EB0C65" w:rsidRDefault="00EB0C65" w:rsidP="003418D2">
      <w:pPr>
        <w:spacing w:line="312" w:lineRule="auto"/>
        <w:rPr>
          <w:rFonts w:ascii="Arial" w:eastAsia="Arial" w:hAnsi="Arial"/>
        </w:rPr>
      </w:pPr>
      <w:r w:rsidRPr="00EB0C65">
        <w:rPr>
          <w:rFonts w:ascii="Arial" w:eastAsia="Arial" w:hAnsi="Arial"/>
        </w:rPr>
        <w:t>Option 1: Purchase from another (higher) price category of the same vendor</w:t>
      </w:r>
    </w:p>
    <w:p w14:paraId="786A1972" w14:textId="77777777" w:rsidR="00EB0C65" w:rsidRPr="00EB0C65" w:rsidRDefault="00EB0C65" w:rsidP="003418D2">
      <w:pPr>
        <w:spacing w:line="312" w:lineRule="auto"/>
        <w:rPr>
          <w:rFonts w:ascii="Arial" w:eastAsia="Arial" w:hAnsi="Arial"/>
        </w:rPr>
      </w:pPr>
      <w:r w:rsidRPr="00EB0C65">
        <w:rPr>
          <w:rFonts w:ascii="Arial" w:eastAsia="Arial" w:hAnsi="Arial"/>
        </w:rPr>
        <w:t>Option 2: Purchase from another vendor at PN price which is lower than the PN price of the current vendor</w:t>
      </w:r>
    </w:p>
    <w:p w14:paraId="195F1D48" w14:textId="77777777" w:rsidR="00EB0C65" w:rsidRPr="00EB0C65" w:rsidRDefault="00EB0C65" w:rsidP="003418D2">
      <w:pPr>
        <w:spacing w:line="312" w:lineRule="auto"/>
        <w:rPr>
          <w:rFonts w:ascii="Arial" w:eastAsia="Arial" w:hAnsi="Arial"/>
        </w:rPr>
      </w:pPr>
      <w:r w:rsidRPr="00EB0C65">
        <w:rPr>
          <w:rFonts w:ascii="Arial" w:eastAsia="Arial" w:hAnsi="Arial"/>
        </w:rPr>
        <w:t>Option 3: Purchase from the current vendor at PN price</w:t>
      </w:r>
    </w:p>
    <w:p w14:paraId="70F3182A" w14:textId="77777777" w:rsidR="00EB0C65" w:rsidRPr="00EB0C65" w:rsidRDefault="00EB0C65" w:rsidP="003418D2">
      <w:pPr>
        <w:spacing w:line="312" w:lineRule="auto"/>
        <w:rPr>
          <w:rFonts w:ascii="Arial" w:eastAsia="Arial" w:hAnsi="Arial"/>
        </w:rPr>
      </w:pPr>
      <w:r w:rsidRPr="00EB0C65">
        <w:rPr>
          <w:rFonts w:ascii="Arial" w:eastAsia="Arial" w:hAnsi="Arial"/>
        </w:rPr>
        <w:t>Option 4: Place a bid for the current vendor in the current period (rejected fixed) or next period (rejected bids/discount)</w:t>
      </w:r>
    </w:p>
    <w:p w14:paraId="38F2E843" w14:textId="77777777" w:rsidR="00EB0C65" w:rsidRPr="00EB0C65" w:rsidRDefault="00EB0C65" w:rsidP="003418D2">
      <w:pPr>
        <w:spacing w:line="312" w:lineRule="auto"/>
        <w:rPr>
          <w:rFonts w:ascii="Arial" w:eastAsia="Arial" w:hAnsi="Arial"/>
        </w:rPr>
      </w:pPr>
      <w:r w:rsidRPr="00EB0C65">
        <w:rPr>
          <w:rFonts w:ascii="Arial" w:eastAsia="Arial" w:hAnsi="Arial"/>
        </w:rPr>
        <w:t>Option 5: Forgo the purchase request</w:t>
      </w:r>
    </w:p>
    <w:p w14:paraId="59C5267C" w14:textId="77777777" w:rsidR="00930871" w:rsidRDefault="00930871" w:rsidP="003418D2">
      <w:pPr>
        <w:spacing w:line="312" w:lineRule="auto"/>
        <w:ind w:right="200"/>
        <w:rPr>
          <w:rFonts w:ascii="Arial" w:eastAsia="Arial" w:hAnsi="Arial"/>
        </w:rPr>
      </w:pPr>
      <w:r>
        <w:rPr>
          <w:rFonts w:ascii="Arial" w:eastAsia="Arial" w:hAnsi="Arial"/>
          <w:b/>
        </w:rPr>
        <w:t>Default Behavior</w:t>
      </w:r>
      <w:r>
        <w:rPr>
          <w:rFonts w:ascii="Arial" w:eastAsia="Arial" w:hAnsi="Arial"/>
        </w:rPr>
        <w:t>: The default is a</w:t>
      </w:r>
      <w:del w:id="14" w:author="Sueda Gul" w:date="2026-10-07T18:00:00Z">
        <w:r>
          <w:rPr>
            <w:rFonts w:ascii="Arial" w:eastAsia="Arial" w:hAnsi="Arial"/>
          </w:rPr>
          <w:delText xml:space="preserve"> single option (set via radio buttons) that will be applied to all agents. </w:delText>
        </w:r>
        <w:r w:rsidR="00EB0C65">
          <w:rPr>
            <w:rFonts w:ascii="Arial" w:eastAsia="Arial" w:hAnsi="Arial"/>
          </w:rPr>
          <w:delText>The initial default is set for Option 5: Forgo the purchase request, but the user can change this default to one of the other options</w:delText>
        </w:r>
      </w:del>
      <w:ins w:id="15" w:author="Sueda Gul" w:date="2026-10-07T18:00:00Z">
        <w:r>
          <w:rPr>
            <w:rFonts w:ascii="Arial" w:eastAsia="Arial" w:hAnsi="Arial"/>
          </w:rPr>
          <w:t>n ordered priority list of options that will be applied to all agents. The user builds the list by adding options one at a time from a drop-down menu; if Option 5 is included, it must be the last option. The initial default list contains only Option 5: Forgo the purchase request</w:t>
        </w:r>
      </w:ins>
      <w:r w:rsidR="00EB0C65">
        <w:rPr>
          <w:rFonts w:ascii="Arial" w:eastAsia="Arial" w:hAnsi="Arial"/>
        </w:rPr>
        <w:t xml:space="preserve">. </w:t>
      </w:r>
    </w:p>
    <w:p w14:paraId="7B623C35" w14:textId="77777777" w:rsidR="00930871" w:rsidRPr="00520A05" w:rsidRDefault="00930871" w:rsidP="003418D2">
      <w:pPr>
        <w:spacing w:line="186" w:lineRule="exact"/>
        <w:rPr>
          <w:rFonts w:ascii="Times New Roman" w:eastAsia="Times New Roman" w:hAnsi="Times New Roman"/>
          <w:bCs/>
        </w:rPr>
      </w:pPr>
    </w:p>
    <w:p w14:paraId="02ACC34E" w14:textId="77777777" w:rsidR="0054528F" w:rsidRPr="00326A5C" w:rsidRDefault="001A4A57" w:rsidP="00326A5C">
      <w:pPr>
        <w:spacing w:line="312" w:lineRule="auto"/>
        <w:rPr>
          <w:rFonts w:ascii="Arial" w:eastAsia="Arial" w:hAnsi="Arial"/>
        </w:rPr>
      </w:pPr>
      <w:r w:rsidRPr="00326A5C">
        <w:rPr>
          <w:rFonts w:ascii="Arial" w:eastAsia="Arial" w:hAnsi="Arial"/>
        </w:rPr>
        <w:t>The results are presented in an Excel file with the following columns: Agent ID, Honesty_Humility, Assigned Allowance Level, Study Program, Group_experiment, TWT+Sospeso [=AW2+AX2]{Periods 1+2}, Income, Priority 1, Priority 2, Priority 3, Priority 4, and Priority 5. The Priority columns show which option the user placed in each priority slot (e.g., Option 5 under Priority 1 means the user ranked Option 5 as their first choice). If a user did not indicate all five priorities, the remaining columns are shown as N/A.</w:t>
      </w:r>
    </w:p>
    <w:p w14:paraId="38CD392A" w14:textId="77777777" w:rsidR="0054528F" w:rsidRDefault="0054528F" w:rsidP="003418D2">
      <w:pPr>
        <w:spacing w:line="0" w:lineRule="atLeast"/>
        <w:rPr>
          <w:rFonts w:ascii="Arial" w:eastAsia="Arial" w:hAnsi="Arial"/>
          <w:b/>
        </w:rPr>
      </w:pPr>
    </w:p>
    <w:p w14:paraId="3416D215" w14:textId="77777777" w:rsidR="00930871" w:rsidRDefault="00930871" w:rsidP="003418D2">
      <w:pPr>
        <w:spacing w:line="0" w:lineRule="atLeast"/>
        <w:rPr>
          <w:rFonts w:ascii="Arial" w:eastAsia="Arial" w:hAnsi="Arial"/>
          <w:b/>
        </w:rPr>
      </w:pPr>
      <w:r>
        <w:rPr>
          <w:rFonts w:ascii="Arial" w:eastAsia="Arial" w:hAnsi="Arial"/>
          <w:b/>
        </w:rPr>
        <w:t>Decision 5: vendor_choice_weights</w:t>
      </w:r>
    </w:p>
    <w:p w14:paraId="6A864798" w14:textId="77777777" w:rsidR="00930871" w:rsidRDefault="00930871" w:rsidP="003418D2">
      <w:pPr>
        <w:spacing w:line="264" w:lineRule="exact"/>
        <w:rPr>
          <w:rFonts w:ascii="Times New Roman" w:eastAsia="Times New Roman" w:hAnsi="Times New Roman"/>
        </w:rPr>
      </w:pPr>
    </w:p>
    <w:p w14:paraId="3C757580" w14:textId="77777777" w:rsidR="00930871" w:rsidRDefault="00930871" w:rsidP="003418D2">
      <w:pPr>
        <w:spacing w:line="312" w:lineRule="auto"/>
        <w:rPr>
          <w:rFonts w:ascii="Arial" w:eastAsia="Arial" w:hAnsi="Arial"/>
        </w:rPr>
      </w:pPr>
      <w:r>
        <w:rPr>
          <w:rFonts w:ascii="Arial" w:eastAsia="Arial" w:hAnsi="Arial"/>
          <w:b/>
        </w:rPr>
        <w:t>Purpose</w:t>
      </w:r>
      <w:r>
        <w:rPr>
          <w:rFonts w:ascii="Arial" w:eastAsia="Arial" w:hAnsi="Arial"/>
        </w:rPr>
        <w:t xml:space="preserve">: To determine how much </w:t>
      </w:r>
      <w:r w:rsidR="003A7991">
        <w:rPr>
          <w:rFonts w:ascii="Arial" w:eastAsia="Arial" w:hAnsi="Arial"/>
        </w:rPr>
        <w:t xml:space="preserve">weight </w:t>
      </w:r>
      <w:r>
        <w:rPr>
          <w:rFonts w:ascii="Arial" w:eastAsia="Arial" w:hAnsi="Arial"/>
        </w:rPr>
        <w:t xml:space="preserve">an agent </w:t>
      </w:r>
      <w:r w:rsidR="003A7991">
        <w:rPr>
          <w:rFonts w:ascii="Arial" w:eastAsia="Arial" w:hAnsi="Arial"/>
        </w:rPr>
        <w:t xml:space="preserve">gives to certain </w:t>
      </w:r>
      <w:r>
        <w:rPr>
          <w:rFonts w:ascii="Arial" w:eastAsia="Arial" w:hAnsi="Arial"/>
        </w:rPr>
        <w:t>vendor</w:t>
      </w:r>
      <w:r w:rsidR="003A7991">
        <w:rPr>
          <w:rFonts w:ascii="Arial" w:eastAsia="Arial" w:hAnsi="Arial"/>
        </w:rPr>
        <w:t>/product</w:t>
      </w:r>
      <w:r>
        <w:rPr>
          <w:rFonts w:ascii="Arial" w:eastAsia="Arial" w:hAnsi="Arial"/>
        </w:rPr>
        <w:t xml:space="preserve"> attributes when </w:t>
      </w:r>
      <w:r w:rsidR="003A7991">
        <w:rPr>
          <w:rFonts w:ascii="Arial" w:eastAsia="Arial" w:hAnsi="Arial"/>
        </w:rPr>
        <w:t xml:space="preserve">selecting a vendor/product for making </w:t>
      </w:r>
      <w:r>
        <w:rPr>
          <w:rFonts w:ascii="Arial" w:eastAsia="Arial" w:hAnsi="Arial"/>
        </w:rPr>
        <w:t>a purchase.</w:t>
      </w:r>
    </w:p>
    <w:p w14:paraId="01297CD5" w14:textId="77777777" w:rsidR="00930871" w:rsidRDefault="00930871" w:rsidP="003418D2">
      <w:pPr>
        <w:spacing w:line="312" w:lineRule="auto"/>
        <w:rPr>
          <w:rFonts w:ascii="Arial" w:eastAsia="Arial" w:hAnsi="Arial"/>
        </w:rPr>
      </w:pPr>
      <w:r>
        <w:rPr>
          <w:rFonts w:ascii="Arial" w:eastAsia="Arial" w:hAnsi="Arial"/>
          <w:b/>
        </w:rPr>
        <w:t>Mechanism</w:t>
      </w:r>
      <w:r>
        <w:rPr>
          <w:rFonts w:ascii="Arial" w:eastAsia="Arial" w:hAnsi="Arial"/>
        </w:rPr>
        <w:t>: This decision assigns a</w:t>
      </w:r>
      <w:r w:rsidR="003A7991">
        <w:rPr>
          <w:rFonts w:ascii="Arial" w:eastAsia="Arial" w:hAnsi="Arial"/>
        </w:rPr>
        <w:t>n equal</w:t>
      </w:r>
      <w:r>
        <w:rPr>
          <w:rFonts w:ascii="Arial" w:eastAsia="Arial" w:hAnsi="Arial"/>
        </w:rPr>
        <w:t xml:space="preserve"> weight to four </w:t>
      </w:r>
      <w:r w:rsidR="003A7991">
        <w:rPr>
          <w:rFonts w:ascii="Arial" w:eastAsia="Arial" w:hAnsi="Arial"/>
        </w:rPr>
        <w:t>attributes</w:t>
      </w:r>
      <w:r>
        <w:rPr>
          <w:rFonts w:ascii="Arial" w:eastAsia="Arial" w:hAnsi="Arial"/>
        </w:rPr>
        <w:t>: Price, Quality, Proximity, and Sustainability.</w:t>
      </w:r>
      <w:r w:rsidR="00A36189">
        <w:rPr>
          <w:rFonts w:ascii="Arial" w:eastAsia="Arial" w:hAnsi="Arial"/>
        </w:rPr>
        <w:t xml:space="preserve"> </w:t>
      </w:r>
    </w:p>
    <w:p w14:paraId="2FA695E0" w14:textId="77777777" w:rsidR="00A36189" w:rsidRDefault="00A36189">
      <w:pPr>
        <w:numPr>
          <w:ilvl w:val="0"/>
          <w:numId w:val="28"/>
        </w:numPr>
        <w:spacing w:line="312" w:lineRule="auto"/>
        <w:rPr>
          <w:rFonts w:ascii="Arial" w:eastAsia="Arial" w:hAnsi="Arial"/>
        </w:rPr>
      </w:pPr>
      <w:r>
        <w:rPr>
          <w:rFonts w:ascii="Arial" w:eastAsia="Arial" w:hAnsi="Arial"/>
        </w:rPr>
        <w:lastRenderedPageBreak/>
        <w:t xml:space="preserve">Price: represents the </w:t>
      </w:r>
      <w:r w:rsidRPr="00A36189">
        <w:rPr>
          <w:rFonts w:ascii="Arial" w:eastAsia="Arial" w:hAnsi="Arial"/>
        </w:rPr>
        <w:t xml:space="preserve">cost </w:t>
      </w:r>
      <w:r w:rsidR="0054528F">
        <w:rPr>
          <w:rFonts w:ascii="Arial" w:eastAsia="Arial" w:hAnsi="Arial"/>
        </w:rPr>
        <w:t xml:space="preserve">to the customer </w:t>
      </w:r>
      <w:r w:rsidRPr="00A36189">
        <w:rPr>
          <w:rFonts w:ascii="Arial" w:eastAsia="Arial" w:hAnsi="Arial"/>
        </w:rPr>
        <w:t xml:space="preserve">of a product </w:t>
      </w:r>
      <w:r w:rsidR="0054528F">
        <w:rPr>
          <w:rFonts w:ascii="Arial" w:eastAsia="Arial" w:hAnsi="Arial"/>
        </w:rPr>
        <w:t>offered by</w:t>
      </w:r>
      <w:r w:rsidR="0054528F" w:rsidRPr="00A36189">
        <w:rPr>
          <w:rFonts w:ascii="Arial" w:eastAsia="Arial" w:hAnsi="Arial"/>
        </w:rPr>
        <w:t xml:space="preserve"> </w:t>
      </w:r>
      <w:r w:rsidRPr="00A36189">
        <w:rPr>
          <w:rFonts w:ascii="Arial" w:eastAsia="Arial" w:hAnsi="Arial"/>
        </w:rPr>
        <w:t>a vendor</w:t>
      </w:r>
      <w:r w:rsidR="0054528F">
        <w:rPr>
          <w:rFonts w:ascii="Arial" w:eastAsia="Arial" w:hAnsi="Arial"/>
        </w:rPr>
        <w:t xml:space="preserve">, transformed to </w:t>
      </w:r>
      <w:r>
        <w:rPr>
          <w:rFonts w:ascii="Arial" w:eastAsia="Arial" w:hAnsi="Arial"/>
        </w:rPr>
        <w:t>a 0-100 scale</w:t>
      </w:r>
      <w:r w:rsidR="0054528F">
        <w:rPr>
          <w:rFonts w:ascii="Arial" w:eastAsia="Arial" w:hAnsi="Arial"/>
        </w:rPr>
        <w:t>, with 100 representing a higher price</w:t>
      </w:r>
      <w:r w:rsidRPr="00A36189">
        <w:rPr>
          <w:rFonts w:ascii="Arial" w:eastAsia="Arial" w:hAnsi="Arial"/>
        </w:rPr>
        <w:t>. In the scoring calculation</w:t>
      </w:r>
      <w:r>
        <w:rPr>
          <w:rFonts w:ascii="Arial" w:eastAsia="Arial" w:hAnsi="Arial"/>
        </w:rPr>
        <w:t xml:space="preserve"> this value is inverted after being normalized to [0,1] scale</w:t>
      </w:r>
      <w:r w:rsidR="0054528F">
        <w:rPr>
          <w:rFonts w:ascii="Arial" w:eastAsia="Arial" w:hAnsi="Arial"/>
        </w:rPr>
        <w:t>, with 1 being the lowest price</w:t>
      </w:r>
      <w:r>
        <w:rPr>
          <w:rFonts w:ascii="Arial" w:eastAsia="Arial" w:hAnsi="Arial"/>
        </w:rPr>
        <w:t xml:space="preserve">. </w:t>
      </w:r>
    </w:p>
    <w:p w14:paraId="24D08972" w14:textId="77777777" w:rsidR="00A36189" w:rsidRDefault="00A36189">
      <w:pPr>
        <w:numPr>
          <w:ilvl w:val="0"/>
          <w:numId w:val="28"/>
        </w:numPr>
        <w:spacing w:line="312" w:lineRule="auto"/>
        <w:rPr>
          <w:rFonts w:ascii="Arial" w:eastAsia="Arial" w:hAnsi="Arial"/>
          <w:lang w:val="en-IT"/>
        </w:rPr>
      </w:pPr>
      <w:r w:rsidRPr="00326A5C">
        <w:rPr>
          <w:rFonts w:ascii="Arial" w:eastAsia="Arial" w:hAnsi="Arial"/>
          <w:lang w:val="en-IT"/>
        </w:rPr>
        <w:t>Quality: represents the quality of the vendor’s product on a scale of 1 to 5</w:t>
      </w:r>
      <w:r w:rsidR="0054528F">
        <w:rPr>
          <w:rFonts w:ascii="Arial" w:eastAsia="Arial" w:hAnsi="Arial"/>
          <w:lang w:val="en-IT"/>
        </w:rPr>
        <w:t>, as rated by customer evaluations</w:t>
      </w:r>
      <w:r>
        <w:rPr>
          <w:rFonts w:ascii="Arial" w:eastAsia="Arial" w:hAnsi="Arial"/>
          <w:lang w:val="en-IT"/>
        </w:rPr>
        <w:t xml:space="preserve">. A score of 1 indicates the lowest </w:t>
      </w:r>
      <w:r w:rsidR="0054528F">
        <w:rPr>
          <w:rFonts w:ascii="Arial" w:eastAsia="Arial" w:hAnsi="Arial"/>
          <w:lang w:val="en-IT"/>
        </w:rPr>
        <w:t xml:space="preserve">quality </w:t>
      </w:r>
      <w:r>
        <w:rPr>
          <w:rFonts w:ascii="Arial" w:eastAsia="Arial" w:hAnsi="Arial"/>
          <w:lang w:val="en-IT"/>
        </w:rPr>
        <w:t xml:space="preserve">and 5 indicates the highest possible quality. </w:t>
      </w:r>
    </w:p>
    <w:p w14:paraId="6F359BF0" w14:textId="77777777" w:rsidR="0054528F" w:rsidRDefault="0054528F">
      <w:pPr>
        <w:numPr>
          <w:ilvl w:val="0"/>
          <w:numId w:val="28"/>
        </w:numPr>
        <w:spacing w:line="312" w:lineRule="auto"/>
        <w:rPr>
          <w:rFonts w:ascii="Arial" w:eastAsia="Arial" w:hAnsi="Arial"/>
          <w:lang w:val="en-IT"/>
        </w:rPr>
      </w:pPr>
      <w:r>
        <w:rPr>
          <w:rFonts w:ascii="Arial" w:eastAsia="Arial" w:hAnsi="Arial"/>
          <w:lang w:val="en-IT"/>
        </w:rPr>
        <w:t>Sustainability:</w:t>
      </w:r>
      <w:r w:rsidRPr="00D4152A">
        <w:rPr>
          <w:rFonts w:ascii="Arial" w:eastAsia="Arial" w:hAnsi="Arial"/>
          <w:lang w:val="en-IT"/>
        </w:rPr>
        <w:t xml:space="preserve"> represents the </w:t>
      </w:r>
      <w:r>
        <w:rPr>
          <w:rFonts w:ascii="Arial" w:eastAsia="Arial" w:hAnsi="Arial"/>
          <w:lang w:val="en-IT"/>
        </w:rPr>
        <w:t>sustainability score</w:t>
      </w:r>
      <w:r w:rsidRPr="00D4152A">
        <w:rPr>
          <w:rFonts w:ascii="Arial" w:eastAsia="Arial" w:hAnsi="Arial"/>
          <w:lang w:val="en-IT"/>
        </w:rPr>
        <w:t xml:space="preserve"> of the vendor’s </w:t>
      </w:r>
      <w:r>
        <w:rPr>
          <w:rFonts w:ascii="Arial" w:eastAsia="Arial" w:hAnsi="Arial"/>
          <w:lang w:val="en-IT"/>
        </w:rPr>
        <w:t xml:space="preserve">operations related to the </w:t>
      </w:r>
      <w:r w:rsidRPr="00D4152A">
        <w:rPr>
          <w:rFonts w:ascii="Arial" w:eastAsia="Arial" w:hAnsi="Arial"/>
          <w:lang w:val="en-IT"/>
        </w:rPr>
        <w:t>product on a scale of 1 to 5</w:t>
      </w:r>
      <w:r>
        <w:rPr>
          <w:rFonts w:ascii="Arial" w:eastAsia="Arial" w:hAnsi="Arial"/>
          <w:lang w:val="en-IT"/>
        </w:rPr>
        <w:t>, as rated by third-party agencies or self-reporting by the vendor. A score of 1 indicates the lowest sustainability score and 5 indicates the highest possible sustainability score.</w:t>
      </w:r>
    </w:p>
    <w:p w14:paraId="76AC2D40" w14:textId="77777777" w:rsidR="00A36189" w:rsidRPr="001A4A57" w:rsidRDefault="00A36189">
      <w:pPr>
        <w:numPr>
          <w:ilvl w:val="0"/>
          <w:numId w:val="28"/>
        </w:numPr>
        <w:spacing w:line="312" w:lineRule="auto"/>
        <w:rPr>
          <w:rFonts w:ascii="Arial" w:eastAsia="Arial" w:hAnsi="Arial"/>
          <w:lang w:val="en-IT"/>
        </w:rPr>
      </w:pPr>
      <w:r w:rsidRPr="00C31AE3">
        <w:rPr>
          <w:rFonts w:ascii="Arial" w:eastAsia="Arial" w:hAnsi="Arial"/>
          <w:lang w:val="en-IT"/>
        </w:rPr>
        <w:t xml:space="preserve">Proximity: represents how close a vendor is to a specific </w:t>
      </w:r>
      <w:r w:rsidR="00C31AE3" w:rsidRPr="00C31AE3">
        <w:rPr>
          <w:rFonts w:ascii="Arial" w:eastAsia="Arial" w:hAnsi="Arial"/>
          <w:lang w:val="en-IT"/>
        </w:rPr>
        <w:t xml:space="preserve">customer </w:t>
      </w:r>
      <w:r w:rsidRPr="00C31AE3">
        <w:rPr>
          <w:rFonts w:ascii="Arial" w:eastAsia="Arial" w:hAnsi="Arial"/>
          <w:lang w:val="en-IT"/>
        </w:rPr>
        <w:t>agent on a scale of 0-100</w:t>
      </w:r>
      <w:r w:rsidR="00C31AE3" w:rsidRPr="00C31AE3">
        <w:rPr>
          <w:rFonts w:ascii="Arial" w:eastAsia="Arial" w:hAnsi="Arial"/>
          <w:lang w:val="en-IT"/>
        </w:rPr>
        <w:t xml:space="preserve">, with </w:t>
      </w:r>
      <w:r w:rsidRPr="00326A5C">
        <w:rPr>
          <w:rFonts w:ascii="Arial" w:eastAsia="Arial" w:hAnsi="Arial"/>
        </w:rPr>
        <w:t xml:space="preserve">100 </w:t>
      </w:r>
      <w:r w:rsidR="00C31AE3" w:rsidRPr="00C31AE3">
        <w:rPr>
          <w:rFonts w:ascii="Arial" w:eastAsia="Arial" w:hAnsi="Arial"/>
        </w:rPr>
        <w:t>being</w:t>
      </w:r>
      <w:r w:rsidR="00C31AE3" w:rsidRPr="00326A5C">
        <w:rPr>
          <w:rFonts w:ascii="Arial" w:eastAsia="Arial" w:hAnsi="Arial"/>
        </w:rPr>
        <w:t xml:space="preserve"> </w:t>
      </w:r>
      <w:r w:rsidRPr="00326A5C">
        <w:rPr>
          <w:rFonts w:ascii="Arial" w:eastAsia="Arial" w:hAnsi="Arial"/>
        </w:rPr>
        <w:t xml:space="preserve">the </w:t>
      </w:r>
      <w:r w:rsidR="00C31AE3" w:rsidRPr="00C31AE3">
        <w:rPr>
          <w:rFonts w:ascii="Arial" w:eastAsia="Arial" w:hAnsi="Arial"/>
        </w:rPr>
        <w:t>closest possible</w:t>
      </w:r>
      <w:r w:rsidRPr="00326A5C">
        <w:rPr>
          <w:rFonts w:ascii="Arial" w:eastAsia="Arial" w:hAnsi="Arial"/>
        </w:rPr>
        <w:t xml:space="preserve"> proximity (most proximate)</w:t>
      </w:r>
      <w:r w:rsidRPr="00C31AE3">
        <w:rPr>
          <w:rFonts w:ascii="Arial" w:eastAsia="Arial" w:hAnsi="Arial"/>
        </w:rPr>
        <w:t>, and </w:t>
      </w:r>
      <w:r w:rsidRPr="00326A5C">
        <w:rPr>
          <w:rFonts w:ascii="Arial" w:eastAsia="Arial" w:hAnsi="Arial"/>
        </w:rPr>
        <w:t xml:space="preserve">0 </w:t>
      </w:r>
      <w:r w:rsidR="00C31AE3" w:rsidRPr="00C31AE3">
        <w:rPr>
          <w:rFonts w:ascii="Arial" w:eastAsia="Arial" w:hAnsi="Arial"/>
        </w:rPr>
        <w:t>being</w:t>
      </w:r>
      <w:r w:rsidR="00C31AE3" w:rsidRPr="00326A5C">
        <w:rPr>
          <w:rFonts w:ascii="Arial" w:eastAsia="Arial" w:hAnsi="Arial"/>
        </w:rPr>
        <w:t xml:space="preserve"> </w:t>
      </w:r>
      <w:r w:rsidRPr="00326A5C">
        <w:rPr>
          <w:rFonts w:ascii="Arial" w:eastAsia="Arial" w:hAnsi="Arial"/>
        </w:rPr>
        <w:t>the most distant</w:t>
      </w:r>
      <w:r w:rsidR="00C31AE3" w:rsidRPr="00C31AE3">
        <w:rPr>
          <w:rFonts w:ascii="Arial" w:eastAsia="Arial" w:hAnsi="Arial"/>
        </w:rPr>
        <w:t xml:space="preserve"> score</w:t>
      </w:r>
      <w:r w:rsidRPr="00C31AE3">
        <w:rPr>
          <w:rFonts w:ascii="Arial" w:eastAsia="Arial" w:hAnsi="Arial"/>
        </w:rPr>
        <w:t>. Unlike price, this value is </w:t>
      </w:r>
      <w:r w:rsidRPr="00326A5C">
        <w:rPr>
          <w:rFonts w:ascii="Arial" w:eastAsia="Arial" w:hAnsi="Arial"/>
        </w:rPr>
        <w:t>not</w:t>
      </w:r>
      <w:r w:rsidRPr="00C31AE3">
        <w:rPr>
          <w:rFonts w:ascii="Arial" w:eastAsia="Arial" w:hAnsi="Arial"/>
        </w:rPr>
        <w:t xml:space="preserve"> inverted because a higher score already represents a better outcome </w:t>
      </w:r>
      <w:r w:rsidR="00C31AE3" w:rsidRPr="00C31AE3">
        <w:rPr>
          <w:rFonts w:ascii="Arial" w:eastAsia="Arial" w:hAnsi="Arial"/>
        </w:rPr>
        <w:t xml:space="preserve">for </w:t>
      </w:r>
      <w:r w:rsidRPr="00C31AE3">
        <w:rPr>
          <w:rFonts w:ascii="Arial" w:eastAsia="Arial" w:hAnsi="Arial"/>
        </w:rPr>
        <w:t>the agent</w:t>
      </w:r>
      <w:r w:rsidR="00C31AE3">
        <w:rPr>
          <w:rFonts w:ascii="Arial" w:eastAsia="Arial" w:hAnsi="Arial"/>
          <w:lang w:val="en-IT"/>
        </w:rPr>
        <w:t>.</w:t>
      </w:r>
      <w:r w:rsidR="00740E0E">
        <w:rPr>
          <w:rFonts w:ascii="Arial" w:eastAsia="Arial" w:hAnsi="Arial"/>
          <w:lang w:val="en-IT"/>
        </w:rPr>
        <w:t xml:space="preserve"> </w:t>
      </w:r>
      <w:r w:rsidR="001A4A57">
        <w:rPr>
          <w:rFonts w:ascii="Arial" w:eastAsia="Arial" w:hAnsi="Arial"/>
          <w:lang w:val="en-IT"/>
        </w:rPr>
        <w:t>Agent vendor proximity values are u</w:t>
      </w:r>
      <w:r w:rsidR="001A4A57" w:rsidRPr="001A4A57">
        <w:rPr>
          <w:rFonts w:ascii="Arial" w:eastAsia="Arial" w:hAnsi="Arial"/>
          <w:lang w:val="en-IT"/>
        </w:rPr>
        <w:t>niformly distributed in [0, 100] range</w:t>
      </w:r>
      <w:r w:rsidR="001A4A57">
        <w:rPr>
          <w:rFonts w:ascii="Arial" w:eastAsia="Arial" w:hAnsi="Arial"/>
          <w:lang w:val="en-IT"/>
        </w:rPr>
        <w:t xml:space="preserve"> t</w:t>
      </w:r>
      <w:r w:rsidR="00740E0E" w:rsidRPr="001A4A57">
        <w:rPr>
          <w:rFonts w:ascii="Arial" w:eastAsia="Arial" w:hAnsi="Arial"/>
          <w:lang w:val="en-IT"/>
        </w:rPr>
        <w:t xml:space="preserve">hus the average proximity score of each vendor scores around 50 but each agent vendor pair is still randomly assigned. </w:t>
      </w:r>
    </w:p>
    <w:p w14:paraId="4650D76D" w14:textId="77777777" w:rsidR="001A4A57" w:rsidRPr="00C31AE3" w:rsidRDefault="001A4A57" w:rsidP="00B653D8">
      <w:pPr>
        <w:spacing w:line="312" w:lineRule="auto"/>
        <w:ind w:left="720"/>
        <w:rPr>
          <w:rFonts w:ascii="Arial" w:eastAsia="Arial" w:hAnsi="Arial"/>
        </w:rPr>
      </w:pPr>
    </w:p>
    <w:p w14:paraId="26654F16" w14:textId="77777777" w:rsidR="00930871" w:rsidRDefault="00930871" w:rsidP="003418D2">
      <w:pPr>
        <w:spacing w:line="312" w:lineRule="auto"/>
        <w:rPr>
          <w:rFonts w:ascii="Arial" w:eastAsia="Arial" w:hAnsi="Arial"/>
        </w:rPr>
      </w:pPr>
      <w:bookmarkStart w:id="16" w:name="page10"/>
      <w:bookmarkEnd w:id="16"/>
      <w:r>
        <w:rPr>
          <w:rFonts w:ascii="Arial" w:eastAsia="Arial" w:hAnsi="Arial"/>
          <w:b/>
        </w:rPr>
        <w:t>Default Behavior</w:t>
      </w:r>
      <w:r>
        <w:rPr>
          <w:rFonts w:ascii="Arial" w:eastAsia="Arial" w:hAnsi="Arial"/>
        </w:rPr>
        <w:t xml:space="preserve">: The default is configured with </w:t>
      </w:r>
      <w:r>
        <w:rPr>
          <w:rFonts w:ascii="Arial" w:eastAsia="Arial" w:hAnsi="Arial"/>
          <w:b/>
        </w:rPr>
        <w:t>checkboxes</w:t>
      </w:r>
      <w:r>
        <w:rPr>
          <w:rFonts w:ascii="Arial" w:eastAsia="Arial" w:hAnsi="Arial"/>
        </w:rPr>
        <w:t xml:space="preserve">. The </w:t>
      </w:r>
      <w:r w:rsidR="003A7991">
        <w:rPr>
          <w:rFonts w:ascii="Arial" w:eastAsia="Arial" w:hAnsi="Arial"/>
        </w:rPr>
        <w:t xml:space="preserve">simulation considers </w:t>
      </w:r>
      <w:r>
        <w:rPr>
          <w:rFonts w:ascii="Arial" w:eastAsia="Arial" w:hAnsi="Arial"/>
        </w:rPr>
        <w:t xml:space="preserve">all checked </w:t>
      </w:r>
      <w:r w:rsidR="003A7991">
        <w:rPr>
          <w:rFonts w:ascii="Arial" w:eastAsia="Arial" w:hAnsi="Arial"/>
        </w:rPr>
        <w:t xml:space="preserve">attributes </w:t>
      </w:r>
      <w:r>
        <w:rPr>
          <w:rFonts w:ascii="Arial" w:eastAsia="Arial" w:hAnsi="Arial"/>
        </w:rPr>
        <w:t xml:space="preserve">and assigns them equal weight. </w:t>
      </w:r>
      <w:r w:rsidR="003A7991">
        <w:rPr>
          <w:rFonts w:ascii="Arial" w:eastAsia="Arial" w:hAnsi="Arial"/>
        </w:rPr>
        <w:t>The initial default is that all attributes are checked</w:t>
      </w:r>
      <w:r w:rsidR="00193DD1">
        <w:rPr>
          <w:rFonts w:ascii="Arial" w:eastAsia="Arial" w:hAnsi="Arial"/>
        </w:rPr>
        <w:t xml:space="preserve"> (each receiving 25% weight)</w:t>
      </w:r>
      <w:r w:rsidR="003A7991">
        <w:rPr>
          <w:rFonts w:ascii="Arial" w:eastAsia="Arial" w:hAnsi="Arial"/>
        </w:rPr>
        <w:t xml:space="preserve">, but the user can uncheck or check any combination of attributes. </w:t>
      </w:r>
      <w:r>
        <w:rPr>
          <w:rFonts w:ascii="Arial" w:eastAsia="Arial" w:hAnsi="Arial"/>
        </w:rPr>
        <w:t xml:space="preserve">If </w:t>
      </w:r>
      <w:r w:rsidR="003A7991">
        <w:rPr>
          <w:rFonts w:ascii="Arial" w:eastAsia="Arial" w:hAnsi="Arial"/>
        </w:rPr>
        <w:t xml:space="preserve">the user </w:t>
      </w:r>
      <w:r>
        <w:rPr>
          <w:rFonts w:ascii="Arial" w:eastAsia="Arial" w:hAnsi="Arial"/>
        </w:rPr>
        <w:t>check</w:t>
      </w:r>
      <w:r w:rsidR="003A7991">
        <w:rPr>
          <w:rFonts w:ascii="Arial" w:eastAsia="Arial" w:hAnsi="Arial"/>
        </w:rPr>
        <w:t>s</w:t>
      </w:r>
      <w:r>
        <w:rPr>
          <w:rFonts w:ascii="Arial" w:eastAsia="Arial" w:hAnsi="Arial"/>
        </w:rPr>
        <w:t xml:space="preserve"> “Price” and “Quality,” each </w:t>
      </w:r>
      <w:r w:rsidR="003A7991">
        <w:rPr>
          <w:rFonts w:ascii="Arial" w:eastAsia="Arial" w:hAnsi="Arial"/>
        </w:rPr>
        <w:t>receive</w:t>
      </w:r>
      <w:r w:rsidR="004E4B19">
        <w:rPr>
          <w:rFonts w:ascii="Arial" w:eastAsia="Arial" w:hAnsi="Arial"/>
        </w:rPr>
        <w:t>s</w:t>
      </w:r>
      <w:r w:rsidR="003A7991">
        <w:rPr>
          <w:rFonts w:ascii="Arial" w:eastAsia="Arial" w:hAnsi="Arial"/>
        </w:rPr>
        <w:t xml:space="preserve"> </w:t>
      </w:r>
      <w:r>
        <w:rPr>
          <w:rFonts w:ascii="Arial" w:eastAsia="Arial" w:hAnsi="Arial"/>
        </w:rPr>
        <w:t xml:space="preserve">a 50% weight, and the other two </w:t>
      </w:r>
      <w:r w:rsidR="003A7991">
        <w:rPr>
          <w:rFonts w:ascii="Arial" w:eastAsia="Arial" w:hAnsi="Arial"/>
        </w:rPr>
        <w:t xml:space="preserve">receive </w:t>
      </w:r>
      <w:r>
        <w:rPr>
          <w:rFonts w:ascii="Arial" w:eastAsia="Arial" w:hAnsi="Arial"/>
        </w:rPr>
        <w:t>0%.</w:t>
      </w:r>
    </w:p>
    <w:p w14:paraId="1797B458" w14:textId="77777777" w:rsidR="001A4A57" w:rsidRDefault="001A4A57" w:rsidP="003418D2">
      <w:pPr>
        <w:spacing w:line="312" w:lineRule="auto"/>
        <w:rPr>
          <w:rFonts w:ascii="Arial" w:eastAsia="Arial" w:hAnsi="Arial"/>
        </w:rPr>
      </w:pPr>
    </w:p>
    <w:p w14:paraId="31EE5409" w14:textId="77777777" w:rsidR="001A4A57" w:rsidRDefault="001A4A57" w:rsidP="00326A5C">
      <w:pPr>
        <w:spacing w:line="312" w:lineRule="auto"/>
        <w:rPr>
          <w:rFonts w:ascii="Arial" w:eastAsia="Arial" w:hAnsi="Arial"/>
        </w:rPr>
      </w:pPr>
      <w:r w:rsidRPr="001A4A57">
        <w:rPr>
          <w:rFonts w:ascii="Arial" w:eastAsia="Arial" w:hAnsi="Arial"/>
        </w:rPr>
        <w:t xml:space="preserve">The vendor choice weights are also accessible through the Excel file </w:t>
      </w:r>
      <w:r w:rsidR="00326A5C">
        <w:rPr>
          <w:rFonts w:ascii="Arial" w:eastAsia="Arial" w:hAnsi="Arial"/>
        </w:rPr>
        <w:t xml:space="preserve">located </w:t>
      </w:r>
      <w:r w:rsidRPr="001A4A57">
        <w:rPr>
          <w:rFonts w:ascii="Arial" w:eastAsia="Arial" w:hAnsi="Arial"/>
        </w:rPr>
        <w:t>at the end of the decision section with Agent ID, Honesty_Humility, Assigned Allowance Level, Study Program, Group_experiment, TWT+Sospeso [=AW2+AX2]{Periods 1+2}, income, Price, Quality, Proximity, Sustainability columns. Under the Price, Quality, Proximity and Sustainability columns the applied weight is indicated in decimal format (e.g., 0.25 = 25%).</w:t>
      </w:r>
    </w:p>
    <w:p w14:paraId="1F1A9C5D" w14:textId="77777777" w:rsidR="00930871" w:rsidRDefault="00930871" w:rsidP="003418D2">
      <w:pPr>
        <w:spacing w:line="204" w:lineRule="exact"/>
        <w:rPr>
          <w:rFonts w:ascii="Times New Roman" w:eastAsia="Times New Roman" w:hAnsi="Times New Roman"/>
        </w:rPr>
      </w:pPr>
    </w:p>
    <w:p w14:paraId="5AED4D03" w14:textId="77777777" w:rsidR="00930871" w:rsidRDefault="00930871" w:rsidP="003418D2">
      <w:pPr>
        <w:spacing w:line="0" w:lineRule="atLeast"/>
        <w:rPr>
          <w:rFonts w:ascii="Arial" w:eastAsia="Arial" w:hAnsi="Arial"/>
          <w:b/>
        </w:rPr>
      </w:pPr>
      <w:r>
        <w:rPr>
          <w:rFonts w:ascii="Arial" w:eastAsia="Arial" w:hAnsi="Arial"/>
          <w:b/>
        </w:rPr>
        <w:t>Decision 6: consumption_quantity</w:t>
      </w:r>
    </w:p>
    <w:p w14:paraId="5CB052E4" w14:textId="77777777" w:rsidR="00930871" w:rsidRDefault="00930871" w:rsidP="003418D2">
      <w:pPr>
        <w:spacing w:line="264" w:lineRule="exact"/>
        <w:rPr>
          <w:rFonts w:ascii="Times New Roman" w:eastAsia="Times New Roman" w:hAnsi="Times New Roman"/>
        </w:rPr>
      </w:pPr>
    </w:p>
    <w:p w14:paraId="7368D6C2" w14:textId="77777777" w:rsidR="00930871" w:rsidRDefault="00930871" w:rsidP="003418D2">
      <w:pPr>
        <w:spacing w:line="0" w:lineRule="atLeast"/>
        <w:rPr>
          <w:rFonts w:ascii="Arial" w:eastAsia="Arial" w:hAnsi="Arial"/>
        </w:rPr>
      </w:pPr>
      <w:r>
        <w:rPr>
          <w:rFonts w:ascii="Arial" w:eastAsia="Arial" w:hAnsi="Arial"/>
          <w:b/>
        </w:rPr>
        <w:t>Purpose</w:t>
      </w:r>
      <w:r>
        <w:rPr>
          <w:rFonts w:ascii="Arial" w:eastAsia="Arial" w:hAnsi="Arial"/>
        </w:rPr>
        <w:t xml:space="preserve">: This decision determines </w:t>
      </w:r>
      <w:r w:rsidR="00193DD1">
        <w:rPr>
          <w:rFonts w:ascii="Arial" w:eastAsia="Arial" w:hAnsi="Arial"/>
        </w:rPr>
        <w:t xml:space="preserve">how the </w:t>
      </w:r>
      <w:r>
        <w:rPr>
          <w:rFonts w:ascii="Arial" w:eastAsia="Arial" w:hAnsi="Arial"/>
        </w:rPr>
        <w:t xml:space="preserve">agents </w:t>
      </w:r>
      <w:r w:rsidR="00193DD1">
        <w:rPr>
          <w:rFonts w:ascii="Arial" w:eastAsia="Arial" w:hAnsi="Arial"/>
        </w:rPr>
        <w:t>place purchase requests during</w:t>
      </w:r>
      <w:r>
        <w:rPr>
          <w:rFonts w:ascii="Arial" w:eastAsia="Arial" w:hAnsi="Arial"/>
        </w:rPr>
        <w:t xml:space="preserve"> the simulation.</w:t>
      </w:r>
    </w:p>
    <w:p w14:paraId="1803B9D4" w14:textId="77777777" w:rsidR="00930871" w:rsidRDefault="00930871" w:rsidP="003418D2">
      <w:pPr>
        <w:spacing w:line="53" w:lineRule="exact"/>
        <w:rPr>
          <w:rFonts w:ascii="Times New Roman" w:eastAsia="Times New Roman" w:hAnsi="Times New Roman"/>
        </w:rPr>
      </w:pPr>
    </w:p>
    <w:p w14:paraId="61FCBC53" w14:textId="77777777" w:rsidR="00930871" w:rsidRDefault="00930871" w:rsidP="003418D2">
      <w:pPr>
        <w:spacing w:line="0" w:lineRule="atLeast"/>
        <w:rPr>
          <w:rFonts w:ascii="Arial" w:eastAsia="Arial" w:hAnsi="Arial"/>
        </w:rPr>
      </w:pPr>
      <w:r>
        <w:rPr>
          <w:rFonts w:ascii="Arial" w:eastAsia="Arial" w:hAnsi="Arial"/>
          <w:b/>
        </w:rPr>
        <w:t>Mechanism</w:t>
      </w:r>
      <w:r>
        <w:rPr>
          <w:rFonts w:ascii="Arial" w:eastAsia="Arial" w:hAnsi="Arial"/>
        </w:rPr>
        <w:t>: Th</w:t>
      </w:r>
      <w:r w:rsidR="00193DD1">
        <w:rPr>
          <w:rFonts w:ascii="Arial" w:eastAsia="Arial" w:hAnsi="Arial"/>
        </w:rPr>
        <w:t>e decision processing follows this procedure:</w:t>
      </w:r>
    </w:p>
    <w:p w14:paraId="37D1B2D7" w14:textId="77777777" w:rsidR="00930871" w:rsidRDefault="00930871" w:rsidP="003418D2">
      <w:pPr>
        <w:spacing w:line="258" w:lineRule="exact"/>
        <w:rPr>
          <w:rFonts w:ascii="Times New Roman" w:eastAsia="Times New Roman" w:hAnsi="Times New Roman"/>
        </w:rPr>
      </w:pPr>
    </w:p>
    <w:p w14:paraId="02C6B129" w14:textId="77777777" w:rsidR="00930871" w:rsidRDefault="00930871">
      <w:pPr>
        <w:numPr>
          <w:ilvl w:val="0"/>
          <w:numId w:val="18"/>
        </w:numPr>
        <w:tabs>
          <w:tab w:val="left" w:pos="500"/>
        </w:tabs>
        <w:spacing w:line="312" w:lineRule="auto"/>
        <w:rPr>
          <w:rFonts w:ascii="Arial" w:eastAsia="Arial" w:hAnsi="Arial"/>
        </w:rPr>
      </w:pPr>
      <w:r>
        <w:rPr>
          <w:rFonts w:ascii="Arial" w:eastAsia="Arial" w:hAnsi="Arial"/>
        </w:rPr>
        <w:t xml:space="preserve">It first assigns </w:t>
      </w:r>
      <w:r w:rsidR="00193DD1">
        <w:rPr>
          <w:rFonts w:ascii="Arial" w:eastAsia="Arial" w:hAnsi="Arial"/>
        </w:rPr>
        <w:t xml:space="preserve">each </w:t>
      </w:r>
      <w:r>
        <w:rPr>
          <w:rFonts w:ascii="Arial" w:eastAsia="Arial" w:hAnsi="Arial"/>
        </w:rPr>
        <w:t>agent to an income category based on their annual income.</w:t>
      </w:r>
      <w:r w:rsidR="00193DD1">
        <w:rPr>
          <w:rFonts w:ascii="Arial" w:eastAsia="Arial" w:hAnsi="Arial"/>
        </w:rPr>
        <w:t xml:space="preserve"> This step is performed by the </w:t>
      </w:r>
      <w:r w:rsidR="00300124">
        <w:rPr>
          <w:rFonts w:ascii="Arial" w:eastAsia="Arial" w:hAnsi="Arial"/>
        </w:rPr>
        <w:t xml:space="preserve">platform </w:t>
      </w:r>
      <w:r w:rsidR="00193DD1">
        <w:rPr>
          <w:rFonts w:ascii="Arial" w:eastAsia="Arial" w:hAnsi="Arial"/>
        </w:rPr>
        <w:t xml:space="preserve">algorithm, </w:t>
      </w:r>
      <w:r w:rsidR="00300124">
        <w:rPr>
          <w:rFonts w:ascii="Arial" w:eastAsia="Arial" w:hAnsi="Arial"/>
        </w:rPr>
        <w:t>not the simulation. The simulation only reads that assignment from the algorithm. The procedure assumes a uniform distribution of income across categories for fixed and discount customers (equal number of agents in each income category, separating fixed customer categories from discount customer categories). However, i</w:t>
      </w:r>
      <w:r w:rsidR="00193DD1">
        <w:rPr>
          <w:rFonts w:ascii="Arial" w:eastAsia="Arial" w:hAnsi="Arial"/>
        </w:rPr>
        <w:t xml:space="preserve">f performed offline, </w:t>
      </w:r>
      <w:r w:rsidR="00300124">
        <w:rPr>
          <w:rFonts w:ascii="Arial" w:eastAsia="Arial" w:hAnsi="Arial"/>
        </w:rPr>
        <w:t xml:space="preserve">by default, the customers would be assigned to income categories under the assumption of equal income interval per each category, without distinction across types of customers. For example, if there are 10 income categories, then the income range will be split to 10 equal intervals, and all customers with income within the corresponding interval will be assigned to it irrespective of their type. </w:t>
      </w:r>
    </w:p>
    <w:p w14:paraId="1B871736" w14:textId="77777777" w:rsidR="00930871" w:rsidRDefault="00930871">
      <w:pPr>
        <w:numPr>
          <w:ilvl w:val="0"/>
          <w:numId w:val="18"/>
        </w:numPr>
        <w:tabs>
          <w:tab w:val="left" w:pos="500"/>
        </w:tabs>
        <w:spacing w:line="312" w:lineRule="auto"/>
        <w:rPr>
          <w:rFonts w:ascii="Arial" w:eastAsia="Arial" w:hAnsi="Arial"/>
        </w:rPr>
      </w:pPr>
      <w:r>
        <w:rPr>
          <w:rFonts w:ascii="Arial" w:eastAsia="Arial" w:hAnsi="Arial"/>
        </w:rPr>
        <w:t xml:space="preserve">It looks up the consumption limit </w:t>
      </w:r>
      <w:r w:rsidR="00300124">
        <w:rPr>
          <w:rFonts w:ascii="Arial" w:eastAsia="Arial" w:hAnsi="Arial"/>
        </w:rPr>
        <w:t xml:space="preserve">corresponding to </w:t>
      </w:r>
      <w:r>
        <w:rPr>
          <w:rFonts w:ascii="Arial" w:eastAsia="Arial" w:hAnsi="Arial"/>
        </w:rPr>
        <w:t xml:space="preserve">that </w:t>
      </w:r>
      <w:r w:rsidR="00300124">
        <w:rPr>
          <w:rFonts w:ascii="Arial" w:eastAsia="Arial" w:hAnsi="Arial"/>
        </w:rPr>
        <w:t xml:space="preserve">income </w:t>
      </w:r>
      <w:r>
        <w:rPr>
          <w:rFonts w:ascii="Arial" w:eastAsia="Arial" w:hAnsi="Arial"/>
        </w:rPr>
        <w:t>category (as configured on Page 1)</w:t>
      </w:r>
      <w:r w:rsidR="00E746BA">
        <w:rPr>
          <w:rFonts w:ascii="Arial" w:eastAsia="Arial" w:hAnsi="Arial"/>
        </w:rPr>
        <w:t xml:space="preserve">, with Regular customers assigned the consumption limit corresponding to the highest fixed price category and Discount customers assigned the consumption limit corresponding to the lowest fixed price category. </w:t>
      </w:r>
    </w:p>
    <w:p w14:paraId="289237A1" w14:textId="77777777" w:rsidR="00930871" w:rsidRDefault="00930871">
      <w:pPr>
        <w:numPr>
          <w:ilvl w:val="0"/>
          <w:numId w:val="18"/>
        </w:numPr>
        <w:tabs>
          <w:tab w:val="left" w:pos="500"/>
        </w:tabs>
        <w:spacing w:line="312" w:lineRule="auto"/>
        <w:rPr>
          <w:rFonts w:ascii="Arial" w:eastAsia="Arial" w:hAnsi="Arial"/>
        </w:rPr>
      </w:pPr>
      <w:r>
        <w:rPr>
          <w:rFonts w:ascii="Arial" w:eastAsia="Arial" w:hAnsi="Arial"/>
        </w:rPr>
        <w:t xml:space="preserve">It generates a random total quantity of items </w:t>
      </w:r>
      <w:r w:rsidR="00DC1162">
        <w:rPr>
          <w:rFonts w:ascii="Arial" w:eastAsia="Arial" w:hAnsi="Arial"/>
        </w:rPr>
        <w:t xml:space="preserve">to be purchased during the simulation term by each </w:t>
      </w:r>
      <w:r>
        <w:rPr>
          <w:rFonts w:ascii="Arial" w:eastAsia="Arial" w:hAnsi="Arial"/>
        </w:rPr>
        <w:t xml:space="preserve">agent, up to their </w:t>
      </w:r>
      <w:r w:rsidR="00DC1162">
        <w:rPr>
          <w:rFonts w:ascii="Arial" w:eastAsia="Arial" w:hAnsi="Arial"/>
        </w:rPr>
        <w:t xml:space="preserve">consumption </w:t>
      </w:r>
      <w:r>
        <w:rPr>
          <w:rFonts w:ascii="Arial" w:eastAsia="Arial" w:hAnsi="Arial"/>
        </w:rPr>
        <w:t>limit</w:t>
      </w:r>
      <w:r w:rsidR="00DC1162">
        <w:rPr>
          <w:rFonts w:ascii="Arial" w:eastAsia="Arial" w:hAnsi="Arial"/>
        </w:rPr>
        <w:t xml:space="preserve">, and if no consumption limit was set, then up to the artificially set consumption limit for all agents, as specified in the consumption limit configuration. </w:t>
      </w:r>
    </w:p>
    <w:p w14:paraId="0C6CF123" w14:textId="77777777" w:rsidR="00930871" w:rsidRDefault="00930871">
      <w:pPr>
        <w:numPr>
          <w:ilvl w:val="0"/>
          <w:numId w:val="18"/>
        </w:numPr>
        <w:tabs>
          <w:tab w:val="left" w:pos="500"/>
        </w:tabs>
        <w:spacing w:line="312" w:lineRule="auto"/>
        <w:rPr>
          <w:rFonts w:ascii="Arial" w:eastAsia="Arial" w:hAnsi="Arial"/>
        </w:rPr>
      </w:pPr>
      <w:r>
        <w:rPr>
          <w:rFonts w:ascii="Arial" w:eastAsia="Arial" w:hAnsi="Arial"/>
        </w:rPr>
        <w:t xml:space="preserve">It creates a </w:t>
      </w:r>
      <w:r w:rsidR="00DC1162">
        <w:rPr>
          <w:rFonts w:ascii="Arial" w:eastAsia="Arial" w:hAnsi="Arial"/>
        </w:rPr>
        <w:t xml:space="preserve">file with a list </w:t>
      </w:r>
      <w:r>
        <w:rPr>
          <w:rFonts w:ascii="Arial" w:eastAsia="Arial" w:hAnsi="Arial"/>
        </w:rPr>
        <w:t xml:space="preserve">of purchase_requests, with each request representing one item </w:t>
      </w:r>
      <w:r w:rsidR="001A5791">
        <w:rPr>
          <w:rFonts w:ascii="Arial" w:eastAsia="Arial" w:hAnsi="Arial"/>
        </w:rPr>
        <w:t>on that list with</w:t>
      </w:r>
      <w:r>
        <w:rPr>
          <w:rFonts w:ascii="Arial" w:eastAsia="Arial" w:hAnsi="Arial"/>
        </w:rPr>
        <w:t xml:space="preserve"> a unique, random</w:t>
      </w:r>
      <w:r w:rsidR="00DC1162">
        <w:rPr>
          <w:rFonts w:ascii="Arial" w:eastAsia="Arial" w:hAnsi="Arial"/>
        </w:rPr>
        <w:t>ly set</w:t>
      </w:r>
      <w:r>
        <w:rPr>
          <w:rFonts w:ascii="Arial" w:eastAsia="Arial" w:hAnsi="Arial"/>
        </w:rPr>
        <w:t xml:space="preserve"> timestamp</w:t>
      </w:r>
      <w:r w:rsidR="00DC1162">
        <w:rPr>
          <w:rFonts w:ascii="Arial" w:eastAsia="Arial" w:hAnsi="Arial"/>
        </w:rPr>
        <w:t xml:space="preserve"> during the simulation term. </w:t>
      </w:r>
    </w:p>
    <w:p w14:paraId="4A6B706E" w14:textId="77777777" w:rsidR="001A4A57" w:rsidRPr="00520A05" w:rsidRDefault="001A4A57" w:rsidP="001A4A57">
      <w:pPr>
        <w:tabs>
          <w:tab w:val="left" w:pos="500"/>
        </w:tabs>
        <w:spacing w:line="312" w:lineRule="auto"/>
        <w:ind w:left="500"/>
        <w:rPr>
          <w:rFonts w:ascii="Arial" w:eastAsia="Arial" w:hAnsi="Arial"/>
        </w:rPr>
      </w:pPr>
    </w:p>
    <w:p w14:paraId="16C505F4" w14:textId="77777777" w:rsidR="001A4A57" w:rsidRPr="00326A5C" w:rsidRDefault="001A4A57" w:rsidP="00326A5C">
      <w:pPr>
        <w:tabs>
          <w:tab w:val="left" w:pos="500"/>
        </w:tabs>
        <w:spacing w:line="312" w:lineRule="auto"/>
        <w:rPr>
          <w:rFonts w:ascii="Arial" w:hAnsi="Arial"/>
        </w:rPr>
      </w:pPr>
      <w:r w:rsidRPr="00520A05">
        <w:rPr>
          <w:rFonts w:ascii="Arial" w:eastAsia="Arial" w:hAnsi="Arial"/>
          <w:b/>
          <w:bCs/>
        </w:rPr>
        <w:t>Decision 6 (Purchasing Quantity)</w:t>
      </w:r>
      <w:r w:rsidRPr="00520A05">
        <w:rPr>
          <w:rFonts w:ascii="Arial" w:eastAsia="Arial" w:hAnsi="Arial"/>
        </w:rPr>
        <w:t> </w:t>
      </w:r>
      <w:r w:rsidR="00326A5C">
        <w:rPr>
          <w:rFonts w:ascii="Arial" w:hAnsi="Arial"/>
        </w:rPr>
        <w:t>assignes</w:t>
      </w:r>
      <w:r w:rsidRPr="00326A5C">
        <w:rPr>
          <w:rFonts w:ascii="Arial" w:hAnsi="Arial"/>
        </w:rPr>
        <w:t xml:space="preserve"> income_</w:t>
      </w:r>
      <w:r w:rsidR="00842D4D" w:rsidRPr="00326A5C">
        <w:rPr>
          <w:rFonts w:ascii="Arial" w:hAnsi="Arial"/>
        </w:rPr>
        <w:t>categor</w:t>
      </w:r>
      <w:r w:rsidR="00842D4D">
        <w:rPr>
          <w:rFonts w:ascii="Arial" w:hAnsi="Arial"/>
        </w:rPr>
        <w:t>ies</w:t>
      </w:r>
      <w:r w:rsidR="00842D4D" w:rsidRPr="00326A5C">
        <w:rPr>
          <w:rFonts w:ascii="Arial" w:hAnsi="Arial"/>
        </w:rPr>
        <w:t> </w:t>
      </w:r>
      <w:r w:rsidRPr="00326A5C">
        <w:rPr>
          <w:rFonts w:ascii="Arial" w:hAnsi="Arial"/>
        </w:rPr>
        <w:t>(1 to N, where N = num_fixed_categories) to Discount and Fixed customers based on their disclosed income. Regular customers are not assigned an income category because they did not disclose their income</w:t>
      </w:r>
      <w:r w:rsidR="00842D4D">
        <w:rPr>
          <w:rFonts w:ascii="Arial" w:hAnsi="Arial"/>
        </w:rPr>
        <w:t xml:space="preserve">. The discount categories of Fixed customers and Discount customers are separate. </w:t>
      </w:r>
    </w:p>
    <w:p w14:paraId="1F821AE3" w14:textId="77777777" w:rsidR="001A4A57" w:rsidRPr="00326A5C" w:rsidRDefault="001A4A57" w:rsidP="00326A5C">
      <w:pPr>
        <w:tabs>
          <w:tab w:val="left" w:pos="500"/>
        </w:tabs>
        <w:spacing w:line="312" w:lineRule="auto"/>
        <w:rPr>
          <w:rFonts w:ascii="Arial" w:hAnsi="Arial"/>
        </w:rPr>
      </w:pPr>
    </w:p>
    <w:p w14:paraId="5D4E479C" w14:textId="77777777" w:rsidR="001A4A57" w:rsidRPr="00326A5C" w:rsidRDefault="001A4A57" w:rsidP="00326A5C">
      <w:pPr>
        <w:tabs>
          <w:tab w:val="left" w:pos="500"/>
        </w:tabs>
        <w:spacing w:line="312" w:lineRule="auto"/>
        <w:rPr>
          <w:rFonts w:ascii="Arial" w:hAnsi="Arial"/>
        </w:rPr>
      </w:pPr>
      <w:r w:rsidRPr="00326A5C">
        <w:rPr>
          <w:rFonts w:ascii="Arial" w:hAnsi="Arial"/>
        </w:rPr>
        <w:t>The purchasing quantity decision provides two separate Excel files for data export, accessible at the end of the decision section:</w:t>
      </w:r>
    </w:p>
    <w:p w14:paraId="1F1E2103" w14:textId="77777777" w:rsidR="001A4A57" w:rsidRPr="00326A5C" w:rsidRDefault="001A4A57" w:rsidP="001A4A57">
      <w:pPr>
        <w:pStyle w:val="Heading3"/>
        <w:spacing w:before="270" w:after="120"/>
        <w:rPr>
          <w:rFonts w:ascii="Arial" w:hAnsi="Arial" w:cs="Arial"/>
          <w:sz w:val="20"/>
          <w:szCs w:val="20"/>
        </w:rPr>
      </w:pPr>
      <w:r w:rsidRPr="00326A5C">
        <w:rPr>
          <w:rFonts w:ascii="Arial" w:hAnsi="Arial" w:cs="Arial"/>
          <w:sz w:val="20"/>
          <w:szCs w:val="20"/>
        </w:rPr>
        <w:t>Transaction-Level Export</w:t>
      </w:r>
    </w:p>
    <w:p w14:paraId="61E534CC" w14:textId="77777777" w:rsidR="001A4A57" w:rsidRPr="00326A5C" w:rsidRDefault="001A4A57" w:rsidP="00326A5C">
      <w:pPr>
        <w:tabs>
          <w:tab w:val="left" w:pos="500"/>
        </w:tabs>
        <w:spacing w:line="312" w:lineRule="auto"/>
        <w:rPr>
          <w:rFonts w:ascii="Arial" w:hAnsi="Arial"/>
        </w:rPr>
      </w:pPr>
      <w:r w:rsidRPr="00326A5C">
        <w:rPr>
          <w:rFonts w:ascii="Arial" w:hAnsi="Arial"/>
        </w:rPr>
        <w:t>The transaction-level data is accessible through the "Download Transactions Excel" button, providing a file with transaction_id, agent_id, vendorID, platformProductID, purchase type, purchase_bid_value, Purchase Timestamp, and Period columns. Each row represents a single purchase transaction, sorted chronologically by timestamp across all customers. The transaction_id provides a unique identifier for each purchase, while the Period column indicates which simulation period the transaction occurred in.</w:t>
      </w:r>
    </w:p>
    <w:p w14:paraId="3127659B" w14:textId="77777777" w:rsidR="001A4A57" w:rsidRPr="00326A5C" w:rsidRDefault="001A4A57" w:rsidP="001A4A57">
      <w:pPr>
        <w:pStyle w:val="Heading3"/>
        <w:spacing w:before="270" w:after="120"/>
        <w:rPr>
          <w:rFonts w:ascii="Arial" w:hAnsi="Arial" w:cs="Arial"/>
          <w:sz w:val="20"/>
          <w:szCs w:val="20"/>
        </w:rPr>
      </w:pPr>
      <w:r w:rsidRPr="00326A5C">
        <w:rPr>
          <w:rFonts w:ascii="Arial" w:hAnsi="Arial" w:cs="Arial"/>
          <w:sz w:val="20"/>
          <w:szCs w:val="20"/>
        </w:rPr>
        <w:t>Agent-Level Export</w:t>
      </w:r>
    </w:p>
    <w:p w14:paraId="4F71A993" w14:textId="77777777" w:rsidR="001A4A57" w:rsidRPr="00520A05" w:rsidRDefault="001A4A57" w:rsidP="00326A5C">
      <w:pPr>
        <w:tabs>
          <w:tab w:val="left" w:pos="500"/>
        </w:tabs>
        <w:spacing w:line="312" w:lineRule="auto"/>
        <w:rPr>
          <w:rFonts w:ascii="Arial" w:eastAsia="Arial" w:hAnsi="Arial"/>
        </w:rPr>
      </w:pPr>
      <w:r w:rsidRPr="00326A5C">
        <w:rPr>
          <w:rFonts w:ascii="Arial" w:hAnsi="Arial"/>
        </w:rPr>
        <w:t>The agent-level purchasing information is accessible through the "Download Agent-Level Excel" button, providing a multi-sheet workbook with Agent ID, Honesty_Humility, Assigned Allowance Level, Study Program, Group_experiment, TWT+Sospeso [=AW2+AX2]{Periods 1+2}, income, Customer Type, Income Category, Count of Purchase Requests, Count of Completed Transactions, and % Completed Transactions columns. The workbook contains a "Total" sheet summarizing each agent's overall purchasing activity, plus individual sheets for each period (P1, P2, etc.) showing the breakdown of purchase requests and completed transactions per period. Under the Count of Purchase Requests and Count of Completed Transactions columns, the number of transactions is indicated, while the % Completed Transactions column shows the completion rate as a percentage.</w:t>
      </w:r>
    </w:p>
    <w:p w14:paraId="56834411" w14:textId="77777777" w:rsidR="00930871" w:rsidRDefault="00930871" w:rsidP="003418D2">
      <w:pPr>
        <w:spacing w:line="177" w:lineRule="exact"/>
        <w:rPr>
          <w:rFonts w:ascii="Times New Roman" w:eastAsia="Times New Roman" w:hAnsi="Times New Roman"/>
        </w:rPr>
      </w:pPr>
    </w:p>
    <w:p w14:paraId="04D72DF3" w14:textId="77777777" w:rsidR="00930871" w:rsidRDefault="00930871" w:rsidP="003418D2">
      <w:pPr>
        <w:spacing w:line="0" w:lineRule="atLeast"/>
        <w:rPr>
          <w:rFonts w:ascii="Arial" w:eastAsia="Arial" w:hAnsi="Arial"/>
          <w:b/>
        </w:rPr>
      </w:pPr>
      <w:r>
        <w:rPr>
          <w:rFonts w:ascii="Arial" w:eastAsia="Arial" w:hAnsi="Arial"/>
          <w:b/>
        </w:rPr>
        <w:t>Decision 7: consumption_frequency</w:t>
      </w:r>
    </w:p>
    <w:p w14:paraId="4E0A7AB9" w14:textId="77777777" w:rsidR="00930871" w:rsidRDefault="00930871" w:rsidP="003418D2">
      <w:pPr>
        <w:spacing w:line="264" w:lineRule="exact"/>
        <w:rPr>
          <w:rFonts w:ascii="Times New Roman" w:eastAsia="Times New Roman" w:hAnsi="Times New Roman"/>
        </w:rPr>
      </w:pPr>
    </w:p>
    <w:p w14:paraId="0312F4EF" w14:textId="77777777" w:rsidR="00930871" w:rsidRDefault="00930871" w:rsidP="003418D2">
      <w:pPr>
        <w:spacing w:line="0" w:lineRule="atLeast"/>
        <w:rPr>
          <w:rFonts w:ascii="Arial" w:eastAsia="Arial" w:hAnsi="Arial"/>
        </w:rPr>
      </w:pPr>
      <w:r>
        <w:rPr>
          <w:rFonts w:ascii="Arial" w:eastAsia="Arial" w:hAnsi="Arial"/>
          <w:b/>
        </w:rPr>
        <w:t>Purpose</w:t>
      </w:r>
      <w:r>
        <w:rPr>
          <w:rFonts w:ascii="Arial" w:eastAsia="Arial" w:hAnsi="Arial"/>
        </w:rPr>
        <w:t>: T</w:t>
      </w:r>
      <w:r w:rsidR="00DC1162">
        <w:rPr>
          <w:rFonts w:ascii="Arial" w:eastAsia="Arial" w:hAnsi="Arial"/>
        </w:rPr>
        <w:t>his decision determines</w:t>
      </w:r>
      <w:r>
        <w:rPr>
          <w:rFonts w:ascii="Arial" w:eastAsia="Arial" w:hAnsi="Arial"/>
        </w:rPr>
        <w:t xml:space="preserve"> how often an agent </w:t>
      </w:r>
      <w:r w:rsidR="00DC1162">
        <w:rPr>
          <w:rFonts w:ascii="Arial" w:eastAsia="Arial" w:hAnsi="Arial"/>
        </w:rPr>
        <w:t xml:space="preserve">places a </w:t>
      </w:r>
      <w:r>
        <w:rPr>
          <w:rFonts w:ascii="Arial" w:eastAsia="Arial" w:hAnsi="Arial"/>
        </w:rPr>
        <w:t>purchase</w:t>
      </w:r>
      <w:r w:rsidR="00DC1162">
        <w:rPr>
          <w:rFonts w:ascii="Arial" w:eastAsia="Arial" w:hAnsi="Arial"/>
        </w:rPr>
        <w:t xml:space="preserve"> request</w:t>
      </w:r>
      <w:r>
        <w:rPr>
          <w:rFonts w:ascii="Arial" w:eastAsia="Arial" w:hAnsi="Arial"/>
        </w:rPr>
        <w:t>.</w:t>
      </w:r>
    </w:p>
    <w:p w14:paraId="094B339E" w14:textId="77777777" w:rsidR="00930871" w:rsidRDefault="00930871" w:rsidP="003418D2">
      <w:pPr>
        <w:spacing w:line="53" w:lineRule="exact"/>
        <w:rPr>
          <w:rFonts w:ascii="Times New Roman" w:eastAsia="Times New Roman" w:hAnsi="Times New Roman"/>
        </w:rPr>
      </w:pPr>
    </w:p>
    <w:p w14:paraId="2507F01F" w14:textId="77777777" w:rsidR="00930871" w:rsidRDefault="00930871" w:rsidP="003418D2">
      <w:pPr>
        <w:spacing w:line="331" w:lineRule="auto"/>
        <w:rPr>
          <w:rFonts w:ascii="Arial" w:eastAsia="Arial" w:hAnsi="Arial"/>
        </w:rPr>
      </w:pPr>
      <w:r>
        <w:rPr>
          <w:rFonts w:ascii="Arial" w:eastAsia="Arial" w:hAnsi="Arial"/>
          <w:b/>
        </w:rPr>
        <w:t>Mechanism</w:t>
      </w:r>
      <w:r>
        <w:rPr>
          <w:rFonts w:ascii="Arial" w:eastAsia="Arial" w:hAnsi="Arial"/>
        </w:rPr>
        <w:t xml:space="preserve">: </w:t>
      </w:r>
      <w:r w:rsidR="00DC1162">
        <w:rPr>
          <w:rFonts w:ascii="Arial" w:eastAsia="Arial" w:hAnsi="Arial"/>
        </w:rPr>
        <w:t>Assuming that each purchase request is for a single product, t</w:t>
      </w:r>
      <w:r>
        <w:rPr>
          <w:rFonts w:ascii="Arial" w:eastAsia="Arial" w:hAnsi="Arial"/>
        </w:rPr>
        <w:t xml:space="preserve">he logic for consumption frequency is already handled </w:t>
      </w:r>
      <w:r w:rsidR="00DC1162">
        <w:rPr>
          <w:rFonts w:ascii="Arial" w:eastAsia="Arial" w:hAnsi="Arial"/>
        </w:rPr>
        <w:t xml:space="preserve">in </w:t>
      </w:r>
      <w:r>
        <w:rPr>
          <w:rFonts w:ascii="Arial" w:eastAsia="Arial" w:hAnsi="Arial"/>
        </w:rPr>
        <w:t xml:space="preserve">Decision 6, which spreads </w:t>
      </w:r>
      <w:r w:rsidR="00DC1162">
        <w:rPr>
          <w:rFonts w:ascii="Arial" w:eastAsia="Arial" w:hAnsi="Arial"/>
        </w:rPr>
        <w:t xml:space="preserve">out </w:t>
      </w:r>
      <w:r>
        <w:rPr>
          <w:rFonts w:ascii="Arial" w:eastAsia="Arial" w:hAnsi="Arial"/>
        </w:rPr>
        <w:t xml:space="preserve">the </w:t>
      </w:r>
      <w:r w:rsidR="00DC1162">
        <w:rPr>
          <w:rFonts w:ascii="Arial" w:eastAsia="Arial" w:hAnsi="Arial"/>
        </w:rPr>
        <w:t xml:space="preserve">randomly set number of </w:t>
      </w:r>
      <w:r>
        <w:rPr>
          <w:rFonts w:ascii="Arial" w:eastAsia="Arial" w:hAnsi="Arial"/>
        </w:rPr>
        <w:t xml:space="preserve">purchase requests over </w:t>
      </w:r>
      <w:r w:rsidR="00DC1162">
        <w:rPr>
          <w:rFonts w:ascii="Arial" w:eastAsia="Arial" w:hAnsi="Arial"/>
        </w:rPr>
        <w:t xml:space="preserve">the </w:t>
      </w:r>
      <w:r w:rsidR="006C6A69">
        <w:rPr>
          <w:rFonts w:ascii="Arial" w:eastAsia="Arial" w:hAnsi="Arial"/>
        </w:rPr>
        <w:t>term of the simulation</w:t>
      </w:r>
      <w:r w:rsidR="00DC1162">
        <w:rPr>
          <w:rFonts w:ascii="Arial" w:eastAsia="Arial" w:hAnsi="Arial"/>
        </w:rPr>
        <w:t xml:space="preserve"> </w:t>
      </w:r>
      <w:r w:rsidR="006C6A69">
        <w:rPr>
          <w:rFonts w:ascii="Arial" w:eastAsia="Arial" w:hAnsi="Arial"/>
        </w:rPr>
        <w:t xml:space="preserve">using </w:t>
      </w:r>
      <w:r>
        <w:rPr>
          <w:rFonts w:ascii="Arial" w:eastAsia="Arial" w:hAnsi="Arial"/>
        </w:rPr>
        <w:t>random</w:t>
      </w:r>
      <w:r w:rsidR="006C6A69">
        <w:rPr>
          <w:rFonts w:ascii="Arial" w:eastAsia="Arial" w:hAnsi="Arial"/>
        </w:rPr>
        <w:t>ly set</w:t>
      </w:r>
      <w:r>
        <w:rPr>
          <w:rFonts w:ascii="Arial" w:eastAsia="Arial" w:hAnsi="Arial"/>
        </w:rPr>
        <w:t xml:space="preserve"> timestamps</w:t>
      </w:r>
      <w:r w:rsidR="006C6A69">
        <w:rPr>
          <w:rFonts w:ascii="Arial" w:eastAsia="Arial" w:hAnsi="Arial"/>
        </w:rPr>
        <w:t xml:space="preserve"> within that ter</w:t>
      </w:r>
      <w:r w:rsidR="00A97AC6">
        <w:rPr>
          <w:rFonts w:ascii="Arial" w:eastAsia="Arial" w:hAnsi="Arial"/>
        </w:rPr>
        <w:t>m</w:t>
      </w:r>
      <w:r w:rsidR="006C6A69">
        <w:rPr>
          <w:rFonts w:ascii="Arial" w:eastAsia="Arial" w:hAnsi="Arial"/>
        </w:rPr>
        <w:t>.</w:t>
      </w:r>
    </w:p>
    <w:p w14:paraId="3C9396D1" w14:textId="77777777" w:rsidR="00930871" w:rsidRDefault="00930871" w:rsidP="003418D2">
      <w:pPr>
        <w:spacing w:line="186" w:lineRule="exact"/>
        <w:rPr>
          <w:rFonts w:ascii="Times New Roman" w:eastAsia="Times New Roman" w:hAnsi="Times New Roman"/>
        </w:rPr>
      </w:pPr>
    </w:p>
    <w:p w14:paraId="050D980C" w14:textId="77777777" w:rsidR="00930871" w:rsidRDefault="00930871" w:rsidP="003418D2">
      <w:pPr>
        <w:spacing w:line="0" w:lineRule="atLeast"/>
        <w:rPr>
          <w:rFonts w:ascii="Arial" w:eastAsia="Arial" w:hAnsi="Arial"/>
          <w:b/>
        </w:rPr>
      </w:pPr>
      <w:r>
        <w:rPr>
          <w:rFonts w:ascii="Arial" w:eastAsia="Arial" w:hAnsi="Arial"/>
          <w:b/>
        </w:rPr>
        <w:t>Decision 8: vendor_selection</w:t>
      </w:r>
    </w:p>
    <w:p w14:paraId="758EC47F" w14:textId="77777777" w:rsidR="00930871" w:rsidRDefault="00930871" w:rsidP="003418D2">
      <w:pPr>
        <w:spacing w:line="264" w:lineRule="exact"/>
        <w:rPr>
          <w:rFonts w:ascii="Times New Roman" w:eastAsia="Times New Roman" w:hAnsi="Times New Roman"/>
        </w:rPr>
      </w:pPr>
    </w:p>
    <w:p w14:paraId="01152890" w14:textId="77777777" w:rsidR="00930871" w:rsidRDefault="00930871" w:rsidP="003418D2">
      <w:pPr>
        <w:spacing w:line="312" w:lineRule="auto"/>
        <w:rPr>
          <w:rFonts w:ascii="Arial" w:eastAsia="Arial" w:hAnsi="Arial"/>
        </w:rPr>
      </w:pPr>
      <w:r>
        <w:rPr>
          <w:rFonts w:ascii="Arial" w:eastAsia="Arial" w:hAnsi="Arial"/>
          <w:b/>
        </w:rPr>
        <w:t>Purpose</w:t>
      </w:r>
      <w:r>
        <w:rPr>
          <w:rFonts w:ascii="Arial" w:eastAsia="Arial" w:hAnsi="Arial"/>
        </w:rPr>
        <w:t>: For each individual purchase request, this decision selects a vendor</w:t>
      </w:r>
      <w:r w:rsidR="00953AEA">
        <w:rPr>
          <w:rFonts w:ascii="Arial" w:eastAsia="Arial" w:hAnsi="Arial"/>
        </w:rPr>
        <w:t xml:space="preserve"> to which the request is made by the customer</w:t>
      </w:r>
      <w:r>
        <w:rPr>
          <w:rFonts w:ascii="Arial" w:eastAsia="Arial" w:hAnsi="Arial"/>
        </w:rPr>
        <w:t>.</w:t>
      </w:r>
    </w:p>
    <w:p w14:paraId="23C1C97F" w14:textId="77777777" w:rsidR="00930871" w:rsidRDefault="00930871" w:rsidP="003418D2">
      <w:pPr>
        <w:spacing w:line="312" w:lineRule="auto"/>
        <w:rPr>
          <w:rFonts w:ascii="Arial" w:eastAsia="Arial" w:hAnsi="Arial"/>
        </w:rPr>
      </w:pPr>
      <w:r>
        <w:rPr>
          <w:rFonts w:ascii="Arial" w:eastAsia="Arial" w:hAnsi="Arial"/>
          <w:b/>
        </w:rPr>
        <w:t>Mechanism</w:t>
      </w:r>
      <w:r>
        <w:rPr>
          <w:rFonts w:ascii="Arial" w:eastAsia="Arial" w:hAnsi="Arial"/>
        </w:rPr>
        <w:t>:</w:t>
      </w:r>
    </w:p>
    <w:p w14:paraId="5C5BD4EB" w14:textId="77777777" w:rsidR="00930871" w:rsidRDefault="00930871">
      <w:pPr>
        <w:numPr>
          <w:ilvl w:val="0"/>
          <w:numId w:val="19"/>
        </w:numPr>
        <w:tabs>
          <w:tab w:val="left" w:pos="500"/>
        </w:tabs>
        <w:spacing w:line="312" w:lineRule="auto"/>
        <w:rPr>
          <w:rFonts w:ascii="Arial" w:eastAsia="Arial" w:hAnsi="Arial"/>
        </w:rPr>
      </w:pPr>
      <w:r>
        <w:rPr>
          <w:rFonts w:ascii="Arial" w:eastAsia="Arial" w:hAnsi="Arial"/>
        </w:rPr>
        <w:t>It takes the vendor_choice_weights for the agent from Decision 5.</w:t>
      </w:r>
    </w:p>
    <w:p w14:paraId="4A042129" w14:textId="77777777" w:rsidR="00930871" w:rsidRDefault="00930871">
      <w:pPr>
        <w:numPr>
          <w:ilvl w:val="0"/>
          <w:numId w:val="19"/>
        </w:numPr>
        <w:tabs>
          <w:tab w:val="left" w:pos="500"/>
        </w:tabs>
        <w:spacing w:line="312" w:lineRule="auto"/>
        <w:rPr>
          <w:rFonts w:ascii="Arial" w:eastAsia="Arial" w:hAnsi="Arial"/>
        </w:rPr>
      </w:pPr>
      <w:r>
        <w:rPr>
          <w:rFonts w:ascii="Arial" w:eastAsia="Arial" w:hAnsi="Arial"/>
        </w:rPr>
        <w:t>It considers all available vendors and their attributes (price, quality, sustainability, and a randomly generated proximity score unique to the agent).</w:t>
      </w:r>
    </w:p>
    <w:p w14:paraId="1B7905B4" w14:textId="77777777" w:rsidR="00953AEA" w:rsidRPr="00953AEA" w:rsidRDefault="00930871">
      <w:pPr>
        <w:numPr>
          <w:ilvl w:val="0"/>
          <w:numId w:val="19"/>
        </w:numPr>
        <w:tabs>
          <w:tab w:val="left" w:pos="500"/>
        </w:tabs>
        <w:spacing w:line="312" w:lineRule="auto"/>
        <w:rPr>
          <w:rFonts w:ascii="Arial" w:eastAsia="Arial" w:hAnsi="Arial"/>
        </w:rPr>
      </w:pPr>
      <w:r>
        <w:rPr>
          <w:rFonts w:ascii="Arial" w:eastAsia="Arial" w:hAnsi="Arial"/>
        </w:rPr>
        <w:t>It calculates a composite “score” for each vendor based on the agent’s weights.</w:t>
      </w:r>
      <w:r w:rsidR="00953AEA">
        <w:rPr>
          <w:rFonts w:ascii="Arial" w:eastAsia="Arial" w:hAnsi="Arial"/>
        </w:rPr>
        <w:t xml:space="preserve"> </w:t>
      </w:r>
      <w:r w:rsidR="00953AEA" w:rsidRPr="00953AEA">
        <w:rPr>
          <w:rFonts w:ascii="Arial" w:eastAsia="Arial" w:hAnsi="Arial"/>
        </w:rPr>
        <w:t>Th</w:t>
      </w:r>
      <w:r w:rsidR="00953AEA">
        <w:rPr>
          <w:rFonts w:ascii="Arial" w:eastAsia="Arial" w:hAnsi="Arial"/>
        </w:rPr>
        <w:t>is</w:t>
      </w:r>
      <w:r w:rsidR="00953AEA" w:rsidRPr="00953AEA">
        <w:rPr>
          <w:rFonts w:ascii="Arial" w:eastAsia="Arial" w:hAnsi="Arial"/>
        </w:rPr>
        <w:t xml:space="preserve"> score </w:t>
      </w:r>
      <w:r w:rsidR="00953AEA">
        <w:rPr>
          <w:rFonts w:ascii="Arial" w:eastAsia="Arial" w:hAnsi="Arial"/>
        </w:rPr>
        <w:t xml:space="preserve">is calculated </w:t>
      </w:r>
      <w:r w:rsidR="00953AEA" w:rsidRPr="00953AEA">
        <w:rPr>
          <w:rFonts w:ascii="Arial" w:eastAsia="Arial" w:hAnsi="Arial"/>
        </w:rPr>
        <w:t>after</w:t>
      </w:r>
      <w:r w:rsidR="0006792D">
        <w:rPr>
          <w:rFonts w:ascii="Arial" w:eastAsia="Arial" w:hAnsi="Arial"/>
        </w:rPr>
        <w:t xml:space="preserve"> inverting some attributes and</w:t>
      </w:r>
      <w:r w:rsidR="00953AEA" w:rsidRPr="00953AEA">
        <w:rPr>
          <w:rFonts w:ascii="Arial" w:eastAsia="Arial" w:hAnsi="Arial"/>
        </w:rPr>
        <w:t xml:space="preserve"> standardizing attribute</w:t>
      </w:r>
      <w:r w:rsidR="0006792D">
        <w:rPr>
          <w:rFonts w:ascii="Arial" w:eastAsia="Arial" w:hAnsi="Arial"/>
        </w:rPr>
        <w:t>s</w:t>
      </w:r>
      <w:r w:rsidR="00953AEA" w:rsidRPr="00953AEA">
        <w:rPr>
          <w:rFonts w:ascii="Arial" w:eastAsia="Arial" w:hAnsi="Arial"/>
        </w:rPr>
        <w:t xml:space="preserve"> to a 0-1 scale </w:t>
      </w:r>
      <w:r w:rsidR="0006792D">
        <w:rPr>
          <w:rFonts w:ascii="Arial" w:eastAsia="Arial" w:hAnsi="Arial"/>
        </w:rPr>
        <w:t xml:space="preserve">(so that 1 represents the most desirable level) </w:t>
      </w:r>
      <w:r w:rsidR="00953AEA" w:rsidRPr="00953AEA">
        <w:rPr>
          <w:rFonts w:ascii="Arial" w:eastAsia="Arial" w:hAnsi="Arial"/>
        </w:rPr>
        <w:t xml:space="preserve">and assigning an equal weight to the selected attributes. </w:t>
      </w:r>
      <w:r w:rsidR="00740E0E">
        <w:rPr>
          <w:rFonts w:ascii="Arial" w:eastAsia="Arial" w:hAnsi="Arial"/>
        </w:rPr>
        <w:t xml:space="preserve">This score is called integrated vendor score. </w:t>
      </w:r>
      <w:r w:rsidR="00953AEA" w:rsidRPr="00953AEA">
        <w:rPr>
          <w:rFonts w:ascii="Arial" w:eastAsia="Arial" w:hAnsi="Arial"/>
        </w:rPr>
        <w:t>Accordingly, each vendor receives an integrated score per each customer</w:t>
      </w:r>
      <w:r w:rsidR="00B058A0">
        <w:rPr>
          <w:rFonts w:ascii="Arial" w:eastAsia="Arial" w:hAnsi="Arial"/>
        </w:rPr>
        <w:t xml:space="preserve"> agent</w:t>
      </w:r>
      <w:r w:rsidR="00953AEA" w:rsidRPr="00953AEA">
        <w:rPr>
          <w:rFonts w:ascii="Arial" w:eastAsia="Arial" w:hAnsi="Arial"/>
        </w:rPr>
        <w:t xml:space="preserve">. </w:t>
      </w:r>
    </w:p>
    <w:p w14:paraId="0CDC7BC6" w14:textId="77777777" w:rsidR="00930871" w:rsidRDefault="00930871">
      <w:pPr>
        <w:numPr>
          <w:ilvl w:val="0"/>
          <w:numId w:val="19"/>
        </w:numPr>
        <w:tabs>
          <w:tab w:val="left" w:pos="500"/>
        </w:tabs>
        <w:spacing w:line="312" w:lineRule="auto"/>
        <w:rPr>
          <w:rFonts w:ascii="Arial" w:eastAsia="Arial" w:hAnsi="Arial"/>
        </w:rPr>
      </w:pPr>
      <w:r>
        <w:rPr>
          <w:rFonts w:ascii="Arial" w:eastAsia="Arial" w:hAnsi="Arial"/>
        </w:rPr>
        <w:t>It deterministically selects the vendor with the highest score</w:t>
      </w:r>
      <w:r w:rsidR="00953AEA">
        <w:rPr>
          <w:rFonts w:ascii="Arial" w:eastAsia="Arial" w:hAnsi="Arial"/>
        </w:rPr>
        <w:t xml:space="preserve"> per </w:t>
      </w:r>
      <w:r w:rsidR="00B058A0">
        <w:rPr>
          <w:rFonts w:ascii="Arial" w:eastAsia="Arial" w:hAnsi="Arial"/>
        </w:rPr>
        <w:t>agent</w:t>
      </w:r>
      <w:r>
        <w:rPr>
          <w:rFonts w:ascii="Arial" w:eastAsia="Arial" w:hAnsi="Arial"/>
        </w:rPr>
        <w:t>.</w:t>
      </w:r>
    </w:p>
    <w:p w14:paraId="018502F2" w14:textId="77777777" w:rsidR="001A4A57" w:rsidRDefault="00930871">
      <w:pPr>
        <w:numPr>
          <w:ilvl w:val="0"/>
          <w:numId w:val="19"/>
        </w:numPr>
        <w:tabs>
          <w:tab w:val="left" w:pos="500"/>
        </w:tabs>
        <w:spacing w:line="312" w:lineRule="auto"/>
        <w:rPr>
          <w:rFonts w:ascii="Arial" w:eastAsia="Arial" w:hAnsi="Arial"/>
        </w:rPr>
      </w:pPr>
      <w:r>
        <w:rPr>
          <w:rFonts w:ascii="Arial" w:eastAsia="Arial" w:hAnsi="Arial"/>
        </w:rPr>
        <w:t>It updates the vendorID in each of the agent’s purchase_requests.</w:t>
      </w:r>
    </w:p>
    <w:p w14:paraId="66CEB13D" w14:textId="77777777" w:rsidR="001A4A57" w:rsidRDefault="001A4A57" w:rsidP="00842D4D">
      <w:pPr>
        <w:spacing w:line="0" w:lineRule="atLeast"/>
        <w:rPr>
          <w:rFonts w:ascii="Arial" w:eastAsia="Arial" w:hAnsi="Arial"/>
          <w:b/>
        </w:rPr>
      </w:pPr>
      <w:r w:rsidRPr="00842D4D">
        <w:rPr>
          <w:rFonts w:ascii="Arial" w:eastAsia="Arial" w:hAnsi="Arial"/>
          <w:b/>
        </w:rPr>
        <w:lastRenderedPageBreak/>
        <w:t>Vendor Attributes and Score Calculation</w:t>
      </w:r>
    </w:p>
    <w:p w14:paraId="22725B43" w14:textId="77777777" w:rsidR="00842D4D" w:rsidRPr="00842D4D" w:rsidRDefault="00842D4D" w:rsidP="00842D4D">
      <w:pPr>
        <w:spacing w:line="0" w:lineRule="atLeast"/>
        <w:rPr>
          <w:rFonts w:ascii="Arial" w:eastAsia="Arial" w:hAnsi="Arial"/>
          <w:b/>
        </w:rPr>
      </w:pPr>
    </w:p>
    <w:p w14:paraId="1823E013" w14:textId="77777777" w:rsidR="001A4A57" w:rsidRPr="00842D4D" w:rsidRDefault="001A4A57" w:rsidP="00842D4D">
      <w:pPr>
        <w:tabs>
          <w:tab w:val="left" w:pos="500"/>
        </w:tabs>
        <w:spacing w:line="312" w:lineRule="auto"/>
        <w:rPr>
          <w:rFonts w:ascii="Arial" w:hAnsi="Arial"/>
        </w:rPr>
      </w:pPr>
      <w:r w:rsidRPr="00842D4D">
        <w:rPr>
          <w:rFonts w:ascii="Arial" w:hAnsi="Arial"/>
        </w:rPr>
        <w:t>Vendor attributes are generated as follows: price is randomized within [vendor_price_min, vendor_price_max] from Page 1, quality and sustainability are each random integers between 1 and 5 (fixed per vendor), and proximity is a random score between 0 and 100 unique to each customer-vendor pair (dyad), meaning different agents have different proximities to the same vendor.The standardization formulas used to convert all attributes to a [0, 1] scale are:</w:t>
      </w:r>
    </w:p>
    <w:p w14:paraId="3357FE5D" w14:textId="77777777" w:rsidR="001A4A57" w:rsidRDefault="001A4A57">
      <w:pPr>
        <w:numPr>
          <w:ilvl w:val="0"/>
          <w:numId w:val="29"/>
        </w:numPr>
        <w:spacing w:before="30" w:after="30"/>
        <w:ind w:left="960"/>
        <w:rPr>
          <w:rFonts w:ascii="Arial" w:hAnsi="Arial"/>
        </w:rPr>
      </w:pPr>
      <w:r>
        <w:rPr>
          <w:rStyle w:val="markdown-bold-text"/>
          <w:rFonts w:ascii="Arial" w:hAnsi="Arial"/>
          <w:b/>
          <w:bCs/>
        </w:rPr>
        <w:t>Price</w:t>
      </w:r>
      <w:r>
        <w:rPr>
          <w:rFonts w:ascii="Arial" w:hAnsi="Arial"/>
        </w:rPr>
        <w:t>: norm_price = 1.0 - (price - min_price) / (max_price - min_price), where lower price yields higher score</w:t>
      </w:r>
    </w:p>
    <w:p w14:paraId="51C5F7DF" w14:textId="77777777" w:rsidR="001A4A57" w:rsidRDefault="001A4A57">
      <w:pPr>
        <w:numPr>
          <w:ilvl w:val="0"/>
          <w:numId w:val="30"/>
        </w:numPr>
        <w:spacing w:before="30" w:after="30"/>
        <w:ind w:left="960"/>
        <w:rPr>
          <w:rFonts w:ascii="Arial" w:hAnsi="Arial"/>
        </w:rPr>
      </w:pPr>
      <w:r>
        <w:rPr>
          <w:rStyle w:val="markdown-bold-text"/>
          <w:rFonts w:ascii="Arial" w:hAnsi="Arial"/>
          <w:b/>
          <w:bCs/>
        </w:rPr>
        <w:t>Quality</w:t>
      </w:r>
      <w:r>
        <w:rPr>
          <w:rFonts w:ascii="Arial" w:hAnsi="Arial"/>
        </w:rPr>
        <w:t>: (value - 1) / 4</w:t>
      </w:r>
    </w:p>
    <w:p w14:paraId="32C307CB" w14:textId="77777777" w:rsidR="001A4A57" w:rsidRDefault="001A4A57">
      <w:pPr>
        <w:numPr>
          <w:ilvl w:val="0"/>
          <w:numId w:val="31"/>
        </w:numPr>
        <w:spacing w:before="30" w:after="30"/>
        <w:ind w:left="960"/>
        <w:rPr>
          <w:rFonts w:ascii="Arial" w:hAnsi="Arial"/>
        </w:rPr>
      </w:pPr>
      <w:r>
        <w:rPr>
          <w:rStyle w:val="markdown-bold-text"/>
          <w:rFonts w:ascii="Arial" w:hAnsi="Arial"/>
          <w:b/>
          <w:bCs/>
        </w:rPr>
        <w:t>Sustainability</w:t>
      </w:r>
      <w:r>
        <w:rPr>
          <w:rFonts w:ascii="Arial" w:hAnsi="Arial"/>
        </w:rPr>
        <w:t>: (value - 1) / 4</w:t>
      </w:r>
    </w:p>
    <w:p w14:paraId="7F0ED228" w14:textId="77777777" w:rsidR="001A4A57" w:rsidRDefault="001A4A57">
      <w:pPr>
        <w:numPr>
          <w:ilvl w:val="0"/>
          <w:numId w:val="32"/>
        </w:numPr>
        <w:spacing w:before="30" w:after="30"/>
        <w:ind w:left="960"/>
        <w:rPr>
          <w:rFonts w:ascii="Arial" w:hAnsi="Arial"/>
        </w:rPr>
      </w:pPr>
      <w:r>
        <w:rPr>
          <w:rStyle w:val="markdown-bold-text"/>
          <w:rFonts w:ascii="Arial" w:hAnsi="Arial"/>
          <w:b/>
          <w:bCs/>
        </w:rPr>
        <w:t>Proximity</w:t>
      </w:r>
      <w:r>
        <w:rPr>
          <w:rFonts w:ascii="Arial" w:hAnsi="Arial"/>
        </w:rPr>
        <w:t>: value / 100</w:t>
      </w:r>
    </w:p>
    <w:p w14:paraId="76A13972" w14:textId="77777777" w:rsidR="001A4A57" w:rsidRDefault="001A4A57" w:rsidP="001A4A57">
      <w:pPr>
        <w:tabs>
          <w:tab w:val="left" w:pos="500"/>
        </w:tabs>
        <w:spacing w:line="312" w:lineRule="auto"/>
        <w:rPr>
          <w:rFonts w:ascii="Arial" w:eastAsia="Arial" w:hAnsi="Arial"/>
        </w:rPr>
      </w:pPr>
      <w:r>
        <w:rPr>
          <w:rFonts w:ascii="Arial" w:hAnsi="Arial"/>
        </w:rPr>
        <w:t>The composite score formula is: score = (price_weight × norm_price) + (quality_weight × norm_quality) + (proximity_weight × norm_proximity) + (sustainability_weight × norm_sustainability).</w:t>
      </w:r>
    </w:p>
    <w:p w14:paraId="2225C06E" w14:textId="77777777" w:rsidR="001A4A57" w:rsidRPr="00520A05" w:rsidRDefault="001A4A57" w:rsidP="00842D4D">
      <w:pPr>
        <w:tabs>
          <w:tab w:val="left" w:pos="500"/>
        </w:tabs>
        <w:spacing w:line="312" w:lineRule="auto"/>
        <w:rPr>
          <w:rFonts w:ascii="Arial" w:eastAsia="Arial" w:hAnsi="Arial"/>
        </w:rPr>
      </w:pPr>
    </w:p>
    <w:p w14:paraId="1D53F2BC" w14:textId="77777777" w:rsidR="001A4A57" w:rsidRPr="00842D4D" w:rsidRDefault="001A4A57" w:rsidP="001A4A57">
      <w:pPr>
        <w:tabs>
          <w:tab w:val="left" w:pos="500"/>
        </w:tabs>
        <w:spacing w:line="312" w:lineRule="auto"/>
        <w:rPr>
          <w:rFonts w:ascii="Arial" w:hAnsi="Arial"/>
        </w:rPr>
      </w:pPr>
      <w:r w:rsidRPr="00842D4D">
        <w:rPr>
          <w:rFonts w:ascii="Arial" w:hAnsi="Arial"/>
        </w:rPr>
        <w:t>There are five excel files presented under decision 8:</w:t>
      </w:r>
    </w:p>
    <w:p w14:paraId="3893E7AB" w14:textId="77777777" w:rsidR="001A4A57" w:rsidRPr="00842D4D" w:rsidRDefault="001A4A57" w:rsidP="00842D4D">
      <w:pPr>
        <w:tabs>
          <w:tab w:val="left" w:pos="500"/>
        </w:tabs>
        <w:spacing w:line="312" w:lineRule="auto"/>
        <w:rPr>
          <w:rFonts w:ascii="Arial" w:hAnsi="Arial"/>
        </w:rPr>
      </w:pPr>
    </w:p>
    <w:p w14:paraId="1D2B6F01" w14:textId="77777777" w:rsidR="001A4A57" w:rsidRDefault="001A4A57" w:rsidP="00842D4D">
      <w:pPr>
        <w:spacing w:line="0" w:lineRule="atLeast"/>
        <w:rPr>
          <w:rFonts w:ascii="Arial" w:eastAsia="Arial" w:hAnsi="Arial"/>
          <w:b/>
        </w:rPr>
      </w:pPr>
      <w:r w:rsidRPr="00842D4D">
        <w:rPr>
          <w:rFonts w:ascii="Arial" w:eastAsia="Arial" w:hAnsi="Arial"/>
          <w:b/>
        </w:rPr>
        <w:t>Vendor Selection Breakdown by Period</w:t>
      </w:r>
    </w:p>
    <w:p w14:paraId="264E31B6" w14:textId="77777777" w:rsidR="00842D4D" w:rsidRPr="00842D4D" w:rsidRDefault="00842D4D" w:rsidP="00842D4D">
      <w:pPr>
        <w:spacing w:line="0" w:lineRule="atLeast"/>
        <w:rPr>
          <w:rFonts w:ascii="Arial" w:eastAsia="Arial" w:hAnsi="Arial"/>
          <w:b/>
        </w:rPr>
      </w:pPr>
    </w:p>
    <w:p w14:paraId="20D5DD60" w14:textId="77777777" w:rsidR="001A4A57" w:rsidRPr="00842D4D" w:rsidRDefault="001A4A57" w:rsidP="001A4A57">
      <w:pPr>
        <w:tabs>
          <w:tab w:val="left" w:pos="500"/>
        </w:tabs>
        <w:spacing w:line="312" w:lineRule="auto"/>
        <w:rPr>
          <w:rFonts w:ascii="Arial" w:hAnsi="Arial"/>
        </w:rPr>
      </w:pPr>
      <w:r w:rsidRPr="00842D4D">
        <w:rPr>
          <w:rFonts w:ascii="Arial" w:hAnsi="Arial"/>
        </w:rPr>
        <w:t xml:space="preserve">The vendor selection breakdown by period is accessible through the "Download Period Breakdown Excel" button, providing a file with Period, Vendor, Agents, % Agents, Purchase Requests, % Requests, Transactions, and % Completed columns. Each row represents one vendor's performance within a specific period, showing how many agents selected that vendor, the percentage of all agents this represents, the number of purchase requests directed to that vendor, and the transaction completion rate for that vendor during the period. It is important to note that currently the transactions and % Completed columns are not calculated and rather shown as if all the requests are completed as transactions. This is because currently the simulation is not connected to the algorithm which will complete these calculations. </w:t>
      </w:r>
    </w:p>
    <w:p w14:paraId="479A5F93" w14:textId="77777777" w:rsidR="001A4A57" w:rsidRPr="00520A05" w:rsidRDefault="001A4A57" w:rsidP="001A4A57">
      <w:pPr>
        <w:tabs>
          <w:tab w:val="left" w:pos="500"/>
        </w:tabs>
        <w:spacing w:line="312" w:lineRule="auto"/>
      </w:pPr>
    </w:p>
    <w:p w14:paraId="085170FC" w14:textId="77777777" w:rsidR="001A4A57" w:rsidRDefault="001A4A57" w:rsidP="00842D4D">
      <w:pPr>
        <w:spacing w:line="0" w:lineRule="atLeast"/>
        <w:rPr>
          <w:rFonts w:ascii="Arial" w:eastAsia="Arial" w:hAnsi="Arial"/>
          <w:b/>
        </w:rPr>
      </w:pPr>
      <w:r w:rsidRPr="00842D4D">
        <w:rPr>
          <w:rFonts w:ascii="Arial" w:eastAsia="Arial" w:hAnsi="Arial"/>
          <w:b/>
        </w:rPr>
        <w:t>Purchase Requests Detailed</w:t>
      </w:r>
    </w:p>
    <w:p w14:paraId="37681A36" w14:textId="77777777" w:rsidR="00842D4D" w:rsidRPr="00842D4D" w:rsidRDefault="00842D4D" w:rsidP="00842D4D">
      <w:pPr>
        <w:spacing w:line="0" w:lineRule="atLeast"/>
        <w:rPr>
          <w:rFonts w:ascii="Arial" w:eastAsia="Arial" w:hAnsi="Arial"/>
          <w:b/>
        </w:rPr>
      </w:pPr>
    </w:p>
    <w:p w14:paraId="2FC258F8" w14:textId="77777777" w:rsidR="001A4A57" w:rsidRPr="00842D4D" w:rsidRDefault="001A4A57" w:rsidP="001A4A57">
      <w:pPr>
        <w:tabs>
          <w:tab w:val="left" w:pos="500"/>
        </w:tabs>
        <w:spacing w:line="312" w:lineRule="auto"/>
        <w:rPr>
          <w:rFonts w:ascii="Arial" w:hAnsi="Arial"/>
        </w:rPr>
      </w:pPr>
      <w:r w:rsidRPr="00842D4D">
        <w:rPr>
          <w:rFonts w:ascii="Arial" w:hAnsi="Arial"/>
        </w:rPr>
        <w:t>The detailed purchase request data is accessible through the "Download Purchase Requests Excel" button, providing a multi-sheet workbook with Purchase Request ID, Agent ID, Honesty_Humility, Assigned Allowance Level, Study Program, Group_experiment, TWT+Sospeso [=AW2+AX2]{Periods 1+2}, income, Customer Type, Purchase Type, Purchase Timestamp, Period, Selected Vendor, Vendor Price, Quality, Sustainability, Proximity, Vendor Integrated Score, and Customer Paid Price columns. The workbook contains a "Total" sheet with all purchase requests sorted chronologically, plus individual sheets for each period (Period 1, Period 2, etc.) showing only the transactions that occurred during that period. Under the Vendor Integrated Score column, the weighted composite score used to select that vendor is indicated as a decimal value. Under the Customer Paid Price column, for Regular customers the calculated price is shown based on the bid and PN (highest available bidding value), while for Discount and Fixed price customers the Customer Paid Price is currently not calculated because it will be calculated by the algorithm; these non-calculated values are shown as N/A.</w:t>
      </w:r>
    </w:p>
    <w:p w14:paraId="4DDBE348" w14:textId="77777777" w:rsidR="001A4A57" w:rsidRDefault="001A4A57" w:rsidP="001A4A57">
      <w:pPr>
        <w:tabs>
          <w:tab w:val="left" w:pos="500"/>
        </w:tabs>
        <w:spacing w:line="312" w:lineRule="auto"/>
      </w:pPr>
    </w:p>
    <w:p w14:paraId="07AB1C0C" w14:textId="77777777" w:rsidR="001A4A57" w:rsidRDefault="001A4A57" w:rsidP="00842D4D">
      <w:pPr>
        <w:spacing w:line="0" w:lineRule="atLeast"/>
        <w:rPr>
          <w:rFonts w:ascii="Arial" w:eastAsia="Arial" w:hAnsi="Arial"/>
          <w:b/>
        </w:rPr>
      </w:pPr>
      <w:r w:rsidRPr="00842D4D">
        <w:rPr>
          <w:rFonts w:ascii="Arial" w:eastAsia="Arial" w:hAnsi="Arial"/>
          <w:b/>
        </w:rPr>
        <w:t>Vendor Details Per Period</w:t>
      </w:r>
    </w:p>
    <w:p w14:paraId="4A5FB87F" w14:textId="77777777" w:rsidR="00842D4D" w:rsidRPr="00842D4D" w:rsidRDefault="00842D4D" w:rsidP="00842D4D">
      <w:pPr>
        <w:spacing w:line="0" w:lineRule="atLeast"/>
        <w:rPr>
          <w:rFonts w:ascii="Arial" w:eastAsia="Arial" w:hAnsi="Arial"/>
          <w:b/>
        </w:rPr>
      </w:pPr>
    </w:p>
    <w:p w14:paraId="5535CC8F" w14:textId="77777777" w:rsidR="001A4A57" w:rsidRPr="00842D4D" w:rsidRDefault="001A4A57" w:rsidP="001A4A57">
      <w:pPr>
        <w:tabs>
          <w:tab w:val="left" w:pos="500"/>
        </w:tabs>
        <w:spacing w:line="312" w:lineRule="auto"/>
        <w:rPr>
          <w:rFonts w:ascii="Arial" w:hAnsi="Arial"/>
        </w:rPr>
      </w:pPr>
      <w:r w:rsidRPr="00842D4D">
        <w:rPr>
          <w:rFonts w:ascii="Arial" w:hAnsi="Arial"/>
        </w:rPr>
        <w:t xml:space="preserve">The vendor details per period data is accessible through the "Download Vendor Details (Per Period)" button, providing a file with Vendor ID, Period, Quantity Offered, Price, Quality, Sustainability, Average Proximity, and Integrated Score columns. Each row represents one vendor's attributes for a </w:t>
      </w:r>
      <w:r w:rsidRPr="00842D4D">
        <w:rPr>
          <w:rFonts w:ascii="Arial" w:hAnsi="Arial"/>
        </w:rPr>
        <w:lastRenderedPageBreak/>
        <w:t>specific period, showing the quantity of products that vendor offered during that period along with their fixed attributes. Under the Price column, the vendor's base price is indicated in currency units. Under the Quality and Sustainability columns, the vendor's rating is indicated on a scale of 1 to 5. Under the Average Proximity column, the average proximity score across all agents to that vendor is indicated on a scale of 0 to 100. Under the Integrated Score column, the weighted composite score calculated from all vendor attributes is indicated as a decimal value, representing how attractive that vendor is on average across all agents based on the configured vendor choice weights.</w:t>
      </w:r>
    </w:p>
    <w:p w14:paraId="0BF55D6C" w14:textId="77777777" w:rsidR="001A4A57" w:rsidRPr="00520A05" w:rsidRDefault="001A4A57" w:rsidP="001A4A57">
      <w:pPr>
        <w:tabs>
          <w:tab w:val="left" w:pos="500"/>
        </w:tabs>
        <w:spacing w:line="312" w:lineRule="auto"/>
      </w:pPr>
    </w:p>
    <w:p w14:paraId="5F0DB90C" w14:textId="77777777" w:rsidR="001A4A57" w:rsidRDefault="001A4A57" w:rsidP="00842D4D">
      <w:pPr>
        <w:spacing w:line="0" w:lineRule="atLeast"/>
        <w:rPr>
          <w:rFonts w:ascii="Arial" w:eastAsia="Arial" w:hAnsi="Arial"/>
          <w:b/>
        </w:rPr>
      </w:pPr>
      <w:r w:rsidRPr="00842D4D">
        <w:rPr>
          <w:rFonts w:ascii="Arial" w:eastAsia="Arial" w:hAnsi="Arial"/>
          <w:b/>
        </w:rPr>
        <w:t>Vendor Score Breakdown</w:t>
      </w:r>
    </w:p>
    <w:p w14:paraId="2C80DFC5" w14:textId="77777777" w:rsidR="00842D4D" w:rsidRPr="00842D4D" w:rsidRDefault="00842D4D" w:rsidP="00842D4D">
      <w:pPr>
        <w:spacing w:line="0" w:lineRule="atLeast"/>
        <w:rPr>
          <w:rFonts w:ascii="Arial" w:eastAsia="Arial" w:hAnsi="Arial"/>
          <w:b/>
        </w:rPr>
      </w:pPr>
    </w:p>
    <w:p w14:paraId="67155D4F" w14:textId="77777777" w:rsidR="001A4A57" w:rsidRPr="00842D4D" w:rsidRDefault="001A4A57" w:rsidP="001A4A57">
      <w:pPr>
        <w:tabs>
          <w:tab w:val="left" w:pos="500"/>
        </w:tabs>
        <w:spacing w:line="312" w:lineRule="auto"/>
        <w:rPr>
          <w:rFonts w:ascii="Arial" w:hAnsi="Arial"/>
        </w:rPr>
      </w:pPr>
      <w:r w:rsidRPr="00842D4D">
        <w:rPr>
          <w:rFonts w:ascii="Arial" w:hAnsi="Arial"/>
        </w:rPr>
        <w:t>The vendor score breakdown data is accessible through the "Download Vendor Score Breakdown Excel" button, providing a file with Vendor, Price ($), Norm Price, Price Weight, Price Component, Quality (1-5), Norm Quality, Quality Weight, Quality Component, Sustainability (1-5), Norm Sustain, Sustain Weight, Sustain Component, Avg Proximity, Norm Proximity, Proximity Weight, Proximity Component, and Final Score columns. Each row represents one vendor showing the complete step-by-step calculation of how its integrated score is derived. Under the Price ($) column, the vendor's base price is shown. Under the Norm Price column, the normalized price value scaled to [0,1] is indicated, where lower prices result in higher normalized values (price is inverted so cheaper is better). Under the Price Weight column, the weight assigned to price from the vendor choice weights configuration is shown. Under the Price Component column, the weighted contribution of price to the final score is indicated (Norm Price × Price Weight). The same pattern applies to Quality, Sustainability, and Proximity attributes, each showing their raw value, normalized value, weight, and weighted component. Under the Final Score column, the sum of all four weighted components is shown, representing the vendor's overall attractiveness score used for vendor selection. The formula is: Final Score = (Price Component) + (Quality Component) + (Sustainability Component) + (Proximity Component).</w:t>
      </w:r>
    </w:p>
    <w:p w14:paraId="39A98A3F" w14:textId="77777777" w:rsidR="001A4A57" w:rsidRPr="00520A05" w:rsidRDefault="001A4A57" w:rsidP="001A4A57">
      <w:pPr>
        <w:tabs>
          <w:tab w:val="left" w:pos="500"/>
        </w:tabs>
        <w:spacing w:line="312" w:lineRule="auto"/>
      </w:pPr>
    </w:p>
    <w:p w14:paraId="382977F7" w14:textId="77777777" w:rsidR="001A4A57" w:rsidRDefault="001A4A57" w:rsidP="00842D4D">
      <w:pPr>
        <w:spacing w:line="0" w:lineRule="atLeast"/>
        <w:rPr>
          <w:rFonts w:ascii="Arial" w:eastAsia="Arial" w:hAnsi="Arial"/>
          <w:b/>
        </w:rPr>
      </w:pPr>
      <w:r w:rsidRPr="00842D4D">
        <w:rPr>
          <w:rFonts w:ascii="Arial" w:eastAsia="Arial" w:hAnsi="Arial"/>
          <w:b/>
        </w:rPr>
        <w:t>Agent-Vendor Proximity Matrix</w:t>
      </w:r>
    </w:p>
    <w:p w14:paraId="29EC19D8" w14:textId="77777777" w:rsidR="00842D4D" w:rsidRPr="00842D4D" w:rsidRDefault="00842D4D" w:rsidP="00842D4D">
      <w:pPr>
        <w:spacing w:line="0" w:lineRule="atLeast"/>
        <w:rPr>
          <w:rFonts w:ascii="Arial" w:eastAsia="Arial" w:hAnsi="Arial"/>
          <w:b/>
        </w:rPr>
      </w:pPr>
    </w:p>
    <w:p w14:paraId="61A84883" w14:textId="77777777" w:rsidR="00740E0E" w:rsidRPr="00520A05" w:rsidRDefault="001A4A57" w:rsidP="00842D4D">
      <w:pPr>
        <w:tabs>
          <w:tab w:val="left" w:pos="500"/>
        </w:tabs>
        <w:spacing w:line="312" w:lineRule="auto"/>
        <w:rPr>
          <w:rFonts w:ascii="Arial" w:eastAsia="Arial" w:hAnsi="Arial"/>
        </w:rPr>
      </w:pPr>
      <w:r w:rsidRPr="00842D4D">
        <w:rPr>
          <w:rFonts w:ascii="Arial" w:hAnsi="Arial"/>
        </w:rPr>
        <w:t>The agent-vendor proximity matrix is accessible through the "Download Proximity Matrix Excel" button, providing a file with Agent ID, Vendor 1 Proximity, Vendor 2 Proximity, Vendor 3 Proximity columns (and additional vendor columns depending on the number of vendors configured in the simulation). Each row represents one agent, and each Vendor X Proximity column contains that agent's unique proximity score to that specific vendor. Proximity scores range from 0 to 100, where higher values indicate the agent is closer or more accessible to that vendor. Since proximity is generated uniquely for each customer-vendor dyad, the same vendor will have different proximity values for different agents, reflecting the reality that customers have varying levels of accessibility to each vendor based on their individual circumstances. This matrix provides the complete set of proximity relationships used in the integrated vendor score calculation, allowing analysis of how proximity influences vendor selection across the entire agent population.</w:t>
      </w:r>
      <w:r w:rsidRPr="00842D4D">
        <w:rPr>
          <w:rFonts w:ascii="Arial" w:hAnsi="Arial"/>
        </w:rPr>
        <w:br/>
      </w:r>
    </w:p>
    <w:p w14:paraId="0FF2A9A7" w14:textId="77777777" w:rsidR="00740E0E" w:rsidRPr="00842D4D" w:rsidRDefault="00740E0E" w:rsidP="00740E0E">
      <w:pPr>
        <w:tabs>
          <w:tab w:val="left" w:pos="500"/>
        </w:tabs>
        <w:spacing w:line="312" w:lineRule="auto"/>
        <w:rPr>
          <w:rFonts w:ascii="Arial" w:hAnsi="Arial"/>
        </w:rPr>
      </w:pPr>
      <w:r w:rsidRPr="00842D4D">
        <w:rPr>
          <w:rFonts w:ascii="Arial" w:hAnsi="Arial"/>
        </w:rPr>
        <w:t>It is important to note that the integrated agent score in purchase request excel file differs from the integrated vendor score presented in the table in the UI. The reason why for this discrepancy is that the purchase request file only shows the vendors actually selected by customers. In contrast, the integrated vendor score is calculated as the average score of a vendor across all customers.</w:t>
      </w:r>
    </w:p>
    <w:p w14:paraId="6B6319E5" w14:textId="77777777" w:rsidR="00740E0E" w:rsidRPr="00842D4D" w:rsidRDefault="00740E0E" w:rsidP="00740E0E">
      <w:pPr>
        <w:tabs>
          <w:tab w:val="left" w:pos="500"/>
        </w:tabs>
        <w:spacing w:line="312" w:lineRule="auto"/>
        <w:rPr>
          <w:rFonts w:ascii="Arial" w:hAnsi="Arial"/>
        </w:rPr>
      </w:pPr>
      <w:r w:rsidRPr="00842D4D">
        <w:rPr>
          <w:rFonts w:ascii="Arial" w:hAnsi="Arial"/>
        </w:rPr>
        <w:t>Since customers naturally choose vendors with higher scores, the purchase request file only includes the highest-scoring vendor–customer matches. As a result, when we compute the average for a vendor using this file, the average appears higher than the integrated vendor score, which includes all customers (including low-scoring matches).</w:t>
      </w:r>
    </w:p>
    <w:p w14:paraId="53E5692A" w14:textId="77777777" w:rsidR="00930871" w:rsidRDefault="00930871" w:rsidP="003418D2">
      <w:pPr>
        <w:spacing w:line="0" w:lineRule="atLeast"/>
        <w:rPr>
          <w:rFonts w:ascii="Arial" w:eastAsia="Arial" w:hAnsi="Arial"/>
          <w:b/>
        </w:rPr>
      </w:pPr>
      <w:r>
        <w:rPr>
          <w:rFonts w:ascii="Arial" w:eastAsia="Arial" w:hAnsi="Arial"/>
          <w:b/>
        </w:rPr>
        <w:lastRenderedPageBreak/>
        <w:t>Decision 9: purchase</w:t>
      </w:r>
      <w:r w:rsidR="001A4A57">
        <w:rPr>
          <w:rFonts w:ascii="Arial" w:eastAsia="Arial" w:hAnsi="Arial"/>
          <w:b/>
        </w:rPr>
        <w:t>_now</w:t>
      </w:r>
      <w:r>
        <w:rPr>
          <w:rFonts w:ascii="Arial" w:eastAsia="Arial" w:hAnsi="Arial"/>
          <w:b/>
        </w:rPr>
        <w:t>_vs_bid</w:t>
      </w:r>
    </w:p>
    <w:p w14:paraId="23005D95" w14:textId="77777777" w:rsidR="00930871" w:rsidRDefault="00930871" w:rsidP="003418D2">
      <w:pPr>
        <w:spacing w:line="264" w:lineRule="exact"/>
        <w:rPr>
          <w:rFonts w:ascii="Times New Roman" w:eastAsia="Times New Roman" w:hAnsi="Times New Roman"/>
        </w:rPr>
      </w:pPr>
    </w:p>
    <w:p w14:paraId="6012D121" w14:textId="77777777" w:rsidR="00930871" w:rsidRDefault="00930871" w:rsidP="003418D2">
      <w:pPr>
        <w:spacing w:line="290" w:lineRule="auto"/>
        <w:rPr>
          <w:rFonts w:ascii="Arial" w:eastAsia="Arial" w:hAnsi="Arial"/>
        </w:rPr>
      </w:pPr>
      <w:r>
        <w:rPr>
          <w:rFonts w:ascii="Arial" w:eastAsia="Arial" w:hAnsi="Arial"/>
          <w:b/>
        </w:rPr>
        <w:t>Purpose</w:t>
      </w:r>
      <w:r>
        <w:rPr>
          <w:rFonts w:ascii="Arial" w:eastAsia="Arial" w:hAnsi="Arial"/>
        </w:rPr>
        <w:t>: For each purchase request</w:t>
      </w:r>
      <w:r w:rsidR="00123E86">
        <w:rPr>
          <w:rFonts w:ascii="Arial" w:eastAsia="Arial" w:hAnsi="Arial"/>
        </w:rPr>
        <w:t xml:space="preserve"> made by Regular customers</w:t>
      </w:r>
      <w:r>
        <w:rPr>
          <w:rFonts w:ascii="Arial" w:eastAsia="Arial" w:hAnsi="Arial"/>
        </w:rPr>
        <w:t xml:space="preserve">, this decision determines whether the agent will </w:t>
      </w:r>
      <w:r w:rsidR="00123E86">
        <w:rPr>
          <w:rFonts w:ascii="Arial" w:eastAsia="Arial" w:hAnsi="Arial"/>
        </w:rPr>
        <w:t xml:space="preserve">purchase </w:t>
      </w:r>
      <w:r>
        <w:rPr>
          <w:rFonts w:ascii="Arial" w:eastAsia="Arial" w:hAnsi="Arial"/>
        </w:rPr>
        <w:t xml:space="preserve">the item immediately </w:t>
      </w:r>
      <w:r w:rsidR="00123E86">
        <w:rPr>
          <w:rFonts w:ascii="Arial" w:eastAsia="Arial" w:hAnsi="Arial"/>
        </w:rPr>
        <w:t xml:space="preserve">at a Purchase Now price </w:t>
      </w:r>
      <w:r>
        <w:rPr>
          <w:rFonts w:ascii="Arial" w:eastAsia="Arial" w:hAnsi="Arial"/>
        </w:rPr>
        <w:t xml:space="preserve">or enter </w:t>
      </w:r>
      <w:r w:rsidR="00123E86">
        <w:rPr>
          <w:rFonts w:ascii="Arial" w:eastAsia="Arial" w:hAnsi="Arial"/>
        </w:rPr>
        <w:t>a bid with a certain bid price in range.</w:t>
      </w:r>
    </w:p>
    <w:p w14:paraId="4CEDBB13" w14:textId="77777777" w:rsidR="00930871" w:rsidRDefault="00930871" w:rsidP="003418D2">
      <w:pPr>
        <w:spacing w:line="290" w:lineRule="auto"/>
        <w:rPr>
          <w:rFonts w:ascii="Arial" w:eastAsia="Arial" w:hAnsi="Arial"/>
        </w:rPr>
      </w:pPr>
      <w:r>
        <w:rPr>
          <w:rFonts w:ascii="Arial" w:eastAsia="Arial" w:hAnsi="Arial"/>
          <w:b/>
        </w:rPr>
        <w:t>Eligibility</w:t>
      </w:r>
      <w:r>
        <w:rPr>
          <w:rFonts w:ascii="Arial" w:eastAsia="Arial" w:hAnsi="Arial"/>
        </w:rPr>
        <w:t xml:space="preserve">: This decision only applies to regular customers (agents who did not disclose </w:t>
      </w:r>
      <w:r w:rsidR="00123E86">
        <w:rPr>
          <w:rFonts w:ascii="Arial" w:eastAsia="Arial" w:hAnsi="Arial"/>
        </w:rPr>
        <w:t>income</w:t>
      </w:r>
      <w:r>
        <w:rPr>
          <w:rFonts w:ascii="Arial" w:eastAsia="Arial" w:hAnsi="Arial"/>
        </w:rPr>
        <w:t xml:space="preserve">). </w:t>
      </w:r>
      <w:r w:rsidR="00123E86">
        <w:rPr>
          <w:rFonts w:ascii="Arial" w:eastAsia="Arial" w:hAnsi="Arial"/>
        </w:rPr>
        <w:t>D</w:t>
      </w:r>
      <w:r>
        <w:rPr>
          <w:rFonts w:ascii="Arial" w:eastAsia="Arial" w:hAnsi="Arial"/>
        </w:rPr>
        <w:t>iscount and fixed customers are not eligible.</w:t>
      </w:r>
    </w:p>
    <w:p w14:paraId="572EAACE" w14:textId="77777777" w:rsidR="00930871" w:rsidRDefault="00930871" w:rsidP="003418D2">
      <w:pPr>
        <w:spacing w:line="0" w:lineRule="atLeast"/>
        <w:rPr>
          <w:rFonts w:ascii="Arial" w:eastAsia="Arial" w:hAnsi="Arial"/>
        </w:rPr>
      </w:pPr>
      <w:r>
        <w:rPr>
          <w:rFonts w:ascii="Arial" w:eastAsia="Arial" w:hAnsi="Arial"/>
          <w:b/>
        </w:rPr>
        <w:t>Mechanism</w:t>
      </w:r>
      <w:r>
        <w:rPr>
          <w:rFonts w:ascii="Arial" w:eastAsia="Arial" w:hAnsi="Arial"/>
        </w:rPr>
        <w:t>: This is a binary “Purchase Now” vs. “Bid” choice.</w:t>
      </w:r>
    </w:p>
    <w:p w14:paraId="345B980C" w14:textId="77777777" w:rsidR="00930871" w:rsidRDefault="00930871" w:rsidP="003418D2">
      <w:pPr>
        <w:spacing w:line="41" w:lineRule="exact"/>
        <w:rPr>
          <w:rFonts w:ascii="Times New Roman" w:eastAsia="Times New Roman" w:hAnsi="Times New Roman"/>
        </w:rPr>
      </w:pPr>
    </w:p>
    <w:p w14:paraId="38E4DDD3" w14:textId="77777777" w:rsidR="00086DA6" w:rsidRDefault="00930871" w:rsidP="003418D2">
      <w:pPr>
        <w:spacing w:line="312" w:lineRule="auto"/>
        <w:rPr>
          <w:rFonts w:ascii="Arial" w:eastAsia="Arial" w:hAnsi="Arial"/>
        </w:rPr>
      </w:pPr>
      <w:r>
        <w:rPr>
          <w:rFonts w:ascii="Arial" w:eastAsia="Arial" w:hAnsi="Arial"/>
          <w:b/>
        </w:rPr>
        <w:t>Default Behavior</w:t>
      </w:r>
      <w:r>
        <w:rPr>
          <w:rFonts w:ascii="Arial" w:eastAsia="Arial" w:hAnsi="Arial"/>
        </w:rPr>
        <w:t xml:space="preserve">: For eligible agents, the default is controlled by a </w:t>
      </w:r>
      <w:r w:rsidRPr="00B653D8">
        <w:rPr>
          <w:rFonts w:ascii="Arial" w:eastAsia="Arial" w:hAnsi="Arial"/>
          <w:bCs/>
        </w:rPr>
        <w:t>probability slider</w:t>
      </w:r>
      <w:r w:rsidR="00086DA6" w:rsidRPr="004B2EC3">
        <w:rPr>
          <w:rFonts w:ascii="Arial" w:eastAsia="Arial" w:hAnsi="Arial"/>
          <w:bCs/>
        </w:rPr>
        <w:t xml:space="preserve">, </w:t>
      </w:r>
      <w:r w:rsidR="00086DA6">
        <w:rPr>
          <w:rFonts w:ascii="Arial" w:eastAsia="Arial" w:hAnsi="Arial"/>
          <w:bCs/>
        </w:rPr>
        <w:t>enabling the user to specify a probability ranging from 0%-100% of Placing a Purchase Now request, with 50% being the starting default</w:t>
      </w:r>
      <w:r w:rsidR="00086DA6">
        <w:rPr>
          <w:rFonts w:ascii="Arial" w:eastAsia="Arial" w:hAnsi="Arial"/>
        </w:rPr>
        <w:t xml:space="preserve">. A setting of 70% means that each agent has a 70% chance of choosing a “Purchase Now” and 30% </w:t>
      </w:r>
      <w:r w:rsidR="00B058A0">
        <w:rPr>
          <w:rFonts w:ascii="Arial" w:eastAsia="Arial" w:hAnsi="Arial"/>
        </w:rPr>
        <w:t xml:space="preserve">chance of placing a </w:t>
      </w:r>
      <w:r w:rsidR="00086DA6">
        <w:rPr>
          <w:rFonts w:ascii="Arial" w:eastAsia="Arial" w:hAnsi="Arial"/>
        </w:rPr>
        <w:t>“Bid”.</w:t>
      </w:r>
    </w:p>
    <w:p w14:paraId="3F1EBCD9" w14:textId="77777777" w:rsidR="00930871" w:rsidRDefault="00930871" w:rsidP="003418D2">
      <w:pPr>
        <w:spacing w:line="0" w:lineRule="atLeast"/>
        <w:rPr>
          <w:rFonts w:ascii="Arial" w:eastAsia="Arial" w:hAnsi="Arial"/>
        </w:rPr>
      </w:pPr>
      <w:bookmarkStart w:id="17" w:name="page11"/>
      <w:bookmarkEnd w:id="17"/>
      <w:r>
        <w:rPr>
          <w:rFonts w:ascii="Arial" w:eastAsia="Arial" w:hAnsi="Arial"/>
        </w:rPr>
        <w:t>The outcome determines whether Decision 10 (bid_value) is triggered for a given purchase request.</w:t>
      </w:r>
    </w:p>
    <w:p w14:paraId="193F9877" w14:textId="77777777" w:rsidR="001A4A57" w:rsidRDefault="001A4A57" w:rsidP="003418D2">
      <w:pPr>
        <w:spacing w:line="0" w:lineRule="atLeast"/>
        <w:rPr>
          <w:rFonts w:ascii="Arial" w:eastAsia="Arial" w:hAnsi="Arial"/>
        </w:rPr>
      </w:pPr>
    </w:p>
    <w:p w14:paraId="37C8D995" w14:textId="77777777" w:rsidR="00FF1530" w:rsidRPr="00E61C09" w:rsidRDefault="001A4A57" w:rsidP="00B653D8">
      <w:pPr>
        <w:tabs>
          <w:tab w:val="left" w:pos="500"/>
        </w:tabs>
        <w:spacing w:line="312" w:lineRule="auto"/>
        <w:rPr>
          <w:rFonts w:ascii="Arial" w:hAnsi="Arial"/>
        </w:rPr>
      </w:pPr>
      <w:r w:rsidRPr="00E61C09">
        <w:rPr>
          <w:rFonts w:ascii="Arial" w:hAnsi="Arial"/>
        </w:rPr>
        <w:t>The purchase vs bid transaction data is accessible through the "Download Purchase vs Bid Excel" button, providing a multi-sheet workbook with Purchase Request ID, Agent ID, Honesty_Humility, Assigned Allowance Level, Study Program, Group_experiment, TWT+Sospeso [=AW2+AX2]{Periods 1+2}, income, Customer Type, Income Category, Purchase Request Type, Vendor, Vendor Price, Purchase Timestamp, Period, and Customer Price columns. This export includes only Regular customers since they are the only customer type that makes Purchase Now (PN) versus Bid decisions. The workbook contains a "Total" sheet with all purchase requests sorted chronologically, plus individual sheets for each period (Period 1, Period 2, etc.) showing only the transactions that occurred during that period. Under the Income Category column, "N/A" is shown for Regular customers because income categories are only assigned to Discount and Fixed customers who disclosed their income. Under the Purchase Request Type column, either "PN" (Purchase Now) o</w:t>
      </w:r>
    </w:p>
    <w:p w14:paraId="2F50067E" w14:textId="77777777" w:rsidR="001A4A57" w:rsidRPr="00E61C09" w:rsidRDefault="001A4A57" w:rsidP="00B653D8">
      <w:pPr>
        <w:tabs>
          <w:tab w:val="left" w:pos="500"/>
        </w:tabs>
        <w:spacing w:line="312" w:lineRule="auto"/>
        <w:rPr>
          <w:rFonts w:ascii="Arial" w:hAnsi="Arial"/>
        </w:rPr>
      </w:pPr>
      <w:r w:rsidRPr="00E61C09">
        <w:rPr>
          <w:rFonts w:ascii="Arial" w:hAnsi="Arial"/>
        </w:rPr>
        <w:t xml:space="preserve"> "Bid" is indicated based on the customer's decision for that specific request. </w:t>
      </w:r>
    </w:p>
    <w:p w14:paraId="2C15CFB0" w14:textId="77777777" w:rsidR="001A4A57" w:rsidRDefault="001A4A57" w:rsidP="003418D2">
      <w:pPr>
        <w:spacing w:line="0" w:lineRule="atLeast"/>
        <w:rPr>
          <w:rFonts w:ascii="Arial" w:eastAsia="Arial" w:hAnsi="Arial"/>
        </w:rPr>
      </w:pPr>
    </w:p>
    <w:p w14:paraId="5BCD6A74" w14:textId="77777777" w:rsidR="00930871" w:rsidRDefault="00930871" w:rsidP="003418D2">
      <w:pPr>
        <w:spacing w:line="322" w:lineRule="exact"/>
        <w:rPr>
          <w:rFonts w:ascii="Times New Roman" w:eastAsia="Times New Roman" w:hAnsi="Times New Roman"/>
        </w:rPr>
      </w:pPr>
    </w:p>
    <w:p w14:paraId="7279C3F9" w14:textId="77777777" w:rsidR="00930871" w:rsidRDefault="00930871" w:rsidP="003418D2">
      <w:pPr>
        <w:spacing w:line="0" w:lineRule="atLeast"/>
        <w:rPr>
          <w:rFonts w:ascii="Arial" w:eastAsia="Arial" w:hAnsi="Arial"/>
          <w:b/>
        </w:rPr>
      </w:pPr>
      <w:r>
        <w:rPr>
          <w:rFonts w:ascii="Arial" w:eastAsia="Arial" w:hAnsi="Arial"/>
          <w:b/>
        </w:rPr>
        <w:t>Decision 10: bid_value</w:t>
      </w:r>
    </w:p>
    <w:p w14:paraId="44600D82" w14:textId="77777777" w:rsidR="00930871" w:rsidRDefault="00930871" w:rsidP="003418D2">
      <w:pPr>
        <w:spacing w:line="264" w:lineRule="exact"/>
        <w:rPr>
          <w:rFonts w:ascii="Times New Roman" w:eastAsia="Times New Roman" w:hAnsi="Times New Roman"/>
        </w:rPr>
      </w:pPr>
    </w:p>
    <w:p w14:paraId="33F31D34" w14:textId="77777777" w:rsidR="00FE7985" w:rsidRDefault="00930871" w:rsidP="003418D2">
      <w:pPr>
        <w:spacing w:line="314" w:lineRule="auto"/>
        <w:ind w:right="3340"/>
        <w:rPr>
          <w:rFonts w:ascii="Arial" w:eastAsia="Arial" w:hAnsi="Arial"/>
          <w:b/>
        </w:rPr>
      </w:pPr>
      <w:r>
        <w:rPr>
          <w:rFonts w:ascii="Arial" w:eastAsia="Arial" w:hAnsi="Arial"/>
          <w:b/>
        </w:rPr>
        <w:t>Purpose</w:t>
      </w:r>
      <w:r>
        <w:rPr>
          <w:rFonts w:ascii="Arial" w:eastAsia="Arial" w:hAnsi="Arial"/>
        </w:rPr>
        <w:t xml:space="preserve">: </w:t>
      </w:r>
      <w:r w:rsidR="00FE7985">
        <w:rPr>
          <w:rFonts w:ascii="Arial" w:eastAsia="Arial" w:hAnsi="Arial"/>
        </w:rPr>
        <w:t xml:space="preserve">This decision </w:t>
      </w:r>
      <w:r>
        <w:rPr>
          <w:rFonts w:ascii="Arial" w:eastAsia="Arial" w:hAnsi="Arial"/>
        </w:rPr>
        <w:t>determine</w:t>
      </w:r>
      <w:r w:rsidR="00FE7985">
        <w:rPr>
          <w:rFonts w:ascii="Arial" w:eastAsia="Arial" w:hAnsi="Arial"/>
        </w:rPr>
        <w:t>s</w:t>
      </w:r>
      <w:r>
        <w:rPr>
          <w:rFonts w:ascii="Arial" w:eastAsia="Arial" w:hAnsi="Arial"/>
        </w:rPr>
        <w:t xml:space="preserve"> the specific dollar amount of an agent’s </w:t>
      </w:r>
      <w:r w:rsidR="00FE7985">
        <w:rPr>
          <w:rFonts w:ascii="Arial" w:eastAsia="Arial" w:hAnsi="Arial"/>
        </w:rPr>
        <w:t>bid within range</w:t>
      </w:r>
      <w:r>
        <w:rPr>
          <w:rFonts w:ascii="Arial" w:eastAsia="Arial" w:hAnsi="Arial"/>
        </w:rPr>
        <w:t>.</w:t>
      </w:r>
      <w:r>
        <w:rPr>
          <w:rFonts w:ascii="Arial" w:eastAsia="Arial" w:hAnsi="Arial"/>
          <w:b/>
        </w:rPr>
        <w:t xml:space="preserve"> </w:t>
      </w:r>
    </w:p>
    <w:p w14:paraId="10B419BA" w14:textId="77777777" w:rsidR="00930871" w:rsidRDefault="00930871" w:rsidP="003418D2">
      <w:pPr>
        <w:spacing w:line="314" w:lineRule="auto"/>
        <w:ind w:right="3340"/>
        <w:rPr>
          <w:rFonts w:ascii="Arial" w:eastAsia="Arial" w:hAnsi="Arial"/>
        </w:rPr>
      </w:pPr>
      <w:r>
        <w:rPr>
          <w:rFonts w:ascii="Arial" w:eastAsia="Arial" w:hAnsi="Arial"/>
          <w:b/>
        </w:rPr>
        <w:t>Eligibility</w:t>
      </w:r>
      <w:r>
        <w:rPr>
          <w:rFonts w:ascii="Arial" w:eastAsia="Arial" w:hAnsi="Arial"/>
        </w:rPr>
        <w:t xml:space="preserve">: This decision applies </w:t>
      </w:r>
      <w:r w:rsidR="00FE7985">
        <w:rPr>
          <w:rFonts w:ascii="Arial" w:eastAsia="Arial" w:hAnsi="Arial"/>
        </w:rPr>
        <w:t xml:space="preserve">only </w:t>
      </w:r>
      <w:r>
        <w:rPr>
          <w:rFonts w:ascii="Arial" w:eastAsia="Arial" w:hAnsi="Arial"/>
        </w:rPr>
        <w:t>if the outcome of Decision 9 was “Bid”.</w:t>
      </w:r>
      <w:r>
        <w:rPr>
          <w:rFonts w:ascii="Arial" w:eastAsia="Arial" w:hAnsi="Arial"/>
          <w:b/>
        </w:rPr>
        <w:t xml:space="preserve"> Mechanism</w:t>
      </w:r>
      <w:r>
        <w:rPr>
          <w:rFonts w:ascii="Arial" w:eastAsia="Arial" w:hAnsi="Arial"/>
        </w:rPr>
        <w:t>:</w:t>
      </w:r>
    </w:p>
    <w:p w14:paraId="684BB322" w14:textId="77777777" w:rsidR="00930871" w:rsidRDefault="00930871" w:rsidP="003418D2">
      <w:pPr>
        <w:spacing w:line="143" w:lineRule="exact"/>
        <w:rPr>
          <w:rFonts w:ascii="Times New Roman" w:eastAsia="Times New Roman" w:hAnsi="Times New Roman"/>
        </w:rPr>
      </w:pPr>
    </w:p>
    <w:p w14:paraId="3B2412E4" w14:textId="77777777" w:rsidR="00930871" w:rsidRDefault="00930871">
      <w:pPr>
        <w:numPr>
          <w:ilvl w:val="0"/>
          <w:numId w:val="20"/>
        </w:numPr>
        <w:tabs>
          <w:tab w:val="left" w:pos="500"/>
        </w:tabs>
        <w:spacing w:line="338" w:lineRule="auto"/>
        <w:ind w:right="840"/>
        <w:rPr>
          <w:rFonts w:ascii="Arial" w:eastAsia="Arial" w:hAnsi="Arial"/>
        </w:rPr>
      </w:pPr>
      <w:r>
        <w:rPr>
          <w:rFonts w:ascii="Arial" w:eastAsia="Arial" w:hAnsi="Arial"/>
        </w:rPr>
        <w:t xml:space="preserve">It calculates a valid bidding range (“Min Bid” to “Max Bid”) based on the item’s price and the market parameters </w:t>
      </w:r>
      <w:r w:rsidR="00FE7985">
        <w:rPr>
          <w:rFonts w:ascii="Arial" w:eastAsia="Arial" w:hAnsi="Arial"/>
        </w:rPr>
        <w:t xml:space="preserve">specified on </w:t>
      </w:r>
      <w:r>
        <w:rPr>
          <w:rFonts w:ascii="Arial" w:eastAsia="Arial" w:hAnsi="Arial"/>
        </w:rPr>
        <w:t>Page 1.</w:t>
      </w:r>
    </w:p>
    <w:p w14:paraId="71F5921C" w14:textId="77777777" w:rsidR="00930871" w:rsidRDefault="00930871" w:rsidP="003418D2">
      <w:pPr>
        <w:spacing w:line="61" w:lineRule="exact"/>
        <w:rPr>
          <w:rFonts w:ascii="Arial" w:eastAsia="Arial" w:hAnsi="Arial"/>
        </w:rPr>
      </w:pPr>
    </w:p>
    <w:p w14:paraId="74F341D7" w14:textId="77777777" w:rsidR="00930871" w:rsidRDefault="00930871">
      <w:pPr>
        <w:numPr>
          <w:ilvl w:val="0"/>
          <w:numId w:val="20"/>
        </w:numPr>
        <w:tabs>
          <w:tab w:val="left" w:pos="500"/>
        </w:tabs>
        <w:spacing w:line="0" w:lineRule="atLeast"/>
        <w:rPr>
          <w:rFonts w:ascii="Arial" w:eastAsia="Arial" w:hAnsi="Arial"/>
        </w:rPr>
      </w:pPr>
      <w:r>
        <w:rPr>
          <w:rFonts w:ascii="Arial" w:eastAsia="Arial" w:hAnsi="Arial"/>
        </w:rPr>
        <w:t>It generates a random bid amount from a uniform distribution within that range.</w:t>
      </w:r>
    </w:p>
    <w:p w14:paraId="3331D71B" w14:textId="77777777" w:rsidR="00930871" w:rsidRDefault="00930871" w:rsidP="003418D2">
      <w:pPr>
        <w:spacing w:line="264" w:lineRule="exact"/>
        <w:rPr>
          <w:rFonts w:ascii="Times New Roman" w:eastAsia="Times New Roman" w:hAnsi="Times New Roman"/>
        </w:rPr>
      </w:pPr>
    </w:p>
    <w:p w14:paraId="1A160658" w14:textId="77777777" w:rsidR="00930871" w:rsidRDefault="00FE7985" w:rsidP="003418D2">
      <w:pPr>
        <w:spacing w:line="0" w:lineRule="atLeast"/>
        <w:rPr>
          <w:rFonts w:ascii="Arial" w:eastAsia="Arial" w:hAnsi="Arial"/>
        </w:rPr>
      </w:pPr>
      <w:r>
        <w:rPr>
          <w:rFonts w:ascii="Arial" w:eastAsia="Arial" w:hAnsi="Arial"/>
        </w:rPr>
        <w:t>T</w:t>
      </w:r>
      <w:r w:rsidR="00930871">
        <w:rPr>
          <w:rFonts w:ascii="Arial" w:eastAsia="Arial" w:hAnsi="Arial"/>
        </w:rPr>
        <w:t xml:space="preserve">he specific bid value </w:t>
      </w:r>
      <w:r>
        <w:rPr>
          <w:rFonts w:ascii="Arial" w:eastAsia="Arial" w:hAnsi="Arial"/>
        </w:rPr>
        <w:t xml:space="preserve">that was produced is imputed to the bid </w:t>
      </w:r>
      <w:r w:rsidR="00930871">
        <w:rPr>
          <w:rFonts w:ascii="Arial" w:eastAsia="Arial" w:hAnsi="Arial"/>
        </w:rPr>
        <w:t>transaction</w:t>
      </w:r>
      <w:r>
        <w:rPr>
          <w:rFonts w:ascii="Arial" w:eastAsia="Arial" w:hAnsi="Arial"/>
        </w:rPr>
        <w:t xml:space="preserve"> in the purchase requests file</w:t>
      </w:r>
      <w:r w:rsidR="00930871">
        <w:rPr>
          <w:rFonts w:ascii="Arial" w:eastAsia="Arial" w:hAnsi="Arial"/>
        </w:rPr>
        <w:t>.</w:t>
      </w:r>
    </w:p>
    <w:p w14:paraId="59FE2826" w14:textId="77777777" w:rsidR="001A4A57" w:rsidRDefault="001A4A57" w:rsidP="003418D2">
      <w:pPr>
        <w:spacing w:line="0" w:lineRule="atLeast"/>
        <w:rPr>
          <w:rFonts w:ascii="Arial" w:eastAsia="Arial" w:hAnsi="Arial"/>
        </w:rPr>
      </w:pPr>
    </w:p>
    <w:p w14:paraId="06570CE7" w14:textId="77777777" w:rsidR="001A4A57" w:rsidRDefault="001A4A57" w:rsidP="00842D4D">
      <w:pPr>
        <w:tabs>
          <w:tab w:val="left" w:pos="500"/>
        </w:tabs>
        <w:spacing w:line="312" w:lineRule="auto"/>
        <w:rPr>
          <w:rFonts w:ascii="Arial" w:hAnsi="Arial"/>
        </w:rPr>
      </w:pPr>
      <w:r w:rsidRPr="00E61C09">
        <w:rPr>
          <w:rFonts w:ascii="Arial" w:hAnsi="Arial"/>
        </w:rPr>
        <w:t>The bid value transaction data is accessible through the "Download Bid Values Excel" button, providing a multi-sheet workbook with Transaction ID, Agent ID, Honesty_Humility, Assigned Allowance Level, Study Program, Group_experiment, TWT+Sospeso [=AW2+AX2]{Periods 1+2}, income, Vendor ID, Vendor Price, Bid Value, Purchase Timestamp, and Period columns.</w:t>
      </w:r>
      <w:r w:rsidR="00842D4D">
        <w:rPr>
          <w:rFonts w:ascii="Arial" w:hAnsi="Arial"/>
        </w:rPr>
        <w:t xml:space="preserve"> </w:t>
      </w:r>
      <w:r w:rsidRPr="00E61C09">
        <w:rPr>
          <w:rFonts w:ascii="Arial" w:hAnsi="Arial"/>
        </w:rPr>
        <w:t>The workbook contains a "Total" sheet with all bid transactions sorted chronologically, plus individual sheets for each period (Period 1, Period 2, etc.) showing only the bid transactions that occurred during that period.</w:t>
      </w:r>
      <w:r w:rsidR="00842D4D">
        <w:rPr>
          <w:rFonts w:ascii="Arial" w:hAnsi="Arial"/>
        </w:rPr>
        <w:t xml:space="preserve"> </w:t>
      </w:r>
      <w:r w:rsidRPr="00E61C09">
        <w:rPr>
          <w:rFonts w:ascii="Arial" w:hAnsi="Arial"/>
        </w:rPr>
        <w:t xml:space="preserve">This export only includes BID transactions from Regular customers who chose to bid rather than use Purchase Now. Fixed and Discount customers do not participate in bidding. Under the Bid Value column, the actual bid </w:t>
      </w:r>
      <w:r>
        <w:rPr>
          <w:rFonts w:ascii="Arial" w:hAnsi="Arial"/>
        </w:rPr>
        <w:lastRenderedPageBreak/>
        <w:t>amount is displayed as a decimal value, randomly generated within the valid bidding range based on the selected vendor's price.</w:t>
      </w:r>
    </w:p>
    <w:p w14:paraId="5496BE40" w14:textId="77777777" w:rsidR="001A4A57" w:rsidRDefault="001A4A57" w:rsidP="003418D2">
      <w:pPr>
        <w:spacing w:line="0" w:lineRule="atLeast"/>
        <w:rPr>
          <w:rFonts w:ascii="Arial" w:eastAsia="Arial" w:hAnsi="Arial"/>
        </w:rPr>
      </w:pPr>
    </w:p>
    <w:p w14:paraId="360D9044" w14:textId="77777777" w:rsidR="00930871" w:rsidRDefault="00930871" w:rsidP="003418D2">
      <w:pPr>
        <w:spacing w:line="0" w:lineRule="atLeast"/>
        <w:rPr>
          <w:rFonts w:ascii="Arial" w:eastAsia="Arial" w:hAnsi="Arial"/>
          <w:b/>
        </w:rPr>
      </w:pPr>
      <w:r>
        <w:rPr>
          <w:rFonts w:ascii="Arial" w:eastAsia="Arial" w:hAnsi="Arial"/>
          <w:b/>
        </w:rPr>
        <w:t>Decision 11: rejected_transaction_option</w:t>
      </w:r>
    </w:p>
    <w:p w14:paraId="41645393" w14:textId="77777777" w:rsidR="00930871" w:rsidRDefault="00930871" w:rsidP="003418D2">
      <w:pPr>
        <w:spacing w:line="264" w:lineRule="exact"/>
        <w:rPr>
          <w:rFonts w:ascii="Times New Roman" w:eastAsia="Times New Roman" w:hAnsi="Times New Roman"/>
        </w:rPr>
      </w:pPr>
    </w:p>
    <w:p w14:paraId="40E70432" w14:textId="77777777" w:rsidR="00930871" w:rsidRDefault="00930871" w:rsidP="003418D2">
      <w:pPr>
        <w:spacing w:line="312" w:lineRule="auto"/>
        <w:rPr>
          <w:rFonts w:ascii="Arial" w:eastAsia="Arial" w:hAnsi="Arial"/>
        </w:rPr>
      </w:pPr>
      <w:r>
        <w:rPr>
          <w:rFonts w:ascii="Arial" w:eastAsia="Arial" w:hAnsi="Arial"/>
          <w:b/>
        </w:rPr>
        <w:t>Purpose</w:t>
      </w:r>
      <w:r>
        <w:rPr>
          <w:rFonts w:ascii="Arial" w:eastAsia="Arial" w:hAnsi="Arial"/>
        </w:rPr>
        <w:t xml:space="preserve">: </w:t>
      </w:r>
      <w:r w:rsidR="00EA6D80">
        <w:rPr>
          <w:rFonts w:ascii="Arial" w:eastAsia="Arial" w:hAnsi="Arial"/>
        </w:rPr>
        <w:t>This decision determines</w:t>
      </w:r>
      <w:r>
        <w:rPr>
          <w:rFonts w:ascii="Arial" w:eastAsia="Arial" w:hAnsi="Arial"/>
        </w:rPr>
        <w:t xml:space="preserve"> what </w:t>
      </w:r>
      <w:r w:rsidR="00EA6D80">
        <w:rPr>
          <w:rFonts w:ascii="Arial" w:eastAsia="Arial" w:hAnsi="Arial"/>
        </w:rPr>
        <w:t xml:space="preserve">the agent will </w:t>
      </w:r>
      <w:r>
        <w:rPr>
          <w:rFonts w:ascii="Arial" w:eastAsia="Arial" w:hAnsi="Arial"/>
        </w:rPr>
        <w:t xml:space="preserve">do after a transaction </w:t>
      </w:r>
      <w:r w:rsidR="00EA6D80">
        <w:rPr>
          <w:rFonts w:ascii="Arial" w:eastAsia="Arial" w:hAnsi="Arial"/>
        </w:rPr>
        <w:t>that the agent placed was</w:t>
      </w:r>
      <w:r>
        <w:rPr>
          <w:rFonts w:ascii="Arial" w:eastAsia="Arial" w:hAnsi="Arial"/>
        </w:rPr>
        <w:t xml:space="preserve"> rejected (e.g., a bid was too low)</w:t>
      </w:r>
      <w:r w:rsidR="00EA6D80">
        <w:rPr>
          <w:rFonts w:ascii="Arial" w:eastAsia="Arial" w:hAnsi="Arial"/>
        </w:rPr>
        <w:t xml:space="preserve"> and after applying the rejected_transaction_default value that was selected at the time of registration. This decision becomes relevant when no default was selected at the time of registration or when partial defaults were selected, so a choice remains to be executed in real time after rejection. </w:t>
      </w:r>
    </w:p>
    <w:p w14:paraId="7998CB2D" w14:textId="77777777" w:rsidR="00930871" w:rsidRDefault="00930871" w:rsidP="003418D2">
      <w:pPr>
        <w:spacing w:line="53" w:lineRule="exact"/>
        <w:rPr>
          <w:rFonts w:ascii="Times New Roman" w:eastAsia="Times New Roman" w:hAnsi="Times New Roman"/>
        </w:rPr>
      </w:pPr>
    </w:p>
    <w:p w14:paraId="75B77574" w14:textId="77777777" w:rsidR="00EA6D80" w:rsidRDefault="00930871" w:rsidP="003418D2">
      <w:pPr>
        <w:spacing w:line="312" w:lineRule="auto"/>
        <w:rPr>
          <w:rFonts w:ascii="Arial" w:eastAsia="Arial" w:hAnsi="Arial"/>
        </w:rPr>
      </w:pPr>
      <w:r>
        <w:rPr>
          <w:rFonts w:ascii="Arial" w:eastAsia="Arial" w:hAnsi="Arial"/>
          <w:b/>
        </w:rPr>
        <w:t>Mechanism</w:t>
      </w:r>
      <w:r>
        <w:rPr>
          <w:rFonts w:ascii="Arial" w:eastAsia="Arial" w:hAnsi="Arial"/>
        </w:rPr>
        <w:t xml:space="preserve">: </w:t>
      </w:r>
      <w:r w:rsidR="00EA6D80">
        <w:rPr>
          <w:rFonts w:ascii="Arial" w:eastAsia="Arial" w:hAnsi="Arial"/>
        </w:rPr>
        <w:t>This is a categorical choice, enabling the user to select among five options:</w:t>
      </w:r>
    </w:p>
    <w:p w14:paraId="1A21E9F0" w14:textId="77777777" w:rsidR="00EA6D80" w:rsidRPr="00EB0C65" w:rsidRDefault="00EA6D80" w:rsidP="003418D2">
      <w:pPr>
        <w:spacing w:line="312" w:lineRule="auto"/>
        <w:rPr>
          <w:rFonts w:ascii="Arial" w:eastAsia="Arial" w:hAnsi="Arial"/>
        </w:rPr>
      </w:pPr>
      <w:r w:rsidRPr="00EB0C65">
        <w:rPr>
          <w:rFonts w:ascii="Arial" w:eastAsia="Arial" w:hAnsi="Arial"/>
        </w:rPr>
        <w:t>Option 1: Purchase from another (higher) price category of the same vendor</w:t>
      </w:r>
    </w:p>
    <w:p w14:paraId="22186D56" w14:textId="77777777" w:rsidR="00EA6D80" w:rsidRPr="00EB0C65" w:rsidRDefault="00EA6D80" w:rsidP="003418D2">
      <w:pPr>
        <w:spacing w:line="312" w:lineRule="auto"/>
        <w:rPr>
          <w:rFonts w:ascii="Arial" w:eastAsia="Arial" w:hAnsi="Arial"/>
        </w:rPr>
      </w:pPr>
      <w:r w:rsidRPr="00EB0C65">
        <w:rPr>
          <w:rFonts w:ascii="Arial" w:eastAsia="Arial" w:hAnsi="Arial"/>
        </w:rPr>
        <w:t>Option 2: Purchase from another vendor at PN price which is lower than the PN price of the current vendor</w:t>
      </w:r>
    </w:p>
    <w:p w14:paraId="1E274B38" w14:textId="77777777" w:rsidR="00EA6D80" w:rsidRPr="00EB0C65" w:rsidRDefault="00EA6D80" w:rsidP="003418D2">
      <w:pPr>
        <w:spacing w:line="312" w:lineRule="auto"/>
        <w:rPr>
          <w:rFonts w:ascii="Arial" w:eastAsia="Arial" w:hAnsi="Arial"/>
        </w:rPr>
      </w:pPr>
      <w:r w:rsidRPr="00EB0C65">
        <w:rPr>
          <w:rFonts w:ascii="Arial" w:eastAsia="Arial" w:hAnsi="Arial"/>
        </w:rPr>
        <w:t>Option 3: Purchase from the current vendor at PN price</w:t>
      </w:r>
    </w:p>
    <w:p w14:paraId="647D680D" w14:textId="77777777" w:rsidR="00EA6D80" w:rsidRPr="00EB0C65" w:rsidRDefault="00EA6D80" w:rsidP="003418D2">
      <w:pPr>
        <w:spacing w:line="312" w:lineRule="auto"/>
        <w:rPr>
          <w:rFonts w:ascii="Arial" w:eastAsia="Arial" w:hAnsi="Arial"/>
        </w:rPr>
      </w:pPr>
      <w:r w:rsidRPr="00EB0C65">
        <w:rPr>
          <w:rFonts w:ascii="Arial" w:eastAsia="Arial" w:hAnsi="Arial"/>
        </w:rPr>
        <w:t>Option 4: Place a bid for the current vendor in the current period (rejected fixed) or next period (rejected bids/discount)</w:t>
      </w:r>
    </w:p>
    <w:p w14:paraId="3A0DAA37" w14:textId="77777777" w:rsidR="00EA6D80" w:rsidRPr="00EB0C65" w:rsidRDefault="00EA6D80" w:rsidP="003418D2">
      <w:pPr>
        <w:spacing w:line="312" w:lineRule="auto"/>
        <w:rPr>
          <w:rFonts w:ascii="Arial" w:eastAsia="Arial" w:hAnsi="Arial"/>
        </w:rPr>
      </w:pPr>
      <w:r w:rsidRPr="00EB0C65">
        <w:rPr>
          <w:rFonts w:ascii="Arial" w:eastAsia="Arial" w:hAnsi="Arial"/>
        </w:rPr>
        <w:t>Option 5: Forgo the purchase request</w:t>
      </w:r>
    </w:p>
    <w:p w14:paraId="3947E49C" w14:textId="77777777" w:rsidR="00EA6D80" w:rsidRDefault="00EA6D80" w:rsidP="003418D2">
      <w:pPr>
        <w:spacing w:line="312" w:lineRule="auto"/>
        <w:ind w:right="200"/>
        <w:rPr>
          <w:rFonts w:ascii="Arial" w:eastAsia="Arial" w:hAnsi="Arial"/>
        </w:rPr>
      </w:pPr>
      <w:r>
        <w:rPr>
          <w:rFonts w:ascii="Arial" w:eastAsia="Arial" w:hAnsi="Arial"/>
          <w:b/>
        </w:rPr>
        <w:t>Default Behavior</w:t>
      </w:r>
      <w:r>
        <w:rPr>
          <w:rFonts w:ascii="Arial" w:eastAsia="Arial" w:hAnsi="Arial"/>
        </w:rPr>
        <w:t xml:space="preserve">: The default is a single option (set via radio buttons) that will be applied to all agents. The initial default is set for Option 5: Forgo the purchase request, but the user can change this default to one of the other options. </w:t>
      </w:r>
    </w:p>
    <w:p w14:paraId="161A0C57" w14:textId="77777777" w:rsidR="00EA6D80" w:rsidRDefault="00EA6D80" w:rsidP="003418D2">
      <w:pPr>
        <w:spacing w:line="0" w:lineRule="atLeast"/>
        <w:rPr>
          <w:rFonts w:ascii="Arial" w:eastAsia="Arial" w:hAnsi="Arial"/>
          <w:b/>
        </w:rPr>
      </w:pPr>
    </w:p>
    <w:p w14:paraId="00582D04" w14:textId="77777777" w:rsidR="00930871" w:rsidRDefault="00930871" w:rsidP="003418D2">
      <w:pPr>
        <w:spacing w:line="0" w:lineRule="atLeast"/>
        <w:rPr>
          <w:rFonts w:ascii="Arial" w:eastAsia="Arial" w:hAnsi="Arial"/>
          <w:b/>
        </w:rPr>
      </w:pPr>
      <w:r>
        <w:rPr>
          <w:rFonts w:ascii="Arial" w:eastAsia="Arial" w:hAnsi="Arial"/>
          <w:b/>
        </w:rPr>
        <w:t>Decision 12: rejected_bid_value</w:t>
      </w:r>
    </w:p>
    <w:p w14:paraId="51C3A9E6" w14:textId="77777777" w:rsidR="00930871" w:rsidRDefault="00930871" w:rsidP="003418D2">
      <w:pPr>
        <w:spacing w:line="264" w:lineRule="exact"/>
        <w:rPr>
          <w:rFonts w:ascii="Times New Roman" w:eastAsia="Times New Roman" w:hAnsi="Times New Roman"/>
        </w:rPr>
      </w:pPr>
    </w:p>
    <w:p w14:paraId="5A59C647" w14:textId="77777777" w:rsidR="00930871" w:rsidRDefault="00930871" w:rsidP="003418D2">
      <w:pPr>
        <w:spacing w:line="312" w:lineRule="auto"/>
        <w:rPr>
          <w:rFonts w:ascii="Arial" w:eastAsia="Arial" w:hAnsi="Arial"/>
        </w:rPr>
      </w:pPr>
      <w:r>
        <w:rPr>
          <w:rFonts w:ascii="Arial" w:eastAsia="Arial" w:hAnsi="Arial"/>
          <w:b/>
        </w:rPr>
        <w:t>Purpose</w:t>
      </w:r>
      <w:r>
        <w:rPr>
          <w:rFonts w:ascii="Arial" w:eastAsia="Arial" w:hAnsi="Arial"/>
        </w:rPr>
        <w:t xml:space="preserve">: </w:t>
      </w:r>
      <w:r w:rsidR="00EA6D80">
        <w:rPr>
          <w:rFonts w:ascii="Arial" w:eastAsia="Arial" w:hAnsi="Arial"/>
        </w:rPr>
        <w:t xml:space="preserve">This decision </w:t>
      </w:r>
      <w:r>
        <w:rPr>
          <w:rFonts w:ascii="Arial" w:eastAsia="Arial" w:hAnsi="Arial"/>
        </w:rPr>
        <w:t>select</w:t>
      </w:r>
      <w:r w:rsidR="00EA6D80">
        <w:rPr>
          <w:rFonts w:ascii="Arial" w:eastAsia="Arial" w:hAnsi="Arial"/>
        </w:rPr>
        <w:t>s</w:t>
      </w:r>
      <w:r>
        <w:rPr>
          <w:rFonts w:ascii="Arial" w:eastAsia="Arial" w:hAnsi="Arial"/>
        </w:rPr>
        <w:t xml:space="preserve"> a new bid value after a previous bid was rejected.</w:t>
      </w:r>
      <w:r w:rsidR="00EA6D80">
        <w:rPr>
          <w:rFonts w:ascii="Arial" w:eastAsia="Arial" w:hAnsi="Arial"/>
        </w:rPr>
        <w:t xml:space="preserve"> This decision applies only if Option 4 is selected and activated in Decision 11.</w:t>
      </w:r>
    </w:p>
    <w:p w14:paraId="41188555" w14:textId="77777777" w:rsidR="00930871" w:rsidRDefault="00930871" w:rsidP="003418D2">
      <w:pPr>
        <w:spacing w:line="53" w:lineRule="exact"/>
        <w:rPr>
          <w:rFonts w:ascii="Times New Roman" w:eastAsia="Times New Roman" w:hAnsi="Times New Roman"/>
        </w:rPr>
      </w:pPr>
    </w:p>
    <w:p w14:paraId="64BFEB2A" w14:textId="77777777" w:rsidR="00930871" w:rsidRDefault="00930871" w:rsidP="003418D2">
      <w:pPr>
        <w:spacing w:line="309" w:lineRule="auto"/>
        <w:rPr>
          <w:rFonts w:ascii="Arial" w:eastAsia="Arial" w:hAnsi="Arial"/>
        </w:rPr>
      </w:pPr>
      <w:r>
        <w:rPr>
          <w:rFonts w:ascii="Arial" w:eastAsia="Arial" w:hAnsi="Arial"/>
          <w:b/>
        </w:rPr>
        <w:t>Mechanism</w:t>
      </w:r>
      <w:r>
        <w:rPr>
          <w:rFonts w:ascii="Arial" w:eastAsia="Arial" w:hAnsi="Arial"/>
        </w:rPr>
        <w:t xml:space="preserve">: In the current implementation, this module is a placeholder. It returns the string RANDOM_WITHIN_LIMIT. This indicates that the simulation should execute the same logic as in Decision 10 to generate a new random bid, </w:t>
      </w:r>
      <w:r w:rsidR="008C1CFE">
        <w:rPr>
          <w:rFonts w:ascii="Arial" w:eastAsia="Arial" w:hAnsi="Arial"/>
        </w:rPr>
        <w:t>but it does not currently</w:t>
      </w:r>
      <w:r>
        <w:rPr>
          <w:rFonts w:ascii="Arial" w:eastAsia="Arial" w:hAnsi="Arial"/>
        </w:rPr>
        <w:t xml:space="preserve"> contain the logic </w:t>
      </w:r>
      <w:r w:rsidR="008C1CFE">
        <w:rPr>
          <w:rFonts w:ascii="Arial" w:eastAsia="Arial" w:hAnsi="Arial"/>
        </w:rPr>
        <w:t>for it</w:t>
      </w:r>
      <w:r>
        <w:rPr>
          <w:rFonts w:ascii="Arial" w:eastAsia="Arial" w:hAnsi="Arial"/>
        </w:rPr>
        <w:t>.</w:t>
      </w:r>
    </w:p>
    <w:p w14:paraId="31AD8991" w14:textId="77777777" w:rsidR="00930871" w:rsidRDefault="00930871" w:rsidP="003418D2">
      <w:pPr>
        <w:spacing w:line="207" w:lineRule="exact"/>
        <w:rPr>
          <w:rFonts w:ascii="Times New Roman" w:eastAsia="Times New Roman" w:hAnsi="Times New Roman"/>
        </w:rPr>
      </w:pPr>
    </w:p>
    <w:p w14:paraId="69835B50" w14:textId="77777777" w:rsidR="00930871" w:rsidRDefault="00930871" w:rsidP="003418D2">
      <w:pPr>
        <w:spacing w:line="0" w:lineRule="atLeast"/>
        <w:rPr>
          <w:rFonts w:ascii="Arial" w:eastAsia="Arial" w:hAnsi="Arial"/>
          <w:b/>
        </w:rPr>
      </w:pPr>
      <w:r>
        <w:rPr>
          <w:rFonts w:ascii="Arial" w:eastAsia="Arial" w:hAnsi="Arial"/>
          <w:b/>
        </w:rPr>
        <w:t>Decision 13: final_donation_rate</w:t>
      </w:r>
    </w:p>
    <w:p w14:paraId="6F52EB85" w14:textId="77777777" w:rsidR="00930871" w:rsidRDefault="00930871" w:rsidP="003418D2">
      <w:pPr>
        <w:spacing w:line="266" w:lineRule="exact"/>
        <w:rPr>
          <w:rFonts w:ascii="Times New Roman" w:eastAsia="Times New Roman" w:hAnsi="Times New Roman"/>
        </w:rPr>
      </w:pPr>
    </w:p>
    <w:p w14:paraId="5B2236E4" w14:textId="77777777" w:rsidR="00930871" w:rsidRPr="00B274AB" w:rsidRDefault="00930871" w:rsidP="003418D2">
      <w:pPr>
        <w:spacing w:line="309" w:lineRule="auto"/>
        <w:rPr>
          <w:rFonts w:ascii="Arial" w:eastAsia="Arial" w:hAnsi="Arial"/>
          <w:bCs/>
        </w:rPr>
      </w:pPr>
      <w:r w:rsidRPr="00B274AB">
        <w:rPr>
          <w:rFonts w:ascii="Arial" w:eastAsia="Arial" w:hAnsi="Arial"/>
          <w:bCs/>
        </w:rPr>
        <w:t>Same as the default donation rate</w:t>
      </w:r>
      <w:r w:rsidR="008C1CFE" w:rsidRPr="00B274AB">
        <w:rPr>
          <w:rFonts w:ascii="Arial" w:eastAsia="Arial" w:hAnsi="Arial"/>
          <w:bCs/>
        </w:rPr>
        <w:t>. Enables the agent to modify the default donation rate at the time of making a purchase.</w:t>
      </w:r>
      <w:r w:rsidR="00740E0E" w:rsidRPr="00B274AB">
        <w:rPr>
          <w:rFonts w:ascii="Arial" w:eastAsia="Arial" w:hAnsi="Arial"/>
          <w:bCs/>
        </w:rPr>
        <w:t xml:space="preserve"> If the simulation is run in the compare all mode or run for single selection and user saves the selected mode, when switched back to the common parameters page the final donation rate is shown in the decision configuration slider saved from the previous run. </w:t>
      </w:r>
    </w:p>
    <w:p w14:paraId="4AA0A01F" w14:textId="77777777" w:rsidR="001A4A57" w:rsidRPr="00E61C09" w:rsidRDefault="001A4A57" w:rsidP="001A4A57">
      <w:pPr>
        <w:pStyle w:val="Heading3"/>
        <w:spacing w:before="270" w:after="120"/>
        <w:rPr>
          <w:rFonts w:ascii="Arial" w:hAnsi="Arial" w:cs="Arial"/>
          <w:sz w:val="20"/>
          <w:szCs w:val="20"/>
          <w:lang w:val="en-IT" w:eastAsia="en-GB" w:bidi="ar-SA"/>
        </w:rPr>
      </w:pPr>
      <w:r w:rsidRPr="00E61C09">
        <w:rPr>
          <w:rFonts w:ascii="Arial" w:hAnsi="Arial" w:cs="Arial"/>
          <w:sz w:val="20"/>
          <w:szCs w:val="20"/>
        </w:rPr>
        <w:t>Decision 13: Final Donation Rate (Transaction-Level)</w:t>
      </w:r>
    </w:p>
    <w:p w14:paraId="0F2B9031" w14:textId="77777777" w:rsidR="001A4A57" w:rsidRPr="00B274AB" w:rsidRDefault="001A4A57" w:rsidP="00225889">
      <w:pPr>
        <w:spacing w:line="312" w:lineRule="auto"/>
        <w:rPr>
          <w:rFonts w:ascii="Arial" w:eastAsia="Arial" w:hAnsi="Arial"/>
        </w:rPr>
      </w:pPr>
      <w:r w:rsidRPr="00E61C09">
        <w:rPr>
          <w:rFonts w:ascii="Arial" w:hAnsi="Arial"/>
        </w:rPr>
        <w:t>The Final Donation Rate decision is a </w:t>
      </w:r>
      <w:r w:rsidRPr="00E61C09">
        <w:rPr>
          <w:rStyle w:val="markdown-bold-text"/>
          <w:rFonts w:ascii="Arial" w:hAnsi="Arial"/>
        </w:rPr>
        <w:t>transaction-level decision</w:t>
      </w:r>
      <w:r w:rsidRPr="00E61C09">
        <w:rPr>
          <w:rFonts w:ascii="Arial" w:hAnsi="Arial"/>
        </w:rPr>
        <w:t xml:space="preserve">, meaning that each purchase request made by an agent can have its own donation rate. This contrasts with agent-level decisions where a single value applies to an agent across all </w:t>
      </w:r>
      <w:r w:rsidR="00842D4D">
        <w:rPr>
          <w:rFonts w:ascii="Arial" w:hAnsi="Arial"/>
        </w:rPr>
        <w:t>t</w:t>
      </w:r>
      <w:r w:rsidRPr="00E61C09">
        <w:rPr>
          <w:rFonts w:ascii="Arial" w:hAnsi="Arial"/>
        </w:rPr>
        <w:t>heir transactions.</w:t>
      </w:r>
      <w:r w:rsidR="00842D4D">
        <w:rPr>
          <w:rFonts w:ascii="Arial" w:hAnsi="Arial"/>
        </w:rPr>
        <w:t xml:space="preserve"> </w:t>
      </w:r>
      <w:r w:rsidRPr="00E61C09">
        <w:rPr>
          <w:rFonts w:ascii="Arial" w:hAnsi="Arial"/>
        </w:rPr>
        <w:t>The transaction-level donation data is accessible through the </w:t>
      </w:r>
      <w:r w:rsidRPr="00E61C09">
        <w:rPr>
          <w:rStyle w:val="markdown-bold-text"/>
          <w:rFonts w:ascii="Arial" w:hAnsi="Arial"/>
        </w:rPr>
        <w:t>"Download Transaction-Level Excel"</w:t>
      </w:r>
      <w:r w:rsidRPr="00E61C09">
        <w:rPr>
          <w:rFonts w:ascii="Arial" w:hAnsi="Arial"/>
        </w:rPr>
        <w:t> button, providing a multi-sheet workbook with </w:t>
      </w:r>
      <w:r w:rsidRPr="00E61C09">
        <w:rPr>
          <w:rStyle w:val="markdown-bold-text"/>
          <w:rFonts w:ascii="Arial" w:hAnsi="Arial"/>
        </w:rPr>
        <w:t>Transaction ID, Agent ID, Honesty_Humility, Assigned Allowance Level, Study Program, Group_experiment, TWT+Sospeso [=AW2+AX2]{Periods 1+2}, income, Customer Type, Income Category, Purchase Request Type, Purchase Timestamp, Period, Customer Price, Default Donation Rate, and Final Donation Rate</w:t>
      </w:r>
      <w:r w:rsidRPr="00E61C09">
        <w:rPr>
          <w:rFonts w:ascii="Arial" w:hAnsi="Arial"/>
        </w:rPr>
        <w:t> columns.The workbook contains a </w:t>
      </w:r>
      <w:r w:rsidRPr="00E61C09">
        <w:rPr>
          <w:rStyle w:val="markdown-bold-text"/>
          <w:rFonts w:ascii="Arial" w:hAnsi="Arial"/>
        </w:rPr>
        <w:t>"Total" sheet</w:t>
      </w:r>
      <w:r w:rsidRPr="00E61C09">
        <w:rPr>
          <w:rFonts w:ascii="Arial" w:hAnsi="Arial"/>
        </w:rPr>
        <w:t> with all purchase requests sorted chronologically, plus individual sheets for each period (Period 1, Period 2, etc.) showing only the transactions that occurred during that period.Under the </w:t>
      </w:r>
      <w:r w:rsidRPr="00E61C09">
        <w:rPr>
          <w:rStyle w:val="markdown-bold-text"/>
          <w:rFonts w:ascii="Arial" w:hAnsi="Arial"/>
        </w:rPr>
        <w:t>Customer Price</w:t>
      </w:r>
      <w:r w:rsidRPr="00E61C09">
        <w:rPr>
          <w:rFonts w:ascii="Arial" w:hAnsi="Arial"/>
        </w:rPr>
        <w:t xml:space="preserve"> column, the </w:t>
      </w:r>
      <w:r w:rsidRPr="00E61C09">
        <w:rPr>
          <w:rFonts w:ascii="Arial" w:hAnsi="Arial"/>
        </w:rPr>
        <w:lastRenderedPageBreak/>
        <w:t>price is displayed only for </w:t>
      </w:r>
      <w:r w:rsidRPr="00E61C09">
        <w:rPr>
          <w:rStyle w:val="markdown-bold-text"/>
          <w:rFonts w:ascii="Arial" w:hAnsi="Arial"/>
        </w:rPr>
        <w:t>Purchase Now (PN)</w:t>
      </w:r>
      <w:r w:rsidRPr="00E61C09">
        <w:rPr>
          <w:rFonts w:ascii="Arial" w:hAnsi="Arial"/>
        </w:rPr>
        <w:t> and </w:t>
      </w:r>
      <w:r w:rsidRPr="00E61C09">
        <w:rPr>
          <w:rStyle w:val="markdown-bold-text"/>
          <w:rFonts w:ascii="Arial" w:hAnsi="Arial"/>
        </w:rPr>
        <w:t>Bid</w:t>
      </w:r>
      <w:r w:rsidRPr="00E61C09">
        <w:rPr>
          <w:rFonts w:ascii="Arial" w:hAnsi="Arial"/>
        </w:rPr>
        <w:t> transactions, as the actual price paid by Fixed and Discount customers is calculated by the algorithm and is not available at this stage these are shown as </w:t>
      </w:r>
      <w:r w:rsidRPr="00E61C09">
        <w:rPr>
          <w:rStyle w:val="markdown-bold-text"/>
          <w:rFonts w:ascii="Arial" w:hAnsi="Arial"/>
        </w:rPr>
        <w:t>N/A</w:t>
      </w:r>
      <w:r w:rsidRPr="00E61C09">
        <w:rPr>
          <w:rFonts w:ascii="Arial" w:hAnsi="Arial"/>
        </w:rPr>
        <w:t>. Income level is only available for fixed and discount customers since regular customers have not indicated their incomes .</w:t>
      </w:r>
    </w:p>
    <w:p w14:paraId="154773DB" w14:textId="77777777" w:rsidR="00930871" w:rsidRDefault="00930871" w:rsidP="003418D2">
      <w:pPr>
        <w:spacing w:line="322" w:lineRule="exact"/>
        <w:rPr>
          <w:rFonts w:ascii="Times New Roman" w:eastAsia="Times New Roman" w:hAnsi="Times New Roman"/>
        </w:rPr>
      </w:pPr>
    </w:p>
    <w:p w14:paraId="71345A0B" w14:textId="77777777" w:rsidR="00930871" w:rsidRPr="008C1CFE" w:rsidRDefault="00930871" w:rsidP="003418D2">
      <w:pPr>
        <w:spacing w:line="0" w:lineRule="atLeast"/>
        <w:rPr>
          <w:rFonts w:ascii="Arial" w:eastAsia="Arial" w:hAnsi="Arial"/>
          <w:b/>
        </w:rPr>
      </w:pPr>
      <w:r w:rsidRPr="008C1CFE">
        <w:rPr>
          <w:rFonts w:ascii="Arial" w:eastAsia="Arial" w:hAnsi="Arial"/>
          <w:b/>
        </w:rPr>
        <w:t>3. Complete Simulation</w:t>
      </w:r>
    </w:p>
    <w:p w14:paraId="006F4EC3" w14:textId="77777777" w:rsidR="00930871" w:rsidRDefault="00930871" w:rsidP="003418D2">
      <w:pPr>
        <w:spacing w:line="264" w:lineRule="exact"/>
        <w:rPr>
          <w:rFonts w:ascii="Times New Roman" w:eastAsia="Times New Roman" w:hAnsi="Times New Roman"/>
        </w:rPr>
      </w:pPr>
    </w:p>
    <w:p w14:paraId="492D3E92" w14:textId="77777777" w:rsidR="00930871" w:rsidRDefault="00930871" w:rsidP="003418D2">
      <w:pPr>
        <w:spacing w:line="290" w:lineRule="auto"/>
        <w:ind w:right="840"/>
        <w:rPr>
          <w:rFonts w:ascii="Arial" w:eastAsia="Arial" w:hAnsi="Arial"/>
        </w:rPr>
      </w:pPr>
      <w:r>
        <w:rPr>
          <w:rFonts w:ascii="Arial" w:eastAsia="Arial" w:hAnsi="Arial"/>
          <w:b/>
        </w:rPr>
        <w:t>Purpose</w:t>
      </w:r>
      <w:r>
        <w:rPr>
          <w:rFonts w:ascii="Arial" w:eastAsia="Arial" w:hAnsi="Arial"/>
        </w:rPr>
        <w:t>: This is the main action section of the page. The “Run Complete Simulation” button will execute the entire simulation, running all 13 decisions in their predefined order.</w:t>
      </w:r>
    </w:p>
    <w:p w14:paraId="67C63590" w14:textId="77777777" w:rsidR="00930871" w:rsidRDefault="00930871" w:rsidP="00842D4D">
      <w:pPr>
        <w:spacing w:before="240" w:line="0" w:lineRule="atLeast"/>
        <w:rPr>
          <w:rFonts w:ascii="Arial" w:eastAsia="Arial" w:hAnsi="Arial"/>
        </w:rPr>
      </w:pPr>
      <w:r>
        <w:rPr>
          <w:rFonts w:ascii="Arial" w:eastAsia="Arial" w:hAnsi="Arial"/>
          <w:b/>
        </w:rPr>
        <w:t>Functionality</w:t>
      </w:r>
      <w:r>
        <w:rPr>
          <w:rFonts w:ascii="Arial" w:eastAsia="Arial" w:hAnsi="Arial"/>
        </w:rPr>
        <w:t>:</w:t>
      </w:r>
    </w:p>
    <w:p w14:paraId="3A01C867" w14:textId="77777777" w:rsidR="00930871" w:rsidRDefault="0038634C">
      <w:pPr>
        <w:numPr>
          <w:ilvl w:val="0"/>
          <w:numId w:val="21"/>
        </w:numPr>
        <w:tabs>
          <w:tab w:val="left" w:pos="500"/>
        </w:tabs>
        <w:spacing w:before="120" w:line="312" w:lineRule="auto"/>
        <w:rPr>
          <w:rFonts w:ascii="Arial" w:eastAsia="Arial" w:hAnsi="Arial"/>
        </w:rPr>
      </w:pPr>
      <w:r>
        <w:rPr>
          <w:rFonts w:ascii="Arial" w:eastAsia="Arial" w:hAnsi="Arial"/>
        </w:rPr>
        <w:t>U</w:t>
      </w:r>
      <w:r w:rsidR="00930871">
        <w:rPr>
          <w:rFonts w:ascii="Arial" w:eastAsia="Arial" w:hAnsi="Arial"/>
        </w:rPr>
        <w:t>se</w:t>
      </w:r>
      <w:r>
        <w:rPr>
          <w:rFonts w:ascii="Arial" w:eastAsia="Arial" w:hAnsi="Arial"/>
        </w:rPr>
        <w:t>s</w:t>
      </w:r>
      <w:r w:rsidR="00930871">
        <w:rPr>
          <w:rFonts w:ascii="Arial" w:eastAsia="Arial" w:hAnsi="Arial"/>
        </w:rPr>
        <w:t xml:space="preserve"> </w:t>
      </w:r>
      <w:r w:rsidR="008C1CFE">
        <w:rPr>
          <w:rFonts w:ascii="Arial" w:eastAsia="Arial" w:hAnsi="Arial"/>
        </w:rPr>
        <w:t xml:space="preserve">the user’s </w:t>
      </w:r>
      <w:r w:rsidR="00930871">
        <w:rPr>
          <w:rFonts w:ascii="Arial" w:eastAsia="Arial" w:hAnsi="Arial"/>
        </w:rPr>
        <w:t xml:space="preserve">custom parameters for any decision tab </w:t>
      </w:r>
      <w:r w:rsidR="008C1CFE">
        <w:rPr>
          <w:rFonts w:ascii="Arial" w:eastAsia="Arial" w:hAnsi="Arial"/>
        </w:rPr>
        <w:t xml:space="preserve">the user </w:t>
      </w:r>
      <w:r w:rsidR="00930871">
        <w:rPr>
          <w:rFonts w:ascii="Arial" w:eastAsia="Arial" w:hAnsi="Arial"/>
        </w:rPr>
        <w:t>ha</w:t>
      </w:r>
      <w:r w:rsidR="008C1CFE">
        <w:rPr>
          <w:rFonts w:ascii="Arial" w:eastAsia="Arial" w:hAnsi="Arial"/>
        </w:rPr>
        <w:t>s</w:t>
      </w:r>
      <w:r w:rsidR="00930871">
        <w:rPr>
          <w:rFonts w:ascii="Arial" w:eastAsia="Arial" w:hAnsi="Arial"/>
        </w:rPr>
        <w:t xml:space="preserve"> configured.</w:t>
      </w:r>
    </w:p>
    <w:p w14:paraId="7171F141" w14:textId="77777777" w:rsidR="00930871" w:rsidRDefault="0038634C">
      <w:pPr>
        <w:numPr>
          <w:ilvl w:val="0"/>
          <w:numId w:val="21"/>
        </w:numPr>
        <w:tabs>
          <w:tab w:val="left" w:pos="500"/>
        </w:tabs>
        <w:spacing w:line="312" w:lineRule="auto"/>
        <w:ind w:right="840"/>
        <w:rPr>
          <w:rFonts w:ascii="Arial" w:eastAsia="Arial" w:hAnsi="Arial"/>
        </w:rPr>
      </w:pPr>
      <w:r>
        <w:rPr>
          <w:rFonts w:ascii="Arial" w:eastAsia="Arial" w:hAnsi="Arial"/>
        </w:rPr>
        <w:t>Uses</w:t>
      </w:r>
      <w:r w:rsidR="00930871">
        <w:rPr>
          <w:rFonts w:ascii="Arial" w:eastAsia="Arial" w:hAnsi="Arial"/>
        </w:rPr>
        <w:t xml:space="preserve"> the default values </w:t>
      </w:r>
      <w:r w:rsidR="008C1CFE">
        <w:rPr>
          <w:rFonts w:ascii="Arial" w:eastAsia="Arial" w:hAnsi="Arial"/>
        </w:rPr>
        <w:t xml:space="preserve">the user </w:t>
      </w:r>
      <w:r w:rsidR="00930871">
        <w:rPr>
          <w:rFonts w:ascii="Arial" w:eastAsia="Arial" w:hAnsi="Arial"/>
        </w:rPr>
        <w:t>set in the “Default Decisions Configuration” section for all other decisions.</w:t>
      </w:r>
    </w:p>
    <w:p w14:paraId="3B4142A6" w14:textId="77777777" w:rsidR="00930871" w:rsidRDefault="00930871">
      <w:pPr>
        <w:numPr>
          <w:ilvl w:val="0"/>
          <w:numId w:val="21"/>
        </w:numPr>
        <w:tabs>
          <w:tab w:val="left" w:pos="500"/>
        </w:tabs>
        <w:spacing w:line="312" w:lineRule="auto"/>
        <w:ind w:right="840"/>
        <w:rPr>
          <w:rFonts w:ascii="Arial" w:eastAsia="Arial" w:hAnsi="Arial"/>
        </w:rPr>
      </w:pPr>
      <w:r>
        <w:rPr>
          <w:rFonts w:ascii="Arial" w:eastAsia="Arial" w:hAnsi="Arial"/>
        </w:rPr>
        <w:t>The results of this complete run will be displayed on the “Results” page.</w:t>
      </w:r>
    </w:p>
    <w:p w14:paraId="51A6B3B2" w14:textId="77777777" w:rsidR="00930871" w:rsidRDefault="00930871" w:rsidP="003418D2">
      <w:pPr>
        <w:spacing w:line="121" w:lineRule="exact"/>
        <w:rPr>
          <w:rFonts w:ascii="Times New Roman" w:eastAsia="Times New Roman" w:hAnsi="Times New Roman"/>
        </w:rPr>
      </w:pPr>
    </w:p>
    <w:p w14:paraId="034881E5" w14:textId="77777777" w:rsidR="00930871" w:rsidRDefault="00930871" w:rsidP="00225889">
      <w:pPr>
        <w:spacing w:line="312" w:lineRule="auto"/>
        <w:rPr>
          <w:rFonts w:ascii="Arial" w:eastAsia="Arial" w:hAnsi="Arial"/>
        </w:rPr>
      </w:pPr>
      <w:r w:rsidRPr="006A3FE8">
        <w:rPr>
          <w:rFonts w:ascii="Arial" w:eastAsia="Arial" w:hAnsi="Arial"/>
        </w:rPr>
        <w:t xml:space="preserve">If </w:t>
      </w:r>
      <w:r w:rsidR="008C1CFE">
        <w:rPr>
          <w:rFonts w:ascii="Arial" w:eastAsia="Arial" w:hAnsi="Arial"/>
        </w:rPr>
        <w:t xml:space="preserve">certain </w:t>
      </w:r>
      <w:r w:rsidRPr="006A3FE8">
        <w:rPr>
          <w:rFonts w:ascii="Arial" w:eastAsia="Arial" w:hAnsi="Arial"/>
        </w:rPr>
        <w:t xml:space="preserve">decisions </w:t>
      </w:r>
      <w:r w:rsidR="008C1CFE">
        <w:rPr>
          <w:rFonts w:ascii="Arial" w:eastAsia="Arial" w:hAnsi="Arial"/>
        </w:rPr>
        <w:t xml:space="preserve">configurations </w:t>
      </w:r>
      <w:r w:rsidRPr="006A3FE8">
        <w:rPr>
          <w:rFonts w:ascii="Arial" w:eastAsia="Arial" w:hAnsi="Arial"/>
        </w:rPr>
        <w:t xml:space="preserve">produce multiple </w:t>
      </w:r>
      <w:r w:rsidR="008C1CFE">
        <w:rPr>
          <w:rFonts w:ascii="Arial" w:eastAsia="Arial" w:hAnsi="Arial"/>
        </w:rPr>
        <w:t xml:space="preserve">possible </w:t>
      </w:r>
      <w:r w:rsidRPr="006A3FE8">
        <w:rPr>
          <w:rFonts w:ascii="Arial" w:eastAsia="Arial" w:hAnsi="Arial"/>
        </w:rPr>
        <w:t xml:space="preserve">result sets, the “Run Complete Simulation” button will be disabled. </w:t>
      </w:r>
      <w:r w:rsidR="008C1CFE">
        <w:rPr>
          <w:rFonts w:ascii="Arial" w:eastAsia="Arial" w:hAnsi="Arial"/>
        </w:rPr>
        <w:t>The user</w:t>
      </w:r>
      <w:r w:rsidR="008C1CFE" w:rsidRPr="006A3FE8">
        <w:rPr>
          <w:rFonts w:ascii="Arial" w:eastAsia="Arial" w:hAnsi="Arial"/>
        </w:rPr>
        <w:t xml:space="preserve"> </w:t>
      </w:r>
      <w:r w:rsidRPr="006A3FE8">
        <w:rPr>
          <w:rFonts w:ascii="Arial" w:eastAsia="Arial" w:hAnsi="Arial"/>
        </w:rPr>
        <w:t>will be prompted to first go to the specific decision</w:t>
      </w:r>
      <w:r w:rsidR="008C1CFE">
        <w:rPr>
          <w:rFonts w:ascii="Arial" w:eastAsia="Arial" w:hAnsi="Arial"/>
        </w:rPr>
        <w:t xml:space="preserve"> tab</w:t>
      </w:r>
      <w:r w:rsidRPr="006A3FE8">
        <w:rPr>
          <w:rFonts w:ascii="Arial" w:eastAsia="Arial" w:hAnsi="Arial"/>
        </w:rPr>
        <w:t xml:space="preserve">, run that decision individually, and select </w:t>
      </w:r>
      <w:r w:rsidR="008C1CFE">
        <w:rPr>
          <w:rFonts w:ascii="Arial" w:eastAsia="Arial" w:hAnsi="Arial"/>
        </w:rPr>
        <w:t>their</w:t>
      </w:r>
      <w:r w:rsidRPr="006A3FE8">
        <w:rPr>
          <w:rFonts w:ascii="Arial" w:eastAsia="Arial" w:hAnsi="Arial"/>
        </w:rPr>
        <w:t xml:space="preserve"> preferred configuration from its results page. Once </w:t>
      </w:r>
      <w:r w:rsidR="008C1CFE">
        <w:rPr>
          <w:rFonts w:ascii="Arial" w:eastAsia="Arial" w:hAnsi="Arial"/>
        </w:rPr>
        <w:t xml:space="preserve">the </w:t>
      </w:r>
      <w:bookmarkStart w:id="18" w:name="page12"/>
      <w:bookmarkEnd w:id="18"/>
      <w:r w:rsidR="008C1CFE">
        <w:rPr>
          <w:rFonts w:ascii="Arial" w:eastAsia="Arial" w:hAnsi="Arial"/>
        </w:rPr>
        <w:t>user</w:t>
      </w:r>
      <w:r w:rsidRPr="008C1CFE">
        <w:rPr>
          <w:rFonts w:ascii="Arial" w:eastAsia="Arial" w:hAnsi="Arial"/>
        </w:rPr>
        <w:t xml:space="preserve"> “locked in” a </w:t>
      </w:r>
      <w:r w:rsidR="008C1CFE">
        <w:rPr>
          <w:rFonts w:ascii="Arial" w:eastAsia="Arial" w:hAnsi="Arial"/>
        </w:rPr>
        <w:t>specific</w:t>
      </w:r>
      <w:r w:rsidR="008C1CFE" w:rsidRPr="008C1CFE">
        <w:rPr>
          <w:rFonts w:ascii="Arial" w:eastAsia="Arial" w:hAnsi="Arial"/>
        </w:rPr>
        <w:t xml:space="preserve"> </w:t>
      </w:r>
      <w:r w:rsidRPr="008C1CFE">
        <w:rPr>
          <w:rFonts w:ascii="Arial" w:eastAsia="Arial" w:hAnsi="Arial"/>
        </w:rPr>
        <w:t xml:space="preserve">configuration, </w:t>
      </w:r>
      <w:r w:rsidR="008C1CFE">
        <w:rPr>
          <w:rFonts w:ascii="Arial" w:eastAsia="Arial" w:hAnsi="Arial"/>
        </w:rPr>
        <w:t xml:space="preserve">the user </w:t>
      </w:r>
      <w:r w:rsidRPr="008C1CFE">
        <w:rPr>
          <w:rFonts w:ascii="Arial" w:eastAsia="Arial" w:hAnsi="Arial"/>
        </w:rPr>
        <w:t xml:space="preserve">can return to the Overview tab to run the </w:t>
      </w:r>
      <w:r w:rsidR="008C1CFE">
        <w:rPr>
          <w:rFonts w:ascii="Arial" w:eastAsia="Arial" w:hAnsi="Arial"/>
        </w:rPr>
        <w:t>complete</w:t>
      </w:r>
      <w:r w:rsidR="008C1CFE" w:rsidRPr="008C1CFE">
        <w:rPr>
          <w:rFonts w:ascii="Arial" w:eastAsia="Arial" w:hAnsi="Arial"/>
        </w:rPr>
        <w:t xml:space="preserve"> </w:t>
      </w:r>
      <w:r w:rsidRPr="008C1CFE">
        <w:rPr>
          <w:rFonts w:ascii="Arial" w:eastAsia="Arial" w:hAnsi="Arial"/>
        </w:rPr>
        <w:t xml:space="preserve">simulation. This ensures that the </w:t>
      </w:r>
      <w:r w:rsidR="008C1CFE">
        <w:rPr>
          <w:rFonts w:ascii="Arial" w:eastAsia="Arial" w:hAnsi="Arial"/>
        </w:rPr>
        <w:t>simulation</w:t>
      </w:r>
      <w:r w:rsidRPr="008C1CFE">
        <w:rPr>
          <w:rFonts w:ascii="Arial" w:eastAsia="Arial" w:hAnsi="Arial"/>
        </w:rPr>
        <w:t xml:space="preserve"> run is </w:t>
      </w:r>
      <w:r w:rsidR="00B01CD9">
        <w:rPr>
          <w:rFonts w:ascii="Arial" w:eastAsia="Arial" w:hAnsi="Arial"/>
        </w:rPr>
        <w:t>idiosyncratic</w:t>
      </w:r>
      <w:r w:rsidRPr="008C1CFE">
        <w:rPr>
          <w:rFonts w:ascii="Arial" w:eastAsia="Arial" w:hAnsi="Arial"/>
        </w:rPr>
        <w:t>.</w:t>
      </w:r>
    </w:p>
    <w:p w14:paraId="0FABD395" w14:textId="77777777" w:rsidR="001A4A57" w:rsidRDefault="001A4A57" w:rsidP="003418D2">
      <w:pPr>
        <w:spacing w:line="338" w:lineRule="auto"/>
        <w:rPr>
          <w:rFonts w:ascii="Arial" w:eastAsia="Arial" w:hAnsi="Arial"/>
        </w:rPr>
      </w:pPr>
    </w:p>
    <w:p w14:paraId="4DE0C71C" w14:textId="77777777" w:rsidR="001A4A57" w:rsidRPr="00520A05" w:rsidRDefault="001A4A57" w:rsidP="003418D2">
      <w:pPr>
        <w:spacing w:line="338" w:lineRule="auto"/>
        <w:rPr>
          <w:rFonts w:ascii="Arial" w:eastAsia="Arial" w:hAnsi="Arial"/>
        </w:rPr>
      </w:pPr>
      <w:r w:rsidRPr="00520A05">
        <w:rPr>
          <w:rFonts w:ascii="Arial" w:eastAsia="Arial" w:hAnsi="Arial"/>
        </w:rPr>
        <w:t xml:space="preserve">There are two main excel files: </w:t>
      </w:r>
    </w:p>
    <w:p w14:paraId="43434EB2" w14:textId="77777777" w:rsidR="001A4A57" w:rsidRPr="00E61C09" w:rsidRDefault="001A4A57" w:rsidP="001A4A57">
      <w:pPr>
        <w:pStyle w:val="Heading2"/>
        <w:spacing w:before="300" w:after="150"/>
        <w:rPr>
          <w:rFonts w:ascii="Arial" w:hAnsi="Arial" w:cs="Arial"/>
          <w:i w:val="0"/>
          <w:iCs w:val="0"/>
          <w:sz w:val="20"/>
          <w:szCs w:val="20"/>
          <w:lang w:val="en-IT" w:eastAsia="en-GB" w:bidi="ar-SA"/>
        </w:rPr>
      </w:pPr>
      <w:r w:rsidRPr="00E61C09">
        <w:rPr>
          <w:rFonts w:ascii="Arial" w:hAnsi="Arial" w:cs="Arial"/>
          <w:i w:val="0"/>
          <w:iCs w:val="0"/>
          <w:sz w:val="20"/>
          <w:szCs w:val="20"/>
        </w:rPr>
        <w:t>1. Agent-Level Excel Export</w:t>
      </w:r>
    </w:p>
    <w:p w14:paraId="082ECE1F" w14:textId="77777777" w:rsidR="001A4A57" w:rsidRPr="00E61C09" w:rsidRDefault="001A4A57" w:rsidP="00225889">
      <w:pPr>
        <w:spacing w:line="312" w:lineRule="auto"/>
        <w:rPr>
          <w:rFonts w:ascii="Arial" w:eastAsia="Arial" w:hAnsi="Arial"/>
        </w:rPr>
      </w:pPr>
      <w:r w:rsidRPr="00E61C09">
        <w:rPr>
          <w:rFonts w:ascii="Arial" w:eastAsia="Arial" w:hAnsi="Arial"/>
        </w:rPr>
        <w:t>The agent-level data is accessible through the "Download Agent-Level Excel" button, providing one row per agent with comprehensive summary data. The file is named simulation_agent_level_{timestamp}.xlsx and includes the following columns:Agent ID, Honesty_Humility, Assigned Allowance Level, Study Program, Group_experiment, TWT+Sospeso [=AW2+AX2]{Periods 1+2}, income, income_category, disclose_income, disclose_documents, customer_type, donation_default, rejected_transaction_1_choice, rejected_transaction_2_choice, rejected_transaction_3_choice, rejected_transaction_4_choice, rejected_transaction_5_choice, weight_price, weight_quality, weight_proximity, weight_sustainability, purchase_requests, completed_transactions, purchasing_frequency, most_selected_vendor, avg_vendor_proximity, avg_vendor_price, avg_vendor_quality, avg_vendor_sustainability, avg_vendor_score, rejected_transaction_option, final_donation_rate</w:t>
      </w:r>
    </w:p>
    <w:p w14:paraId="06A62B5F" w14:textId="77777777" w:rsidR="001A4A57" w:rsidRPr="00E61C09" w:rsidRDefault="0001774C" w:rsidP="00E61C09">
      <w:pPr>
        <w:spacing w:line="338" w:lineRule="auto"/>
        <w:rPr>
          <w:rFonts w:ascii="Arial" w:hAnsi="Arial"/>
        </w:rPr>
      </w:pPr>
      <w:r>
        <w:rPr>
          <w:noProof/>
        </w:rPr>
        <mc:AlternateContent>
          <mc:Choice Requires="wps">
            <w:drawing>
              <wp:inline distT="0" distB="0" distL="0" distR="0" wp14:anchorId="42B7212F" wp14:editId="51308275">
                <wp:extent cx="5943600" cy="7620"/>
                <wp:effectExtent l="0" t="0" r="0" b="5080"/>
                <wp:docPr id="3761131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76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6F362B" id="Rectangle 3" o:spid="_x0000_s1026"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" filled="f">
                <v:path arrowok="t"/>
                <w10:anchorlock/>
              </v:rect>
            </w:pict>
          </mc:Fallback>
        </mc:AlternateContent>
      </w:r>
    </w:p>
    <w:p w14:paraId="2FDA8027" w14:textId="77777777" w:rsidR="001A4A57" w:rsidRPr="00E61C09" w:rsidRDefault="001A4A57" w:rsidP="001A4A57">
      <w:pPr>
        <w:pStyle w:val="Heading3"/>
        <w:spacing w:before="270" w:after="120"/>
        <w:rPr>
          <w:rFonts w:ascii="Arial" w:hAnsi="Arial" w:cs="Arial"/>
          <w:sz w:val="20"/>
          <w:szCs w:val="20"/>
        </w:rPr>
      </w:pPr>
      <w:r w:rsidRPr="00E61C09">
        <w:rPr>
          <w:rFonts w:ascii="Arial" w:hAnsi="Arial" w:cs="Arial"/>
          <w:sz w:val="20"/>
          <w:szCs w:val="20"/>
        </w:rPr>
        <w:t>Column Descriptions</w:t>
      </w:r>
    </w:p>
    <w:p w14:paraId="6C732B30"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Identification &amp; Agent Traits</w:t>
      </w:r>
    </w:p>
    <w:p w14:paraId="194CB42B" w14:textId="77777777" w:rsidR="001A4A57" w:rsidRPr="00E61C09" w:rsidRDefault="001A4A57">
      <w:pPr>
        <w:numPr>
          <w:ilvl w:val="0"/>
          <w:numId w:val="33"/>
        </w:numPr>
        <w:spacing w:before="30" w:after="30"/>
        <w:ind w:left="960"/>
        <w:rPr>
          <w:rFonts w:ascii="Arial" w:hAnsi="Arial"/>
        </w:rPr>
      </w:pPr>
      <w:r w:rsidRPr="00E61C09">
        <w:rPr>
          <w:rStyle w:val="markdown-bold-text"/>
          <w:rFonts w:ascii="Arial" w:hAnsi="Arial"/>
          <w:b/>
          <w:bCs/>
        </w:rPr>
        <w:t>Agent ID</w:t>
      </w:r>
      <w:r w:rsidRPr="00E61C09">
        <w:rPr>
          <w:rFonts w:ascii="Arial" w:hAnsi="Arial"/>
        </w:rPr>
        <w:t>: Unique identifier for each agent (1, 2, 3, ...)</w:t>
      </w:r>
    </w:p>
    <w:p w14:paraId="2EA8A678" w14:textId="77777777" w:rsidR="001A4A57" w:rsidRPr="00E61C09" w:rsidRDefault="001A4A57">
      <w:pPr>
        <w:numPr>
          <w:ilvl w:val="0"/>
          <w:numId w:val="34"/>
        </w:numPr>
        <w:spacing w:before="30" w:after="30"/>
        <w:ind w:left="960"/>
        <w:rPr>
          <w:rFonts w:ascii="Arial" w:hAnsi="Arial"/>
        </w:rPr>
      </w:pPr>
      <w:r w:rsidRPr="00E61C09">
        <w:rPr>
          <w:rStyle w:val="markdown-bold-text"/>
          <w:rFonts w:ascii="Arial" w:hAnsi="Arial"/>
          <w:b/>
          <w:bCs/>
        </w:rPr>
        <w:t>Honesty_Humility</w:t>
      </w:r>
      <w:r w:rsidRPr="00E61C09">
        <w:rPr>
          <w:rFonts w:ascii="Arial" w:hAnsi="Arial"/>
        </w:rPr>
        <w:t>: Agent's honesty-humility personality trait score from the survey data (decimal value, displayed with 2 decimal places)</w:t>
      </w:r>
    </w:p>
    <w:p w14:paraId="17072310" w14:textId="77777777" w:rsidR="001A4A57" w:rsidRPr="00E61C09" w:rsidRDefault="001A4A57">
      <w:pPr>
        <w:numPr>
          <w:ilvl w:val="0"/>
          <w:numId w:val="35"/>
        </w:numPr>
        <w:spacing w:before="30" w:after="30"/>
        <w:ind w:left="960"/>
        <w:rPr>
          <w:rFonts w:ascii="Arial" w:hAnsi="Arial"/>
        </w:rPr>
      </w:pPr>
      <w:r w:rsidRPr="00E61C09">
        <w:rPr>
          <w:rStyle w:val="markdown-bold-text"/>
          <w:rFonts w:ascii="Arial" w:hAnsi="Arial"/>
          <w:b/>
          <w:bCs/>
        </w:rPr>
        <w:t>Assigned Allowance Level</w:t>
      </w:r>
      <w:r w:rsidRPr="00E61C09">
        <w:rPr>
          <w:rFonts w:ascii="Arial" w:hAnsi="Arial"/>
        </w:rPr>
        <w:t>: The income/allowance level assigned to the agent from the survey data</w:t>
      </w:r>
    </w:p>
    <w:p w14:paraId="07D8CBA5" w14:textId="77777777" w:rsidR="001A4A57" w:rsidRPr="00E61C09" w:rsidRDefault="001A4A57">
      <w:pPr>
        <w:numPr>
          <w:ilvl w:val="0"/>
          <w:numId w:val="36"/>
        </w:numPr>
        <w:spacing w:before="30" w:after="30"/>
        <w:ind w:left="960"/>
        <w:rPr>
          <w:rFonts w:ascii="Arial" w:hAnsi="Arial"/>
        </w:rPr>
      </w:pPr>
      <w:r w:rsidRPr="00E61C09">
        <w:rPr>
          <w:rStyle w:val="markdown-bold-text"/>
          <w:rFonts w:ascii="Arial" w:hAnsi="Arial"/>
          <w:b/>
          <w:bCs/>
        </w:rPr>
        <w:t>Study Program</w:t>
      </w:r>
      <w:r w:rsidRPr="00E61C09">
        <w:rPr>
          <w:rFonts w:ascii="Arial" w:hAnsi="Arial"/>
        </w:rPr>
        <w:t>: Agent's academic program or field of study</w:t>
      </w:r>
    </w:p>
    <w:p w14:paraId="23094093" w14:textId="77777777" w:rsidR="001A4A57" w:rsidRPr="00E61C09" w:rsidRDefault="001A4A57">
      <w:pPr>
        <w:numPr>
          <w:ilvl w:val="0"/>
          <w:numId w:val="37"/>
        </w:numPr>
        <w:spacing w:before="30" w:after="30"/>
        <w:ind w:left="960"/>
        <w:rPr>
          <w:rFonts w:ascii="Arial" w:hAnsi="Arial"/>
        </w:rPr>
      </w:pPr>
      <w:r w:rsidRPr="00E61C09">
        <w:rPr>
          <w:rStyle w:val="markdown-bold-text"/>
          <w:rFonts w:ascii="Arial" w:hAnsi="Arial"/>
          <w:b/>
          <w:bCs/>
        </w:rPr>
        <w:t>Group_experiment</w:t>
      </w:r>
      <w:r w:rsidRPr="00E61C09">
        <w:rPr>
          <w:rFonts w:ascii="Arial" w:hAnsi="Arial"/>
        </w:rPr>
        <w:t>: Experimental group assignment for the agent</w:t>
      </w:r>
    </w:p>
    <w:p w14:paraId="34FF13C1" w14:textId="77777777" w:rsidR="001A4A57" w:rsidRPr="00E61C09" w:rsidRDefault="001A4A57">
      <w:pPr>
        <w:numPr>
          <w:ilvl w:val="0"/>
          <w:numId w:val="38"/>
        </w:numPr>
        <w:spacing w:before="30" w:after="30"/>
        <w:ind w:left="960"/>
        <w:rPr>
          <w:rFonts w:ascii="Arial" w:hAnsi="Arial"/>
        </w:rPr>
      </w:pPr>
      <w:r w:rsidRPr="00E61C09">
        <w:rPr>
          <w:rStyle w:val="markdown-bold-text"/>
          <w:rFonts w:ascii="Arial" w:hAnsi="Arial"/>
          <w:b/>
          <w:bCs/>
        </w:rPr>
        <w:lastRenderedPageBreak/>
        <w:t>TWT+Sospeso [=AW2+AX2]{Periods 1+2}</w:t>
      </w:r>
      <w:r w:rsidRPr="00E61C09">
        <w:rPr>
          <w:rFonts w:ascii="Arial" w:hAnsi="Arial"/>
        </w:rPr>
        <w:t>: Combined TWT and Sospeso score from survey periods 1 and 2 (decimal value)</w:t>
      </w:r>
    </w:p>
    <w:p w14:paraId="38A5B07A"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Income Information</w:t>
      </w:r>
    </w:p>
    <w:p w14:paraId="476FF83C" w14:textId="77777777" w:rsidR="001A4A57" w:rsidRPr="00E61C09" w:rsidRDefault="001A4A57">
      <w:pPr>
        <w:numPr>
          <w:ilvl w:val="0"/>
          <w:numId w:val="39"/>
        </w:numPr>
        <w:spacing w:before="30" w:after="30"/>
        <w:ind w:left="960"/>
        <w:rPr>
          <w:rFonts w:ascii="Arial" w:hAnsi="Arial"/>
        </w:rPr>
      </w:pPr>
      <w:r w:rsidRPr="00E61C09">
        <w:rPr>
          <w:rStyle w:val="markdown-bold-text"/>
          <w:rFonts w:ascii="Arial" w:hAnsi="Arial"/>
          <w:b/>
          <w:bCs/>
        </w:rPr>
        <w:t>income</w:t>
      </w:r>
      <w:r w:rsidRPr="00E61C09">
        <w:rPr>
          <w:rFonts w:ascii="Arial" w:hAnsi="Arial"/>
        </w:rPr>
        <w:t>: Agent's actual income value used in the simulation (decimal, 2 decimal places)</w:t>
      </w:r>
    </w:p>
    <w:p w14:paraId="2D92ED51" w14:textId="77777777" w:rsidR="001A4A57" w:rsidRPr="00E61C09" w:rsidRDefault="001A4A57">
      <w:pPr>
        <w:numPr>
          <w:ilvl w:val="0"/>
          <w:numId w:val="40"/>
        </w:numPr>
        <w:spacing w:before="30" w:after="30"/>
        <w:ind w:left="960"/>
        <w:rPr>
          <w:rFonts w:ascii="Arial" w:hAnsi="Arial"/>
        </w:rPr>
      </w:pPr>
      <w:r w:rsidRPr="00E61C09">
        <w:rPr>
          <w:rStyle w:val="markdown-bold-text"/>
          <w:rFonts w:ascii="Arial" w:hAnsi="Arial"/>
          <w:b/>
          <w:bCs/>
        </w:rPr>
        <w:t>income_category</w:t>
      </w:r>
      <w:r w:rsidRPr="00E61C09">
        <w:rPr>
          <w:rFonts w:ascii="Arial" w:hAnsi="Arial"/>
        </w:rPr>
        <w:t>: For Discount and Fixed customers, this shows the income category (1, 2, 3, etc.) assigned based on their disclosed income level. For Regular customers who did not disclose their income, this column displays "N/A"</w:t>
      </w:r>
    </w:p>
    <w:p w14:paraId="78A6F5E5"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1: Disclose Income</w:t>
      </w:r>
    </w:p>
    <w:p w14:paraId="3834383F" w14:textId="77777777" w:rsidR="001A4A57" w:rsidRPr="00E61C09" w:rsidRDefault="001A4A57">
      <w:pPr>
        <w:numPr>
          <w:ilvl w:val="0"/>
          <w:numId w:val="41"/>
        </w:numPr>
        <w:spacing w:before="30" w:after="30"/>
        <w:ind w:left="960"/>
        <w:rPr>
          <w:rFonts w:ascii="Arial" w:hAnsi="Arial"/>
        </w:rPr>
      </w:pPr>
      <w:r w:rsidRPr="00E61C09">
        <w:rPr>
          <w:rStyle w:val="markdown-bold-text"/>
          <w:rFonts w:ascii="Arial" w:hAnsi="Arial"/>
          <w:b/>
          <w:bCs/>
        </w:rPr>
        <w:t>disclose_income</w:t>
      </w:r>
      <w:r w:rsidRPr="00E61C09">
        <w:rPr>
          <w:rFonts w:ascii="Arial" w:hAnsi="Arial"/>
        </w:rPr>
        <w:t>: Binary indicator (1 = disclosed income, 0 = did not disclose) representing the agent's choice in Decision 1</w:t>
      </w:r>
    </w:p>
    <w:p w14:paraId="465E8B7F"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2: Disclose Documents</w:t>
      </w:r>
    </w:p>
    <w:p w14:paraId="341A7356" w14:textId="77777777" w:rsidR="001A4A57" w:rsidRPr="00E61C09" w:rsidRDefault="001A4A57">
      <w:pPr>
        <w:numPr>
          <w:ilvl w:val="0"/>
          <w:numId w:val="42"/>
        </w:numPr>
        <w:spacing w:before="30" w:after="30"/>
        <w:ind w:left="960"/>
        <w:rPr>
          <w:rFonts w:ascii="Arial" w:hAnsi="Arial"/>
        </w:rPr>
      </w:pPr>
      <w:r w:rsidRPr="00E61C09">
        <w:rPr>
          <w:rStyle w:val="markdown-bold-text"/>
          <w:rFonts w:ascii="Arial" w:hAnsi="Arial"/>
          <w:b/>
          <w:bCs/>
        </w:rPr>
        <w:t>disclose_documents</w:t>
      </w:r>
      <w:r w:rsidRPr="00E61C09">
        <w:rPr>
          <w:rFonts w:ascii="Arial" w:hAnsi="Arial"/>
        </w:rPr>
        <w:t>: Binary indicator (1 = disclosed documents, 0 = did not disclose) representing the agent's choice in Decision 2</w:t>
      </w:r>
    </w:p>
    <w:p w14:paraId="75C768CE" w14:textId="77777777" w:rsidR="001A4A57" w:rsidRPr="00E61C09" w:rsidRDefault="001A4A57">
      <w:pPr>
        <w:numPr>
          <w:ilvl w:val="0"/>
          <w:numId w:val="43"/>
        </w:numPr>
        <w:spacing w:before="30" w:after="30"/>
        <w:ind w:left="960"/>
        <w:rPr>
          <w:rFonts w:ascii="Arial" w:hAnsi="Arial"/>
        </w:rPr>
      </w:pPr>
      <w:r w:rsidRPr="00E61C09">
        <w:rPr>
          <w:rStyle w:val="markdown-bold-text"/>
          <w:rFonts w:ascii="Arial" w:hAnsi="Arial"/>
          <w:b/>
          <w:bCs/>
        </w:rPr>
        <w:t>customer_type</w:t>
      </w:r>
      <w:r w:rsidRPr="00E61C09">
        <w:rPr>
          <w:rFonts w:ascii="Arial" w:hAnsi="Arial"/>
        </w:rPr>
        <w:t>: Resulting customer classification based on Decisions 1 and 2 ("Regular", "Fixed", or "Discount")</w:t>
      </w:r>
    </w:p>
    <w:p w14:paraId="7E0C9A5F"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3: Donation Default</w:t>
      </w:r>
    </w:p>
    <w:p w14:paraId="448B3229" w14:textId="77777777" w:rsidR="001A4A57" w:rsidRPr="00E61C09" w:rsidRDefault="001A4A57">
      <w:pPr>
        <w:numPr>
          <w:ilvl w:val="0"/>
          <w:numId w:val="44"/>
        </w:numPr>
        <w:spacing w:before="30" w:after="30"/>
        <w:ind w:left="960"/>
        <w:rPr>
          <w:rFonts w:ascii="Arial" w:hAnsi="Arial"/>
        </w:rPr>
      </w:pPr>
      <w:r w:rsidRPr="00E61C09">
        <w:rPr>
          <w:rStyle w:val="markdown-bold-text"/>
          <w:rFonts w:ascii="Arial" w:hAnsi="Arial"/>
          <w:b/>
          <w:bCs/>
        </w:rPr>
        <w:t>donation_default</w:t>
      </w:r>
      <w:r w:rsidRPr="00E61C09">
        <w:rPr>
          <w:rFonts w:ascii="Arial" w:hAnsi="Arial"/>
        </w:rPr>
        <w:t>: The baseline donation rate assigned to or chosen by the agent (decimal value between 0.0 and 1.0, e.g., 0.10 represents 10%)</w:t>
      </w:r>
    </w:p>
    <w:p w14:paraId="2B102E48"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4: Rejected Transaction Defaults</w:t>
      </w:r>
    </w:p>
    <w:p w14:paraId="26CC3C67" w14:textId="77777777" w:rsidR="001A4A57" w:rsidRPr="00E61C09" w:rsidRDefault="001A4A57" w:rsidP="001A4A57">
      <w:pPr>
        <w:rPr>
          <w:rFonts w:ascii="Arial" w:hAnsi="Arial"/>
        </w:rPr>
      </w:pPr>
      <w:r w:rsidRPr="00E61C09">
        <w:rPr>
          <w:rFonts w:ascii="Arial" w:hAnsi="Arial"/>
        </w:rPr>
        <w:t>The agent's priority order for handling rejected transactions is split into five separate columns for easier analysis:</w:t>
      </w:r>
    </w:p>
    <w:p w14:paraId="0435F065" w14:textId="77777777" w:rsidR="001A4A57" w:rsidRPr="00E61C09" w:rsidRDefault="001A4A57">
      <w:pPr>
        <w:numPr>
          <w:ilvl w:val="0"/>
          <w:numId w:val="45"/>
        </w:numPr>
        <w:spacing w:before="30" w:after="30"/>
        <w:ind w:left="960"/>
        <w:rPr>
          <w:rFonts w:ascii="Arial" w:hAnsi="Arial"/>
        </w:rPr>
      </w:pPr>
      <w:r w:rsidRPr="00E61C09">
        <w:rPr>
          <w:rStyle w:val="markdown-bold-text"/>
          <w:rFonts w:ascii="Arial" w:hAnsi="Arial"/>
          <w:b/>
          <w:bCs/>
        </w:rPr>
        <w:t>rejected_transaction_1_choice</w:t>
      </w:r>
      <w:r w:rsidRPr="00E61C09">
        <w:rPr>
          <w:rFonts w:ascii="Arial" w:hAnsi="Arial"/>
        </w:rPr>
        <w:t>: First priority option</w:t>
      </w:r>
    </w:p>
    <w:p w14:paraId="24541647" w14:textId="77777777" w:rsidR="001A4A57" w:rsidRPr="00E61C09" w:rsidRDefault="001A4A57">
      <w:pPr>
        <w:numPr>
          <w:ilvl w:val="0"/>
          <w:numId w:val="46"/>
        </w:numPr>
        <w:spacing w:before="30" w:after="30"/>
        <w:ind w:left="960"/>
        <w:rPr>
          <w:rFonts w:ascii="Arial" w:hAnsi="Arial"/>
        </w:rPr>
      </w:pPr>
      <w:r w:rsidRPr="00E61C09">
        <w:rPr>
          <w:rStyle w:val="markdown-bold-text"/>
          <w:rFonts w:ascii="Arial" w:hAnsi="Arial"/>
          <w:b/>
          <w:bCs/>
        </w:rPr>
        <w:t>rejected_transaction_2_choice</w:t>
      </w:r>
      <w:r w:rsidRPr="00E61C09">
        <w:rPr>
          <w:rFonts w:ascii="Arial" w:hAnsi="Arial"/>
        </w:rPr>
        <w:t>: Second priority option</w:t>
      </w:r>
    </w:p>
    <w:p w14:paraId="48E7757D" w14:textId="77777777" w:rsidR="001A4A57" w:rsidRPr="00E61C09" w:rsidRDefault="001A4A57">
      <w:pPr>
        <w:numPr>
          <w:ilvl w:val="0"/>
          <w:numId w:val="47"/>
        </w:numPr>
        <w:spacing w:before="30" w:after="30"/>
        <w:ind w:left="960"/>
        <w:rPr>
          <w:rFonts w:ascii="Arial" w:hAnsi="Arial"/>
        </w:rPr>
      </w:pPr>
      <w:r w:rsidRPr="00E61C09">
        <w:rPr>
          <w:rStyle w:val="markdown-bold-text"/>
          <w:rFonts w:ascii="Arial" w:hAnsi="Arial"/>
          <w:b/>
          <w:bCs/>
        </w:rPr>
        <w:t>rejected_transaction_3_choice</w:t>
      </w:r>
      <w:r w:rsidRPr="00E61C09">
        <w:rPr>
          <w:rFonts w:ascii="Arial" w:hAnsi="Arial"/>
        </w:rPr>
        <w:t>: Third priority option</w:t>
      </w:r>
    </w:p>
    <w:p w14:paraId="72931220" w14:textId="77777777" w:rsidR="001A4A57" w:rsidRPr="00E61C09" w:rsidRDefault="001A4A57">
      <w:pPr>
        <w:numPr>
          <w:ilvl w:val="0"/>
          <w:numId w:val="48"/>
        </w:numPr>
        <w:spacing w:before="30" w:after="30"/>
        <w:ind w:left="960"/>
        <w:rPr>
          <w:rFonts w:ascii="Arial" w:hAnsi="Arial"/>
        </w:rPr>
      </w:pPr>
      <w:r w:rsidRPr="00E61C09">
        <w:rPr>
          <w:rStyle w:val="markdown-bold-text"/>
          <w:rFonts w:ascii="Arial" w:hAnsi="Arial"/>
          <w:b/>
          <w:bCs/>
        </w:rPr>
        <w:t>rejected_transaction_4_choice</w:t>
      </w:r>
      <w:r w:rsidRPr="00E61C09">
        <w:rPr>
          <w:rFonts w:ascii="Arial" w:hAnsi="Arial"/>
        </w:rPr>
        <w:t>: Fourth priority option</w:t>
      </w:r>
    </w:p>
    <w:p w14:paraId="0F2B4E0A" w14:textId="77777777" w:rsidR="001A4A57" w:rsidRPr="00E61C09" w:rsidRDefault="001A4A57">
      <w:pPr>
        <w:numPr>
          <w:ilvl w:val="0"/>
          <w:numId w:val="49"/>
        </w:numPr>
        <w:spacing w:before="30" w:after="30"/>
        <w:ind w:left="960"/>
        <w:rPr>
          <w:rFonts w:ascii="Arial" w:hAnsi="Arial"/>
        </w:rPr>
      </w:pPr>
      <w:r w:rsidRPr="00E61C09">
        <w:rPr>
          <w:rStyle w:val="markdown-bold-text"/>
          <w:rFonts w:ascii="Arial" w:hAnsi="Arial"/>
          <w:b/>
          <w:bCs/>
        </w:rPr>
        <w:t>rejected_transaction_5_choice</w:t>
      </w:r>
      <w:r w:rsidRPr="00E61C09">
        <w:rPr>
          <w:rFonts w:ascii="Arial" w:hAnsi="Arial"/>
        </w:rPr>
        <w:t>: Fifth priority option</w:t>
      </w:r>
    </w:p>
    <w:p w14:paraId="0B5D8537" w14:textId="77777777" w:rsidR="001A4A57" w:rsidRPr="00E61C09" w:rsidRDefault="001A4A57" w:rsidP="001A4A57">
      <w:pPr>
        <w:rPr>
          <w:rFonts w:ascii="Arial" w:hAnsi="Arial"/>
        </w:rPr>
      </w:pPr>
      <w:r w:rsidRPr="00E61C09">
        <w:rPr>
          <w:rFonts w:ascii="Arial" w:hAnsi="Arial"/>
        </w:rPr>
        <w:t>Each column shows the selected option (e.g., "Retry same vendor", "Try different vendor", "Cancel transaction", etc.), or "N/A" if the agent did not select that priority level.</w:t>
      </w:r>
    </w:p>
    <w:p w14:paraId="1DCC4F92"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5: Vendor Choice Weights</w:t>
      </w:r>
    </w:p>
    <w:p w14:paraId="42155D8B" w14:textId="77777777" w:rsidR="001A4A57" w:rsidRPr="00E61C09" w:rsidRDefault="001A4A57" w:rsidP="001A4A57">
      <w:pPr>
        <w:rPr>
          <w:rFonts w:ascii="Arial" w:hAnsi="Arial"/>
        </w:rPr>
      </w:pPr>
      <w:r w:rsidRPr="00E61C09">
        <w:rPr>
          <w:rFonts w:ascii="Arial" w:hAnsi="Arial"/>
        </w:rPr>
        <w:t>The agent's weight preferences for vendor selection are flattened into four separate columns (values are decimals that sum to 1.0):</w:t>
      </w:r>
    </w:p>
    <w:p w14:paraId="48B27E9A" w14:textId="77777777" w:rsidR="001A4A57" w:rsidRPr="00E61C09" w:rsidRDefault="001A4A57">
      <w:pPr>
        <w:numPr>
          <w:ilvl w:val="0"/>
          <w:numId w:val="50"/>
        </w:numPr>
        <w:spacing w:before="30" w:after="30"/>
        <w:ind w:left="960"/>
        <w:rPr>
          <w:rFonts w:ascii="Arial" w:hAnsi="Arial"/>
        </w:rPr>
      </w:pPr>
      <w:r w:rsidRPr="00E61C09">
        <w:rPr>
          <w:rStyle w:val="markdown-bold-text"/>
          <w:rFonts w:ascii="Arial" w:hAnsi="Arial"/>
          <w:b/>
          <w:bCs/>
        </w:rPr>
        <w:t>weight_price</w:t>
      </w:r>
      <w:r w:rsidRPr="00E61C09">
        <w:rPr>
          <w:rFonts w:ascii="Arial" w:hAnsi="Arial"/>
        </w:rPr>
        <w:t>: Importance weight assigned to vendor price (lower price = better)</w:t>
      </w:r>
    </w:p>
    <w:p w14:paraId="02AFC360" w14:textId="77777777" w:rsidR="001A4A57" w:rsidRPr="00E61C09" w:rsidRDefault="001A4A57">
      <w:pPr>
        <w:numPr>
          <w:ilvl w:val="0"/>
          <w:numId w:val="51"/>
        </w:numPr>
        <w:spacing w:before="30" w:after="30"/>
        <w:ind w:left="960"/>
        <w:rPr>
          <w:rFonts w:ascii="Arial" w:hAnsi="Arial"/>
        </w:rPr>
      </w:pPr>
      <w:r w:rsidRPr="00E61C09">
        <w:rPr>
          <w:rStyle w:val="markdown-bold-text"/>
          <w:rFonts w:ascii="Arial" w:hAnsi="Arial"/>
          <w:b/>
          <w:bCs/>
        </w:rPr>
        <w:t>weight_quality</w:t>
      </w:r>
      <w:r w:rsidRPr="00E61C09">
        <w:rPr>
          <w:rFonts w:ascii="Arial" w:hAnsi="Arial"/>
        </w:rPr>
        <w:t>: Importance weight assigned to vendor quality rating</w:t>
      </w:r>
    </w:p>
    <w:p w14:paraId="2BE6DCCB" w14:textId="77777777" w:rsidR="001A4A57" w:rsidRPr="00E61C09" w:rsidRDefault="001A4A57">
      <w:pPr>
        <w:numPr>
          <w:ilvl w:val="0"/>
          <w:numId w:val="52"/>
        </w:numPr>
        <w:spacing w:before="30" w:after="30"/>
        <w:ind w:left="960"/>
        <w:rPr>
          <w:rFonts w:ascii="Arial" w:hAnsi="Arial"/>
        </w:rPr>
      </w:pPr>
      <w:r w:rsidRPr="00E61C09">
        <w:rPr>
          <w:rStyle w:val="markdown-bold-text"/>
          <w:rFonts w:ascii="Arial" w:hAnsi="Arial"/>
          <w:b/>
          <w:bCs/>
        </w:rPr>
        <w:t>weight_proximity</w:t>
      </w:r>
      <w:r w:rsidRPr="00E61C09">
        <w:rPr>
          <w:rFonts w:ascii="Arial" w:hAnsi="Arial"/>
        </w:rPr>
        <w:t>: Importance weight assigned to vendor proximity/distance</w:t>
      </w:r>
    </w:p>
    <w:p w14:paraId="52B123F3" w14:textId="77777777" w:rsidR="001A4A57" w:rsidRPr="00E61C09" w:rsidRDefault="001A4A57">
      <w:pPr>
        <w:numPr>
          <w:ilvl w:val="0"/>
          <w:numId w:val="53"/>
        </w:numPr>
        <w:spacing w:before="30" w:after="30"/>
        <w:ind w:left="960"/>
        <w:rPr>
          <w:rFonts w:ascii="Arial" w:hAnsi="Arial"/>
        </w:rPr>
      </w:pPr>
      <w:r w:rsidRPr="00E61C09">
        <w:rPr>
          <w:rStyle w:val="markdown-bold-text"/>
          <w:rFonts w:ascii="Arial" w:hAnsi="Arial"/>
          <w:b/>
          <w:bCs/>
        </w:rPr>
        <w:t>weight_sustainability</w:t>
      </w:r>
      <w:r w:rsidRPr="00E61C09">
        <w:rPr>
          <w:rFonts w:ascii="Arial" w:hAnsi="Arial"/>
        </w:rPr>
        <w:t>: Importance weight assigned to vendor sustainability rating</w:t>
      </w:r>
    </w:p>
    <w:p w14:paraId="70BD07B4"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6: Purchasing Quantity</w:t>
      </w:r>
    </w:p>
    <w:p w14:paraId="1EDD69D9" w14:textId="77777777" w:rsidR="001A4A57" w:rsidRPr="00E61C09" w:rsidRDefault="001A4A57">
      <w:pPr>
        <w:numPr>
          <w:ilvl w:val="0"/>
          <w:numId w:val="54"/>
        </w:numPr>
        <w:spacing w:before="30" w:after="30"/>
        <w:ind w:left="960"/>
        <w:rPr>
          <w:rFonts w:ascii="Arial" w:hAnsi="Arial"/>
        </w:rPr>
      </w:pPr>
      <w:r w:rsidRPr="00E61C09">
        <w:rPr>
          <w:rStyle w:val="markdown-bold-text"/>
          <w:rFonts w:ascii="Arial" w:hAnsi="Arial"/>
          <w:b/>
          <w:bCs/>
        </w:rPr>
        <w:t>purchase_requests</w:t>
      </w:r>
      <w:r w:rsidRPr="00E61C09">
        <w:rPr>
          <w:rFonts w:ascii="Arial" w:hAnsi="Arial"/>
        </w:rPr>
        <w:t>: Total number of purchase requests made by the agent across all periods</w:t>
      </w:r>
    </w:p>
    <w:p w14:paraId="2F325B10" w14:textId="77777777" w:rsidR="001A4A57" w:rsidRPr="00E61C09" w:rsidRDefault="001A4A57">
      <w:pPr>
        <w:numPr>
          <w:ilvl w:val="0"/>
          <w:numId w:val="55"/>
        </w:numPr>
        <w:spacing w:before="30" w:after="30"/>
        <w:ind w:left="960"/>
        <w:rPr>
          <w:rFonts w:ascii="Arial" w:hAnsi="Arial"/>
        </w:rPr>
      </w:pPr>
      <w:r w:rsidRPr="00E61C09">
        <w:rPr>
          <w:rStyle w:val="markdown-bold-text"/>
          <w:rFonts w:ascii="Arial" w:hAnsi="Arial"/>
          <w:b/>
          <w:bCs/>
        </w:rPr>
        <w:t>completed_transactions</w:t>
      </w:r>
      <w:r w:rsidRPr="00E61C09">
        <w:rPr>
          <w:rFonts w:ascii="Arial" w:hAnsi="Arial"/>
        </w:rPr>
        <w:t>: Number of transactions that were successfully completed (currently equals purchase_requests as all requests complete by default)</w:t>
      </w:r>
    </w:p>
    <w:p w14:paraId="39DC3540"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7: Purchasing Frequency</w:t>
      </w:r>
    </w:p>
    <w:p w14:paraId="4FF3BA2E" w14:textId="77777777" w:rsidR="001A4A57" w:rsidRPr="00E61C09" w:rsidRDefault="001A4A57">
      <w:pPr>
        <w:numPr>
          <w:ilvl w:val="0"/>
          <w:numId w:val="56"/>
        </w:numPr>
        <w:spacing w:before="30" w:after="30"/>
        <w:ind w:left="960"/>
        <w:rPr>
          <w:rFonts w:ascii="Arial" w:hAnsi="Arial"/>
        </w:rPr>
      </w:pPr>
      <w:r w:rsidRPr="00E61C09">
        <w:rPr>
          <w:rStyle w:val="markdown-bold-text"/>
          <w:rFonts w:ascii="Arial" w:hAnsi="Arial"/>
          <w:b/>
          <w:bCs/>
        </w:rPr>
        <w:t>purchasing_frequency</w:t>
      </w:r>
      <w:r w:rsidRPr="00E61C09">
        <w:rPr>
          <w:rFonts w:ascii="Arial" w:hAnsi="Arial"/>
        </w:rPr>
        <w:t>: The rate or frequency at which the agent makes purchases (requests per period)</w:t>
      </w:r>
    </w:p>
    <w:p w14:paraId="543A600F"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lastRenderedPageBreak/>
        <w:t>Decision 8: Vendor Selection Summary</w:t>
      </w:r>
    </w:p>
    <w:p w14:paraId="5E84081F" w14:textId="77777777" w:rsidR="001A4A57" w:rsidRPr="00E61C09" w:rsidRDefault="001A4A57">
      <w:pPr>
        <w:numPr>
          <w:ilvl w:val="0"/>
          <w:numId w:val="57"/>
        </w:numPr>
        <w:spacing w:before="30" w:after="30"/>
        <w:ind w:left="960"/>
        <w:rPr>
          <w:rFonts w:ascii="Arial" w:hAnsi="Arial"/>
        </w:rPr>
      </w:pPr>
      <w:r w:rsidRPr="00E61C09">
        <w:rPr>
          <w:rStyle w:val="markdown-bold-text"/>
          <w:rFonts w:ascii="Arial" w:hAnsi="Arial"/>
          <w:b/>
          <w:bCs/>
        </w:rPr>
        <w:t>most_selected_vendor</w:t>
      </w:r>
      <w:r w:rsidRPr="00E61C09">
        <w:rPr>
          <w:rFonts w:ascii="Arial" w:hAnsi="Arial"/>
        </w:rPr>
        <w:t>: The vendor ID that the agent most frequently purchased from (e.g., "1" for Vendor 1)</w:t>
      </w:r>
    </w:p>
    <w:p w14:paraId="0A3883F4"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Vendor Summary Statistics</w:t>
      </w:r>
    </w:p>
    <w:p w14:paraId="352AD054" w14:textId="77777777" w:rsidR="001A4A57" w:rsidRPr="00E61C09" w:rsidRDefault="001A4A57" w:rsidP="001A4A57">
      <w:pPr>
        <w:rPr>
          <w:rFonts w:ascii="Arial" w:hAnsi="Arial"/>
        </w:rPr>
      </w:pPr>
      <w:r w:rsidRPr="00E61C09">
        <w:rPr>
          <w:rFonts w:ascii="Arial" w:hAnsi="Arial"/>
        </w:rPr>
        <w:t>These columns represent weighted averages calculated from the agent's actual purchase requests, providing insight into the typical characteristics of vendors the agent interacted with:</w:t>
      </w:r>
    </w:p>
    <w:p w14:paraId="4686F231" w14:textId="77777777" w:rsidR="001A4A57" w:rsidRPr="00E61C09" w:rsidRDefault="001A4A57">
      <w:pPr>
        <w:numPr>
          <w:ilvl w:val="0"/>
          <w:numId w:val="58"/>
        </w:numPr>
        <w:spacing w:before="30" w:after="30"/>
        <w:ind w:left="960"/>
        <w:rPr>
          <w:rFonts w:ascii="Arial" w:hAnsi="Arial"/>
        </w:rPr>
      </w:pPr>
      <w:r w:rsidRPr="00E61C09">
        <w:rPr>
          <w:rStyle w:val="markdown-bold-text"/>
          <w:rFonts w:ascii="Arial" w:hAnsi="Arial"/>
          <w:b/>
          <w:bCs/>
        </w:rPr>
        <w:t>avg_vendor_proximity</w:t>
      </w:r>
      <w:r w:rsidRPr="00E61C09">
        <w:rPr>
          <w:rFonts w:ascii="Arial" w:hAnsi="Arial"/>
        </w:rPr>
        <w:t>: Average proximity score (0-100) across all vendors the agent purchased from</w:t>
      </w:r>
    </w:p>
    <w:p w14:paraId="42062D2C" w14:textId="77777777" w:rsidR="001A4A57" w:rsidRPr="00E61C09" w:rsidRDefault="001A4A57">
      <w:pPr>
        <w:numPr>
          <w:ilvl w:val="0"/>
          <w:numId w:val="59"/>
        </w:numPr>
        <w:spacing w:before="30" w:after="30"/>
        <w:ind w:left="960"/>
        <w:rPr>
          <w:rFonts w:ascii="Arial" w:hAnsi="Arial"/>
        </w:rPr>
      </w:pPr>
      <w:r w:rsidRPr="00E61C09">
        <w:rPr>
          <w:rStyle w:val="markdown-bold-text"/>
          <w:rFonts w:ascii="Arial" w:hAnsi="Arial"/>
          <w:b/>
          <w:bCs/>
        </w:rPr>
        <w:t>avg_vendor_price</w:t>
      </w:r>
      <w:r w:rsidRPr="00E61C09">
        <w:rPr>
          <w:rFonts w:ascii="Arial" w:hAnsi="Arial"/>
        </w:rPr>
        <w:t>: Average price of vendors the agent purchased from</w:t>
      </w:r>
    </w:p>
    <w:p w14:paraId="01FFD5FE" w14:textId="77777777" w:rsidR="001A4A57" w:rsidRPr="00E61C09" w:rsidRDefault="001A4A57">
      <w:pPr>
        <w:numPr>
          <w:ilvl w:val="0"/>
          <w:numId w:val="60"/>
        </w:numPr>
        <w:spacing w:before="30" w:after="30"/>
        <w:ind w:left="960"/>
        <w:rPr>
          <w:rFonts w:ascii="Arial" w:hAnsi="Arial"/>
        </w:rPr>
      </w:pPr>
      <w:r w:rsidRPr="00E61C09">
        <w:rPr>
          <w:rStyle w:val="markdown-bold-text"/>
          <w:rFonts w:ascii="Arial" w:hAnsi="Arial"/>
          <w:b/>
          <w:bCs/>
        </w:rPr>
        <w:t>avg_vendor_quality</w:t>
      </w:r>
      <w:r w:rsidRPr="00E61C09">
        <w:rPr>
          <w:rFonts w:ascii="Arial" w:hAnsi="Arial"/>
        </w:rPr>
        <w:t>: Average quality rating (1-5) of vendors the agent purchased from</w:t>
      </w:r>
    </w:p>
    <w:p w14:paraId="4EC11F0E" w14:textId="77777777" w:rsidR="001A4A57" w:rsidRPr="00E61C09" w:rsidRDefault="001A4A57">
      <w:pPr>
        <w:numPr>
          <w:ilvl w:val="0"/>
          <w:numId w:val="61"/>
        </w:numPr>
        <w:spacing w:before="30" w:after="30"/>
        <w:ind w:left="960"/>
        <w:rPr>
          <w:rFonts w:ascii="Arial" w:hAnsi="Arial"/>
        </w:rPr>
      </w:pPr>
      <w:r w:rsidRPr="00E61C09">
        <w:rPr>
          <w:rStyle w:val="markdown-bold-text"/>
          <w:rFonts w:ascii="Arial" w:hAnsi="Arial"/>
          <w:b/>
          <w:bCs/>
        </w:rPr>
        <w:t>avg_vendor_sustainability</w:t>
      </w:r>
      <w:r w:rsidRPr="00E61C09">
        <w:rPr>
          <w:rFonts w:ascii="Arial" w:hAnsi="Arial"/>
        </w:rPr>
        <w:t>: Average sustainability rating (1-5) of vendors the agent purchased from</w:t>
      </w:r>
    </w:p>
    <w:p w14:paraId="61D13540" w14:textId="77777777" w:rsidR="001A4A57" w:rsidRPr="00E61C09" w:rsidRDefault="001A4A57">
      <w:pPr>
        <w:numPr>
          <w:ilvl w:val="0"/>
          <w:numId w:val="62"/>
        </w:numPr>
        <w:spacing w:before="30" w:after="30"/>
        <w:ind w:left="960"/>
        <w:rPr>
          <w:rFonts w:ascii="Arial" w:hAnsi="Arial"/>
        </w:rPr>
      </w:pPr>
      <w:r w:rsidRPr="00E61C09">
        <w:rPr>
          <w:rStyle w:val="markdown-bold-text"/>
          <w:rFonts w:ascii="Arial" w:hAnsi="Arial"/>
          <w:b/>
          <w:bCs/>
        </w:rPr>
        <w:t>avg_vendor_score</w:t>
      </w:r>
      <w:r w:rsidRPr="00E61C09">
        <w:rPr>
          <w:rFonts w:ascii="Arial" w:hAnsi="Arial"/>
        </w:rPr>
        <w:t>: Average weighted composite score of vendors the agent purchased from, calculated using the agent's own vendor choice weights and normalized attributes</w:t>
      </w:r>
    </w:p>
    <w:p w14:paraId="31F4CEF0" w14:textId="77777777" w:rsidR="001A4A57" w:rsidRPr="00E61C09" w:rsidRDefault="001A4A57" w:rsidP="001A4A57">
      <w:pPr>
        <w:rPr>
          <w:rFonts w:ascii="Arial" w:hAnsi="Arial"/>
        </w:rPr>
      </w:pPr>
      <w:r w:rsidRPr="00E61C09">
        <w:rPr>
          <w:rStyle w:val="markdown-italics-text"/>
          <w:rFonts w:ascii="Arial" w:hAnsi="Arial"/>
          <w:i/>
          <w:iCs/>
        </w:rPr>
        <w:t>Note: If an agent made no purchases, these values fall back to their preferred vendor's attributes. If no preferred vendor exists, the values are left empty.</w:t>
      </w:r>
    </w:p>
    <w:p w14:paraId="17B39C3D"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11: Rejected Transaction Option</w:t>
      </w:r>
    </w:p>
    <w:p w14:paraId="607D9BD6" w14:textId="77777777" w:rsidR="001A4A57" w:rsidRPr="00E61C09" w:rsidRDefault="001A4A57">
      <w:pPr>
        <w:numPr>
          <w:ilvl w:val="0"/>
          <w:numId w:val="63"/>
        </w:numPr>
        <w:spacing w:before="30" w:after="30"/>
        <w:ind w:left="960"/>
        <w:rPr>
          <w:rFonts w:ascii="Arial" w:hAnsi="Arial"/>
        </w:rPr>
      </w:pPr>
      <w:r w:rsidRPr="00E61C09">
        <w:rPr>
          <w:rStyle w:val="markdown-bold-text"/>
          <w:rFonts w:ascii="Arial" w:hAnsi="Arial"/>
          <w:b/>
          <w:bCs/>
        </w:rPr>
        <w:t>rejected_transaction_option</w:t>
      </w:r>
      <w:r w:rsidRPr="00E61C09">
        <w:rPr>
          <w:rFonts w:ascii="Arial" w:hAnsi="Arial"/>
        </w:rPr>
        <w:t>: The specific option the agent selected when a transaction was rejected (if applicable)</w:t>
      </w:r>
    </w:p>
    <w:p w14:paraId="4DD04C1D"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13: Final Donation Rate</w:t>
      </w:r>
    </w:p>
    <w:p w14:paraId="4B04D98A" w14:textId="77777777" w:rsidR="001A4A57" w:rsidRPr="00E61C09" w:rsidRDefault="001A4A57">
      <w:pPr>
        <w:numPr>
          <w:ilvl w:val="0"/>
          <w:numId w:val="64"/>
        </w:numPr>
        <w:spacing w:before="30" w:after="30"/>
        <w:ind w:left="960"/>
        <w:rPr>
          <w:rFonts w:ascii="Arial" w:hAnsi="Arial"/>
        </w:rPr>
      </w:pPr>
      <w:r w:rsidRPr="00E61C09">
        <w:rPr>
          <w:rStyle w:val="markdown-bold-text"/>
          <w:rFonts w:ascii="Arial" w:hAnsi="Arial"/>
          <w:b/>
          <w:bCs/>
        </w:rPr>
        <w:t>final_donation_rate</w:t>
      </w:r>
      <w:r w:rsidRPr="00E61C09">
        <w:rPr>
          <w:rFonts w:ascii="Arial" w:hAnsi="Arial"/>
        </w:rPr>
        <w:t>: The final donation rate applied to the agent's transactions (decimal value between 0.0 and 1.0). This may differ from the donation_default if transaction-level adjustments were applied.</w:t>
      </w:r>
    </w:p>
    <w:p w14:paraId="141A5748" w14:textId="77777777" w:rsidR="001A4A57" w:rsidRPr="00E61C09" w:rsidRDefault="001A4A57" w:rsidP="001A4A57">
      <w:pPr>
        <w:pStyle w:val="Heading3"/>
        <w:spacing w:before="270" w:after="120"/>
        <w:rPr>
          <w:rFonts w:ascii="Arial" w:hAnsi="Arial" w:cs="Arial"/>
          <w:sz w:val="20"/>
          <w:szCs w:val="20"/>
        </w:rPr>
      </w:pPr>
      <w:r w:rsidRPr="00E61C09">
        <w:rPr>
          <w:rFonts w:ascii="Arial" w:hAnsi="Arial" w:cs="Arial"/>
          <w:sz w:val="20"/>
          <w:szCs w:val="20"/>
        </w:rPr>
        <w:t>Note on Decision 9 &amp; 10 (Purchase Now vs Bid)</w:t>
      </w:r>
    </w:p>
    <w:p w14:paraId="519317F5" w14:textId="77777777" w:rsidR="001A4A57" w:rsidRPr="00114FE5" w:rsidRDefault="001A4A57" w:rsidP="00225889">
      <w:pPr>
        <w:spacing w:line="312" w:lineRule="auto"/>
        <w:rPr>
          <w:rFonts w:ascii="Arial" w:eastAsia="Arial" w:hAnsi="Arial"/>
        </w:rPr>
      </w:pPr>
      <w:r w:rsidRPr="00E61C09">
        <w:rPr>
          <w:rFonts w:ascii="Arial" w:hAnsi="Arial"/>
        </w:rPr>
        <w:t>Decision 9 (Purchase Now vs Bid) and Decision 10 (Bid Value) are </w:t>
      </w:r>
      <w:r w:rsidRPr="00E61C09">
        <w:rPr>
          <w:rStyle w:val="markdown-bold-text"/>
          <w:rFonts w:ascii="Arial" w:hAnsi="Arial"/>
        </w:rPr>
        <w:t>transaction-level decisions</w:t>
      </w:r>
      <w:r w:rsidRPr="00E61C09">
        <w:rPr>
          <w:rFonts w:ascii="Arial" w:hAnsi="Arial"/>
        </w:rPr>
        <w:t> and are therefore not included in the Agent-Level Export. Each individual purchase request can have a different choice—an agent might use "Purchase Now" for some transactions and "Bid" for others. Since this cannot be meaningfully summarized into a single agent-level value, these decisions are captured only in the </w:t>
      </w:r>
      <w:r w:rsidRPr="00E61C09">
        <w:rPr>
          <w:rStyle w:val="markdown-bold-text"/>
          <w:rFonts w:ascii="Arial" w:hAnsi="Arial"/>
        </w:rPr>
        <w:t>Transaction-Level Export</w:t>
      </w:r>
      <w:r w:rsidRPr="00E61C09">
        <w:rPr>
          <w:rFonts w:ascii="Arial" w:hAnsi="Arial"/>
        </w:rPr>
        <w:t> where each row represents a single purchase request with its specific Purchase Request Type, Bid Value, and Customer Price.</w:t>
      </w:r>
    </w:p>
    <w:p w14:paraId="130AF1B1" w14:textId="77777777" w:rsidR="001A4A57" w:rsidRPr="00E61C09" w:rsidRDefault="001A4A57" w:rsidP="001A4A57">
      <w:pPr>
        <w:pStyle w:val="Heading2"/>
        <w:spacing w:before="300" w:after="150"/>
        <w:rPr>
          <w:rFonts w:ascii="Arial" w:hAnsi="Arial" w:cs="Arial"/>
          <w:i w:val="0"/>
          <w:iCs w:val="0"/>
          <w:sz w:val="20"/>
          <w:szCs w:val="20"/>
          <w:lang w:val="en-IT" w:eastAsia="en-GB" w:bidi="ar-SA"/>
        </w:rPr>
      </w:pPr>
      <w:r w:rsidRPr="00E61C09">
        <w:rPr>
          <w:rFonts w:ascii="Arial" w:hAnsi="Arial" w:cs="Arial"/>
          <w:i w:val="0"/>
          <w:iCs w:val="0"/>
          <w:sz w:val="20"/>
          <w:szCs w:val="20"/>
        </w:rPr>
        <w:t>Transaction-Level Excel Export</w:t>
      </w:r>
    </w:p>
    <w:p w14:paraId="25E6C50E" w14:textId="77777777" w:rsidR="001A4A57" w:rsidRPr="00E61C09" w:rsidRDefault="001A4A57" w:rsidP="00225889">
      <w:pPr>
        <w:spacing w:line="312" w:lineRule="auto"/>
        <w:rPr>
          <w:rFonts w:ascii="Arial" w:hAnsi="Arial"/>
        </w:rPr>
      </w:pPr>
      <w:r w:rsidRPr="00E61C09">
        <w:rPr>
          <w:rFonts w:ascii="Arial" w:hAnsi="Arial"/>
        </w:rPr>
        <w:t>The transaction-level data is accessible through the "Download Transaction-Level Excel" button, providing one row per purchase request with detailed transaction information. The file is named simulation_transaction_level_{timestamp}.xlsx and includes the following columns:Purchase Request ID, Agent ID, Honesty_Humility, Assigned Allowance Level, Study Program, Group_experiment, TWT+Sospeso [=AW2+AX2]{Periods 1+2}, income, income_category, customer_type, disclose_income, disclose_documents, donation_default, rejected_transaction_1_choice, rejected_transaction_2_choice, rejected_transaction_3_choice, rejected_transaction_4_choice, rejected_transaction_5_choice, weight_price, weight_quality, weight_proximity, weight_sustainability, Period, Purchase Timestamp, Vendor ID, Vendor Price, Vendor Quality, Vendor Sustainability, Vendor Proximity, Standardized Vendor Price Score, Standardized Vendor Quality Score, Standardized Vendor Sustainability Score, Standardized Vendor Proximity Score, Vendor Integrated Score, Purchase Request Type, Bid Value, Customer Price, rejected_transaction_option, Transaction completed, final_donation_rate</w:t>
      </w:r>
    </w:p>
    <w:p w14:paraId="212274F1" w14:textId="77777777" w:rsidR="001A4A57" w:rsidRPr="00E61C09" w:rsidRDefault="0001774C" w:rsidP="001A4A57">
      <w:pPr>
        <w:spacing w:before="240" w:after="240"/>
        <w:rPr>
          <w:rFonts w:ascii="Arial" w:hAnsi="Arial"/>
        </w:rPr>
      </w:pPr>
      <w:r>
        <w:rPr>
          <w:noProof/>
        </w:rPr>
        <w:lastRenderedPageBreak/>
        <mc:AlternateContent>
          <mc:Choice Requires="wps">
            <w:drawing>
              <wp:inline distT="0" distB="0" distL="0" distR="0" wp14:anchorId="3365CC80" wp14:editId="4D099872">
                <wp:extent cx="5943600" cy="7620"/>
                <wp:effectExtent l="0" t="0" r="0" b="5080"/>
                <wp:docPr id="11068788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76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1DD1EE4" id="Rectangle 1" o:spid="_x0000_s1026"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" filled="f">
                <v:path arrowok="t"/>
                <w10:anchorlock/>
              </v:rect>
            </w:pict>
          </mc:Fallback>
        </mc:AlternateContent>
      </w:r>
    </w:p>
    <w:p w14:paraId="41ED06A3" w14:textId="77777777" w:rsidR="001A4A57" w:rsidRPr="00E61C09" w:rsidRDefault="001A4A57" w:rsidP="001A4A57">
      <w:pPr>
        <w:pStyle w:val="Heading3"/>
        <w:spacing w:before="270" w:after="120"/>
        <w:rPr>
          <w:rFonts w:ascii="Arial" w:hAnsi="Arial" w:cs="Arial"/>
          <w:sz w:val="20"/>
          <w:szCs w:val="20"/>
        </w:rPr>
      </w:pPr>
      <w:r w:rsidRPr="00E61C09">
        <w:rPr>
          <w:rFonts w:ascii="Arial" w:hAnsi="Arial" w:cs="Arial"/>
          <w:sz w:val="20"/>
          <w:szCs w:val="20"/>
        </w:rPr>
        <w:t>Column Descriptions</w:t>
      </w:r>
    </w:p>
    <w:p w14:paraId="3D2460D3"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Identification</w:t>
      </w:r>
    </w:p>
    <w:p w14:paraId="37A34EAD" w14:textId="77777777" w:rsidR="001A4A57" w:rsidRPr="00E61C09" w:rsidRDefault="001A4A57">
      <w:pPr>
        <w:numPr>
          <w:ilvl w:val="0"/>
          <w:numId w:val="65"/>
        </w:numPr>
        <w:spacing w:before="30" w:after="30"/>
        <w:ind w:left="960"/>
        <w:rPr>
          <w:rFonts w:ascii="Arial" w:hAnsi="Arial"/>
        </w:rPr>
      </w:pPr>
      <w:r w:rsidRPr="00E61C09">
        <w:rPr>
          <w:rStyle w:val="markdown-bold-text"/>
          <w:rFonts w:ascii="Arial" w:hAnsi="Arial"/>
          <w:b/>
          <w:bCs/>
        </w:rPr>
        <w:t>Purchase Request ID</w:t>
      </w:r>
      <w:r w:rsidRPr="00E61C09">
        <w:rPr>
          <w:rFonts w:ascii="Arial" w:hAnsi="Arial"/>
        </w:rPr>
        <w:t>: Unique identifier for each purchase request, assigned sequentially based on chronological order across all agents (1, 2, 3, ...)</w:t>
      </w:r>
    </w:p>
    <w:p w14:paraId="0F0E1C64" w14:textId="77777777" w:rsidR="001A4A57" w:rsidRPr="00E61C09" w:rsidRDefault="001A4A57">
      <w:pPr>
        <w:numPr>
          <w:ilvl w:val="0"/>
          <w:numId w:val="66"/>
        </w:numPr>
        <w:spacing w:before="30" w:after="30"/>
        <w:ind w:left="960"/>
        <w:rPr>
          <w:rFonts w:ascii="Arial" w:hAnsi="Arial"/>
        </w:rPr>
      </w:pPr>
      <w:r w:rsidRPr="00E61C09">
        <w:rPr>
          <w:rStyle w:val="markdown-bold-text"/>
          <w:rFonts w:ascii="Arial" w:hAnsi="Arial"/>
          <w:b/>
          <w:bCs/>
        </w:rPr>
        <w:t>Agent ID</w:t>
      </w:r>
      <w:r w:rsidRPr="00E61C09">
        <w:rPr>
          <w:rFonts w:ascii="Arial" w:hAnsi="Arial"/>
        </w:rPr>
        <w:t>: The agent who made this purchase request</w:t>
      </w:r>
    </w:p>
    <w:p w14:paraId="2B63DE21"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Agent Traits</w:t>
      </w:r>
    </w:p>
    <w:p w14:paraId="314D5B80" w14:textId="77777777" w:rsidR="001A4A57" w:rsidRPr="00E61C09" w:rsidRDefault="001A4A57">
      <w:pPr>
        <w:numPr>
          <w:ilvl w:val="0"/>
          <w:numId w:val="67"/>
        </w:numPr>
        <w:spacing w:before="30" w:after="30"/>
        <w:ind w:left="960"/>
        <w:rPr>
          <w:rFonts w:ascii="Arial" w:hAnsi="Arial"/>
        </w:rPr>
      </w:pPr>
      <w:r w:rsidRPr="00E61C09">
        <w:rPr>
          <w:rStyle w:val="markdown-bold-text"/>
          <w:rFonts w:ascii="Arial" w:hAnsi="Arial"/>
          <w:b/>
          <w:bCs/>
        </w:rPr>
        <w:t>Honesty_Humility</w:t>
      </w:r>
      <w:r w:rsidRPr="00E61C09">
        <w:rPr>
          <w:rFonts w:ascii="Arial" w:hAnsi="Arial"/>
        </w:rPr>
        <w:t>: Agent's honesty-humility personality trait score from the survey data (decimal value, displayed with 2 decimal places)</w:t>
      </w:r>
    </w:p>
    <w:p w14:paraId="7FBC0A39" w14:textId="77777777" w:rsidR="001A4A57" w:rsidRPr="00E61C09" w:rsidRDefault="001A4A57">
      <w:pPr>
        <w:numPr>
          <w:ilvl w:val="0"/>
          <w:numId w:val="68"/>
        </w:numPr>
        <w:spacing w:before="30" w:after="30"/>
        <w:ind w:left="960"/>
        <w:rPr>
          <w:rFonts w:ascii="Arial" w:hAnsi="Arial"/>
        </w:rPr>
      </w:pPr>
      <w:r w:rsidRPr="00E61C09">
        <w:rPr>
          <w:rStyle w:val="markdown-bold-text"/>
          <w:rFonts w:ascii="Arial" w:hAnsi="Arial"/>
          <w:b/>
          <w:bCs/>
        </w:rPr>
        <w:t>Assigned Allowance Level</w:t>
      </w:r>
      <w:r w:rsidRPr="00E61C09">
        <w:rPr>
          <w:rFonts w:ascii="Arial" w:hAnsi="Arial"/>
        </w:rPr>
        <w:t>: The income/allowance level assigned to the agent from the survey data</w:t>
      </w:r>
    </w:p>
    <w:p w14:paraId="6BE12CE8" w14:textId="77777777" w:rsidR="001A4A57" w:rsidRPr="00E61C09" w:rsidRDefault="001A4A57">
      <w:pPr>
        <w:numPr>
          <w:ilvl w:val="0"/>
          <w:numId w:val="69"/>
        </w:numPr>
        <w:spacing w:before="30" w:after="30"/>
        <w:ind w:left="960"/>
        <w:rPr>
          <w:rFonts w:ascii="Arial" w:hAnsi="Arial"/>
        </w:rPr>
      </w:pPr>
      <w:r w:rsidRPr="00E61C09">
        <w:rPr>
          <w:rStyle w:val="markdown-bold-text"/>
          <w:rFonts w:ascii="Arial" w:hAnsi="Arial"/>
          <w:b/>
          <w:bCs/>
        </w:rPr>
        <w:t>Study Program</w:t>
      </w:r>
      <w:r w:rsidRPr="00E61C09">
        <w:rPr>
          <w:rFonts w:ascii="Arial" w:hAnsi="Arial"/>
        </w:rPr>
        <w:t>: Agent's academic program or field of study</w:t>
      </w:r>
    </w:p>
    <w:p w14:paraId="3884B864" w14:textId="77777777" w:rsidR="001A4A57" w:rsidRPr="00E61C09" w:rsidRDefault="001A4A57">
      <w:pPr>
        <w:numPr>
          <w:ilvl w:val="0"/>
          <w:numId w:val="70"/>
        </w:numPr>
        <w:spacing w:before="30" w:after="30"/>
        <w:ind w:left="960"/>
        <w:rPr>
          <w:rFonts w:ascii="Arial" w:hAnsi="Arial"/>
        </w:rPr>
      </w:pPr>
      <w:r w:rsidRPr="00E61C09">
        <w:rPr>
          <w:rStyle w:val="markdown-bold-text"/>
          <w:rFonts w:ascii="Arial" w:hAnsi="Arial"/>
          <w:b/>
          <w:bCs/>
        </w:rPr>
        <w:t>Group_experiment</w:t>
      </w:r>
      <w:r w:rsidRPr="00E61C09">
        <w:rPr>
          <w:rFonts w:ascii="Arial" w:hAnsi="Arial"/>
        </w:rPr>
        <w:t>: Experimental group assignment for the agent</w:t>
      </w:r>
    </w:p>
    <w:p w14:paraId="56A2B4C3" w14:textId="77777777" w:rsidR="001A4A57" w:rsidRPr="00E61C09" w:rsidRDefault="001A4A57">
      <w:pPr>
        <w:numPr>
          <w:ilvl w:val="0"/>
          <w:numId w:val="71"/>
        </w:numPr>
        <w:spacing w:before="30" w:after="30"/>
        <w:ind w:left="960"/>
        <w:rPr>
          <w:rFonts w:ascii="Arial" w:hAnsi="Arial"/>
        </w:rPr>
      </w:pPr>
      <w:r w:rsidRPr="00E61C09">
        <w:rPr>
          <w:rStyle w:val="markdown-bold-text"/>
          <w:rFonts w:ascii="Arial" w:hAnsi="Arial"/>
          <w:b/>
          <w:bCs/>
        </w:rPr>
        <w:t>TWT+Sospeso </w:t>
      </w:r>
      <w:r w:rsidRPr="00B653D8">
        <w:rPr>
          <w:rStyle w:val="markdown-bold-text"/>
          <w:rFonts w:ascii="Arial" w:hAnsi="Arial"/>
        </w:rPr>
        <w:t>[=AW2+AX2]{Periods 1+2}</w:t>
      </w:r>
      <w:r w:rsidRPr="00285471">
        <w:rPr>
          <w:rFonts w:ascii="Arial" w:hAnsi="Arial"/>
        </w:rPr>
        <w:t>:</w:t>
      </w:r>
      <w:r w:rsidRPr="00E61C09">
        <w:rPr>
          <w:rFonts w:ascii="Arial" w:hAnsi="Arial"/>
        </w:rPr>
        <w:t xml:space="preserve"> Combined TWT and Sospeso score from survey periods 1 and 2 (decimal value)</w:t>
      </w:r>
    </w:p>
    <w:p w14:paraId="3AFD6DEA"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Income &amp; Customer Information</w:t>
      </w:r>
    </w:p>
    <w:p w14:paraId="276E7204" w14:textId="77777777" w:rsidR="001A4A57" w:rsidRPr="00E61C09" w:rsidRDefault="001A4A57">
      <w:pPr>
        <w:numPr>
          <w:ilvl w:val="0"/>
          <w:numId w:val="72"/>
        </w:numPr>
        <w:spacing w:before="30" w:after="30"/>
        <w:ind w:left="960"/>
        <w:rPr>
          <w:rFonts w:ascii="Arial" w:hAnsi="Arial"/>
        </w:rPr>
      </w:pPr>
      <w:r w:rsidRPr="00E61C09">
        <w:rPr>
          <w:rStyle w:val="markdown-bold-text"/>
          <w:rFonts w:ascii="Arial" w:hAnsi="Arial"/>
          <w:b/>
          <w:bCs/>
        </w:rPr>
        <w:t>income</w:t>
      </w:r>
      <w:r w:rsidRPr="00E61C09">
        <w:rPr>
          <w:rFonts w:ascii="Arial" w:hAnsi="Arial"/>
        </w:rPr>
        <w:t>: Agent's actual income value used in the simulation (decimal, 2 decimal places)</w:t>
      </w:r>
    </w:p>
    <w:p w14:paraId="5318CC48" w14:textId="77777777" w:rsidR="001A4A57" w:rsidRPr="00E61C09" w:rsidRDefault="001A4A57">
      <w:pPr>
        <w:numPr>
          <w:ilvl w:val="0"/>
          <w:numId w:val="73"/>
        </w:numPr>
        <w:spacing w:before="30" w:after="30"/>
        <w:ind w:left="960"/>
        <w:rPr>
          <w:rFonts w:ascii="Arial" w:hAnsi="Arial"/>
        </w:rPr>
      </w:pPr>
      <w:r w:rsidRPr="00E61C09">
        <w:rPr>
          <w:rStyle w:val="markdown-bold-text"/>
          <w:rFonts w:ascii="Arial" w:hAnsi="Arial"/>
          <w:b/>
          <w:bCs/>
        </w:rPr>
        <w:t>income_category</w:t>
      </w:r>
      <w:r w:rsidRPr="00E61C09">
        <w:rPr>
          <w:rFonts w:ascii="Arial" w:hAnsi="Arial"/>
        </w:rPr>
        <w:t>: For Discount and Fixed customers, this shows the income category (1, 2, 3, etc.) assigned based on their disclosed income level. For Regular customers who did not disclose their income, this column displays "N/A"</w:t>
      </w:r>
    </w:p>
    <w:p w14:paraId="7961D546" w14:textId="77777777" w:rsidR="001A4A57" w:rsidRPr="00E61C09" w:rsidRDefault="001A4A57">
      <w:pPr>
        <w:numPr>
          <w:ilvl w:val="0"/>
          <w:numId w:val="74"/>
        </w:numPr>
        <w:spacing w:before="30" w:after="30"/>
        <w:ind w:left="960"/>
        <w:rPr>
          <w:rFonts w:ascii="Arial" w:hAnsi="Arial"/>
        </w:rPr>
      </w:pPr>
      <w:r w:rsidRPr="00E61C09">
        <w:rPr>
          <w:rStyle w:val="markdown-bold-text"/>
          <w:rFonts w:ascii="Arial" w:hAnsi="Arial"/>
          <w:b/>
          <w:bCs/>
        </w:rPr>
        <w:t>customer_type</w:t>
      </w:r>
      <w:r w:rsidRPr="00E61C09">
        <w:rPr>
          <w:rFonts w:ascii="Arial" w:hAnsi="Arial"/>
        </w:rPr>
        <w:t>: Customer classification based on disclosure decisions ("Regular", "Fixed", or "Discount")</w:t>
      </w:r>
    </w:p>
    <w:p w14:paraId="393FC695"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1: Disclose Income</w:t>
      </w:r>
    </w:p>
    <w:p w14:paraId="5EB20809" w14:textId="77777777" w:rsidR="001A4A57" w:rsidRPr="00E61C09" w:rsidRDefault="001A4A57">
      <w:pPr>
        <w:numPr>
          <w:ilvl w:val="0"/>
          <w:numId w:val="75"/>
        </w:numPr>
        <w:spacing w:before="30" w:after="30"/>
        <w:ind w:left="960"/>
        <w:rPr>
          <w:rFonts w:ascii="Arial" w:hAnsi="Arial"/>
        </w:rPr>
      </w:pPr>
      <w:r w:rsidRPr="00E61C09">
        <w:rPr>
          <w:rStyle w:val="markdown-bold-text"/>
          <w:rFonts w:ascii="Arial" w:hAnsi="Arial"/>
          <w:b/>
          <w:bCs/>
        </w:rPr>
        <w:t>disclose_income</w:t>
      </w:r>
      <w:r w:rsidRPr="00E61C09">
        <w:rPr>
          <w:rFonts w:ascii="Arial" w:hAnsi="Arial"/>
        </w:rPr>
        <w:t>: Binary indicator (1 = disclosed income, 0 = did not disclose) representing the agent's choice in Decision 1</w:t>
      </w:r>
    </w:p>
    <w:p w14:paraId="6EEB2D2A"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2: Disclose Documents</w:t>
      </w:r>
    </w:p>
    <w:p w14:paraId="4F3093AD" w14:textId="77777777" w:rsidR="001A4A57" w:rsidRPr="00E61C09" w:rsidRDefault="001A4A57">
      <w:pPr>
        <w:numPr>
          <w:ilvl w:val="0"/>
          <w:numId w:val="76"/>
        </w:numPr>
        <w:spacing w:before="30" w:after="30"/>
        <w:ind w:left="960"/>
        <w:rPr>
          <w:rFonts w:ascii="Arial" w:hAnsi="Arial"/>
        </w:rPr>
      </w:pPr>
      <w:r w:rsidRPr="00E61C09">
        <w:rPr>
          <w:rStyle w:val="markdown-bold-text"/>
          <w:rFonts w:ascii="Arial" w:hAnsi="Arial"/>
          <w:b/>
          <w:bCs/>
        </w:rPr>
        <w:t>disclose_documents</w:t>
      </w:r>
      <w:r w:rsidRPr="00E61C09">
        <w:rPr>
          <w:rFonts w:ascii="Arial" w:hAnsi="Arial"/>
        </w:rPr>
        <w:t>: Binary indicator (1 = disclosed documents, 0 = did not disclose) representing the agent's choice in Decision 2</w:t>
      </w:r>
    </w:p>
    <w:p w14:paraId="159E3196"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3: Donation Default</w:t>
      </w:r>
    </w:p>
    <w:p w14:paraId="70E103E2" w14:textId="77777777" w:rsidR="001A4A57" w:rsidRPr="00E61C09" w:rsidRDefault="001A4A57">
      <w:pPr>
        <w:numPr>
          <w:ilvl w:val="0"/>
          <w:numId w:val="77"/>
        </w:numPr>
        <w:spacing w:before="30" w:after="30"/>
        <w:ind w:left="960"/>
        <w:rPr>
          <w:rFonts w:ascii="Arial" w:hAnsi="Arial"/>
        </w:rPr>
      </w:pPr>
      <w:r w:rsidRPr="00E61C09">
        <w:rPr>
          <w:rStyle w:val="markdown-bold-text"/>
          <w:rFonts w:ascii="Arial" w:hAnsi="Arial"/>
          <w:b/>
          <w:bCs/>
        </w:rPr>
        <w:t>donation_default</w:t>
      </w:r>
      <w:r w:rsidRPr="00E61C09">
        <w:rPr>
          <w:rFonts w:ascii="Arial" w:hAnsi="Arial"/>
        </w:rPr>
        <w:t>: The baseline donation rate assigned to or chosen by the agent (decimal value between 0.0 and 1.0)</w:t>
      </w:r>
    </w:p>
    <w:p w14:paraId="035EDE61"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4: Rejected Transaction Defaults</w:t>
      </w:r>
    </w:p>
    <w:p w14:paraId="6985EAA7" w14:textId="77777777" w:rsidR="001A4A57" w:rsidRPr="00E61C09" w:rsidRDefault="001A4A57" w:rsidP="001A4A57">
      <w:pPr>
        <w:rPr>
          <w:rFonts w:ascii="Arial" w:hAnsi="Arial"/>
        </w:rPr>
      </w:pPr>
      <w:r w:rsidRPr="00E61C09">
        <w:rPr>
          <w:rFonts w:ascii="Arial" w:hAnsi="Arial"/>
        </w:rPr>
        <w:t>The agent's priority order for handling rejected transactions, split into five columns:</w:t>
      </w:r>
    </w:p>
    <w:p w14:paraId="51880A71" w14:textId="77777777" w:rsidR="001A4A57" w:rsidRPr="00E61C09" w:rsidRDefault="001A4A57">
      <w:pPr>
        <w:numPr>
          <w:ilvl w:val="0"/>
          <w:numId w:val="78"/>
        </w:numPr>
        <w:spacing w:before="30" w:after="30"/>
        <w:ind w:left="960"/>
        <w:rPr>
          <w:rFonts w:ascii="Arial" w:hAnsi="Arial"/>
        </w:rPr>
      </w:pPr>
      <w:r w:rsidRPr="00E61C09">
        <w:rPr>
          <w:rStyle w:val="markdown-bold-text"/>
          <w:rFonts w:ascii="Arial" w:hAnsi="Arial"/>
          <w:b/>
          <w:bCs/>
        </w:rPr>
        <w:t>rejected_transaction_1_choice</w:t>
      </w:r>
      <w:r w:rsidRPr="00E61C09">
        <w:rPr>
          <w:rFonts w:ascii="Arial" w:hAnsi="Arial"/>
        </w:rPr>
        <w:t>: First priority option</w:t>
      </w:r>
    </w:p>
    <w:p w14:paraId="6B0581F7" w14:textId="77777777" w:rsidR="001A4A57" w:rsidRPr="00E61C09" w:rsidRDefault="001A4A57">
      <w:pPr>
        <w:numPr>
          <w:ilvl w:val="0"/>
          <w:numId w:val="79"/>
        </w:numPr>
        <w:spacing w:before="30" w:after="30"/>
        <w:ind w:left="960"/>
        <w:rPr>
          <w:rFonts w:ascii="Arial" w:hAnsi="Arial"/>
        </w:rPr>
      </w:pPr>
      <w:r w:rsidRPr="00E61C09">
        <w:rPr>
          <w:rStyle w:val="markdown-bold-text"/>
          <w:rFonts w:ascii="Arial" w:hAnsi="Arial"/>
          <w:b/>
          <w:bCs/>
        </w:rPr>
        <w:t>rejected_transaction_2_choice</w:t>
      </w:r>
      <w:r w:rsidRPr="00E61C09">
        <w:rPr>
          <w:rFonts w:ascii="Arial" w:hAnsi="Arial"/>
        </w:rPr>
        <w:t>: Second priority option</w:t>
      </w:r>
    </w:p>
    <w:p w14:paraId="4D57D6AB" w14:textId="77777777" w:rsidR="001A4A57" w:rsidRPr="00E61C09" w:rsidRDefault="001A4A57">
      <w:pPr>
        <w:numPr>
          <w:ilvl w:val="0"/>
          <w:numId w:val="80"/>
        </w:numPr>
        <w:spacing w:before="30" w:after="30"/>
        <w:ind w:left="960"/>
        <w:rPr>
          <w:rFonts w:ascii="Arial" w:hAnsi="Arial"/>
        </w:rPr>
      </w:pPr>
      <w:r w:rsidRPr="00E61C09">
        <w:rPr>
          <w:rStyle w:val="markdown-bold-text"/>
          <w:rFonts w:ascii="Arial" w:hAnsi="Arial"/>
          <w:b/>
          <w:bCs/>
        </w:rPr>
        <w:t>rejected_transaction_3_choice</w:t>
      </w:r>
      <w:r w:rsidRPr="00E61C09">
        <w:rPr>
          <w:rFonts w:ascii="Arial" w:hAnsi="Arial"/>
        </w:rPr>
        <w:t>: Third priority option</w:t>
      </w:r>
    </w:p>
    <w:p w14:paraId="3DD33437" w14:textId="77777777" w:rsidR="001A4A57" w:rsidRPr="00E61C09" w:rsidRDefault="001A4A57">
      <w:pPr>
        <w:numPr>
          <w:ilvl w:val="0"/>
          <w:numId w:val="81"/>
        </w:numPr>
        <w:spacing w:before="30" w:after="30"/>
        <w:ind w:left="960"/>
        <w:rPr>
          <w:rFonts w:ascii="Arial" w:hAnsi="Arial"/>
        </w:rPr>
      </w:pPr>
      <w:r w:rsidRPr="00E61C09">
        <w:rPr>
          <w:rStyle w:val="markdown-bold-text"/>
          <w:rFonts w:ascii="Arial" w:hAnsi="Arial"/>
          <w:b/>
          <w:bCs/>
        </w:rPr>
        <w:t>rejected_transaction_4_choice</w:t>
      </w:r>
      <w:r w:rsidRPr="00E61C09">
        <w:rPr>
          <w:rFonts w:ascii="Arial" w:hAnsi="Arial"/>
        </w:rPr>
        <w:t>: Fourth priority option</w:t>
      </w:r>
    </w:p>
    <w:p w14:paraId="6A86F081" w14:textId="77777777" w:rsidR="001A4A57" w:rsidRPr="00E61C09" w:rsidRDefault="001A4A57">
      <w:pPr>
        <w:numPr>
          <w:ilvl w:val="0"/>
          <w:numId w:val="82"/>
        </w:numPr>
        <w:spacing w:before="30" w:after="30"/>
        <w:ind w:left="960"/>
        <w:rPr>
          <w:rFonts w:ascii="Arial" w:hAnsi="Arial"/>
        </w:rPr>
      </w:pPr>
      <w:r w:rsidRPr="00E61C09">
        <w:rPr>
          <w:rStyle w:val="markdown-bold-text"/>
          <w:rFonts w:ascii="Arial" w:hAnsi="Arial"/>
          <w:b/>
          <w:bCs/>
        </w:rPr>
        <w:t>rejected_transaction_5_choice</w:t>
      </w:r>
      <w:r w:rsidRPr="00E61C09">
        <w:rPr>
          <w:rFonts w:ascii="Arial" w:hAnsi="Arial"/>
        </w:rPr>
        <w:t>: Fifth priority option</w:t>
      </w:r>
    </w:p>
    <w:p w14:paraId="55C56C7D" w14:textId="77777777" w:rsidR="00225889" w:rsidRDefault="00225889" w:rsidP="001A4A57">
      <w:pPr>
        <w:rPr>
          <w:rFonts w:ascii="Arial" w:hAnsi="Arial"/>
        </w:rPr>
      </w:pPr>
    </w:p>
    <w:p w14:paraId="11DFD945" w14:textId="77777777" w:rsidR="001A4A57" w:rsidRPr="00E61C09" w:rsidRDefault="001A4A57" w:rsidP="001A4A57">
      <w:pPr>
        <w:rPr>
          <w:rFonts w:ascii="Arial" w:hAnsi="Arial"/>
        </w:rPr>
      </w:pPr>
      <w:r w:rsidRPr="00E61C09">
        <w:rPr>
          <w:rFonts w:ascii="Arial" w:hAnsi="Arial"/>
        </w:rPr>
        <w:t>Each column shows the selected option or "N/A" if the agent did not select that priority level.</w:t>
      </w:r>
    </w:p>
    <w:p w14:paraId="539EE815"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5: Vendor Choice Weights</w:t>
      </w:r>
    </w:p>
    <w:p w14:paraId="123A5A6E" w14:textId="77777777" w:rsidR="001A4A57" w:rsidRPr="00E61C09" w:rsidRDefault="001A4A57" w:rsidP="001A4A57">
      <w:pPr>
        <w:rPr>
          <w:rFonts w:ascii="Arial" w:hAnsi="Arial"/>
        </w:rPr>
      </w:pPr>
      <w:r w:rsidRPr="00E61C09">
        <w:rPr>
          <w:rFonts w:ascii="Arial" w:hAnsi="Arial"/>
        </w:rPr>
        <w:t>The agent's weight preferences for vendor selection (values are decimals that sum to 1.0):</w:t>
      </w:r>
    </w:p>
    <w:p w14:paraId="63ABD78B" w14:textId="77777777" w:rsidR="001A4A57" w:rsidRPr="00E61C09" w:rsidRDefault="001A4A57">
      <w:pPr>
        <w:numPr>
          <w:ilvl w:val="0"/>
          <w:numId w:val="83"/>
        </w:numPr>
        <w:spacing w:before="30" w:after="30"/>
        <w:ind w:left="960"/>
        <w:rPr>
          <w:rFonts w:ascii="Arial" w:hAnsi="Arial"/>
        </w:rPr>
      </w:pPr>
      <w:r w:rsidRPr="00E61C09">
        <w:rPr>
          <w:rStyle w:val="markdown-bold-text"/>
          <w:rFonts w:ascii="Arial" w:hAnsi="Arial"/>
          <w:b/>
          <w:bCs/>
        </w:rPr>
        <w:t>weight_price</w:t>
      </w:r>
      <w:r w:rsidRPr="00E61C09">
        <w:rPr>
          <w:rFonts w:ascii="Arial" w:hAnsi="Arial"/>
        </w:rPr>
        <w:t>: Importance weight assigned to vendor price</w:t>
      </w:r>
    </w:p>
    <w:p w14:paraId="5278E86E" w14:textId="77777777" w:rsidR="001A4A57" w:rsidRPr="00E61C09" w:rsidRDefault="001A4A57">
      <w:pPr>
        <w:numPr>
          <w:ilvl w:val="0"/>
          <w:numId w:val="84"/>
        </w:numPr>
        <w:spacing w:before="30" w:after="30"/>
        <w:ind w:left="960"/>
        <w:rPr>
          <w:rFonts w:ascii="Arial" w:hAnsi="Arial"/>
        </w:rPr>
      </w:pPr>
      <w:r w:rsidRPr="00E61C09">
        <w:rPr>
          <w:rStyle w:val="markdown-bold-text"/>
          <w:rFonts w:ascii="Arial" w:hAnsi="Arial"/>
          <w:b/>
          <w:bCs/>
        </w:rPr>
        <w:t>weight_quality</w:t>
      </w:r>
      <w:r w:rsidRPr="00E61C09">
        <w:rPr>
          <w:rFonts w:ascii="Arial" w:hAnsi="Arial"/>
        </w:rPr>
        <w:t>: Importance weight assigned to vendor quality rating</w:t>
      </w:r>
    </w:p>
    <w:p w14:paraId="0379A43F" w14:textId="77777777" w:rsidR="001A4A57" w:rsidRPr="00E61C09" w:rsidRDefault="001A4A57">
      <w:pPr>
        <w:numPr>
          <w:ilvl w:val="0"/>
          <w:numId w:val="85"/>
        </w:numPr>
        <w:spacing w:before="30" w:after="30"/>
        <w:ind w:left="960"/>
        <w:rPr>
          <w:rFonts w:ascii="Arial" w:hAnsi="Arial"/>
        </w:rPr>
      </w:pPr>
      <w:r w:rsidRPr="00E61C09">
        <w:rPr>
          <w:rStyle w:val="markdown-bold-text"/>
          <w:rFonts w:ascii="Arial" w:hAnsi="Arial"/>
          <w:b/>
          <w:bCs/>
        </w:rPr>
        <w:lastRenderedPageBreak/>
        <w:t>weight_proximity</w:t>
      </w:r>
      <w:r w:rsidRPr="00E61C09">
        <w:rPr>
          <w:rFonts w:ascii="Arial" w:hAnsi="Arial"/>
        </w:rPr>
        <w:t>: Importance weight assigned to vendor proximity/distance</w:t>
      </w:r>
    </w:p>
    <w:p w14:paraId="6C9EC805" w14:textId="77777777" w:rsidR="001A4A57" w:rsidRPr="00E61C09" w:rsidRDefault="001A4A57">
      <w:pPr>
        <w:numPr>
          <w:ilvl w:val="0"/>
          <w:numId w:val="86"/>
        </w:numPr>
        <w:spacing w:before="30" w:after="30"/>
        <w:ind w:left="960"/>
        <w:rPr>
          <w:rFonts w:ascii="Arial" w:hAnsi="Arial"/>
        </w:rPr>
      </w:pPr>
      <w:r w:rsidRPr="00E61C09">
        <w:rPr>
          <w:rStyle w:val="markdown-bold-text"/>
          <w:rFonts w:ascii="Arial" w:hAnsi="Arial"/>
          <w:b/>
          <w:bCs/>
        </w:rPr>
        <w:t>weight_sustainability</w:t>
      </w:r>
      <w:r w:rsidRPr="00E61C09">
        <w:rPr>
          <w:rFonts w:ascii="Arial" w:hAnsi="Arial"/>
        </w:rPr>
        <w:t>: Importance weight assigned to vendor sustainability rating</w:t>
      </w:r>
    </w:p>
    <w:p w14:paraId="226C5E6E"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6 &amp; 7: Timing Information</w:t>
      </w:r>
    </w:p>
    <w:p w14:paraId="326F6A1E" w14:textId="77777777" w:rsidR="001A4A57" w:rsidRPr="00E61C09" w:rsidRDefault="001A4A57">
      <w:pPr>
        <w:numPr>
          <w:ilvl w:val="0"/>
          <w:numId w:val="87"/>
        </w:numPr>
        <w:spacing w:before="30" w:after="30"/>
        <w:ind w:left="960"/>
        <w:rPr>
          <w:rFonts w:ascii="Arial" w:hAnsi="Arial"/>
        </w:rPr>
      </w:pPr>
      <w:r w:rsidRPr="00E61C09">
        <w:rPr>
          <w:rStyle w:val="markdown-bold-text"/>
          <w:rFonts w:ascii="Arial" w:hAnsi="Arial"/>
          <w:b/>
          <w:bCs/>
        </w:rPr>
        <w:t>Period</w:t>
      </w:r>
      <w:r w:rsidRPr="00E61C09">
        <w:rPr>
          <w:rFonts w:ascii="Arial" w:hAnsi="Arial"/>
        </w:rPr>
        <w:t>: Which simulation period the transaction occurred in (1, 2, etc.)</w:t>
      </w:r>
    </w:p>
    <w:p w14:paraId="7746D7AA" w14:textId="77777777" w:rsidR="001A4A57" w:rsidRPr="00E61C09" w:rsidRDefault="001A4A57">
      <w:pPr>
        <w:numPr>
          <w:ilvl w:val="0"/>
          <w:numId w:val="88"/>
        </w:numPr>
        <w:spacing w:before="30" w:after="30"/>
        <w:ind w:left="960"/>
        <w:rPr>
          <w:rFonts w:ascii="Arial" w:hAnsi="Arial"/>
        </w:rPr>
      </w:pPr>
      <w:r w:rsidRPr="00E61C09">
        <w:rPr>
          <w:rStyle w:val="markdown-bold-text"/>
          <w:rFonts w:ascii="Arial" w:hAnsi="Arial"/>
          <w:b/>
          <w:bCs/>
        </w:rPr>
        <w:t>Purchase Timestamp</w:t>
      </w:r>
      <w:r w:rsidRPr="00E61C09">
        <w:rPr>
          <w:rFonts w:ascii="Arial" w:hAnsi="Arial"/>
        </w:rPr>
        <w:t>: When the transaction was made, formatted as DD/MM/YYYY HH:MM</w:t>
      </w:r>
    </w:p>
    <w:p w14:paraId="73CC7BA2"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8: Vendor Selection</w:t>
      </w:r>
    </w:p>
    <w:p w14:paraId="06AFDED4" w14:textId="77777777" w:rsidR="001A4A57" w:rsidRPr="00E61C09" w:rsidRDefault="001A4A57">
      <w:pPr>
        <w:numPr>
          <w:ilvl w:val="0"/>
          <w:numId w:val="89"/>
        </w:numPr>
        <w:spacing w:before="30" w:after="30"/>
        <w:ind w:left="960"/>
        <w:rPr>
          <w:rFonts w:ascii="Arial" w:hAnsi="Arial"/>
        </w:rPr>
      </w:pPr>
      <w:r w:rsidRPr="00E61C09">
        <w:rPr>
          <w:rStyle w:val="markdown-bold-text"/>
          <w:rFonts w:ascii="Arial" w:hAnsi="Arial"/>
          <w:b/>
          <w:bCs/>
        </w:rPr>
        <w:t>Vendor ID</w:t>
      </w:r>
      <w:r w:rsidRPr="00E61C09">
        <w:rPr>
          <w:rFonts w:ascii="Arial" w:hAnsi="Arial"/>
        </w:rPr>
        <w:t>: The vendor selected for this transaction (displayed as "Vendor 1", "Vendor 2", etc.)</w:t>
      </w:r>
    </w:p>
    <w:p w14:paraId="240430ED" w14:textId="77777777" w:rsidR="001A4A57" w:rsidRPr="00E61C09" w:rsidRDefault="001A4A57">
      <w:pPr>
        <w:numPr>
          <w:ilvl w:val="0"/>
          <w:numId w:val="90"/>
        </w:numPr>
        <w:spacing w:before="30" w:after="30"/>
        <w:ind w:left="960"/>
        <w:rPr>
          <w:rFonts w:ascii="Arial" w:hAnsi="Arial"/>
        </w:rPr>
      </w:pPr>
      <w:r w:rsidRPr="00E61C09">
        <w:rPr>
          <w:rStyle w:val="markdown-bold-text"/>
          <w:rFonts w:ascii="Arial" w:hAnsi="Arial"/>
          <w:b/>
          <w:bCs/>
        </w:rPr>
        <w:t>Vendor Price</w:t>
      </w:r>
      <w:r w:rsidRPr="00E61C09">
        <w:rPr>
          <w:rFonts w:ascii="Arial" w:hAnsi="Arial"/>
        </w:rPr>
        <w:t>: The vendor's base price for the product</w:t>
      </w:r>
    </w:p>
    <w:p w14:paraId="4FD5B9A1" w14:textId="77777777" w:rsidR="001A4A57" w:rsidRPr="00E61C09" w:rsidRDefault="001A4A57">
      <w:pPr>
        <w:numPr>
          <w:ilvl w:val="0"/>
          <w:numId w:val="91"/>
        </w:numPr>
        <w:spacing w:before="30" w:after="30"/>
        <w:ind w:left="960"/>
        <w:rPr>
          <w:rFonts w:ascii="Arial" w:hAnsi="Arial"/>
        </w:rPr>
      </w:pPr>
      <w:r w:rsidRPr="00E61C09">
        <w:rPr>
          <w:rStyle w:val="markdown-bold-text"/>
          <w:rFonts w:ascii="Arial" w:hAnsi="Arial"/>
          <w:b/>
          <w:bCs/>
        </w:rPr>
        <w:t>Vendor Quality</w:t>
      </w:r>
      <w:r w:rsidRPr="00E61C09">
        <w:rPr>
          <w:rFonts w:ascii="Arial" w:hAnsi="Arial"/>
        </w:rPr>
        <w:t>: The vendor's quality rating (integer from 1 to 5)</w:t>
      </w:r>
    </w:p>
    <w:p w14:paraId="553F44E8" w14:textId="77777777" w:rsidR="001A4A57" w:rsidRPr="00E61C09" w:rsidRDefault="001A4A57">
      <w:pPr>
        <w:numPr>
          <w:ilvl w:val="0"/>
          <w:numId w:val="92"/>
        </w:numPr>
        <w:spacing w:before="30" w:after="30"/>
        <w:ind w:left="960"/>
        <w:rPr>
          <w:rFonts w:ascii="Arial" w:hAnsi="Arial"/>
        </w:rPr>
      </w:pPr>
      <w:r w:rsidRPr="00E61C09">
        <w:rPr>
          <w:rStyle w:val="markdown-bold-text"/>
          <w:rFonts w:ascii="Arial" w:hAnsi="Arial"/>
          <w:b/>
          <w:bCs/>
        </w:rPr>
        <w:t>Vendor Sustainability</w:t>
      </w:r>
      <w:r w:rsidRPr="00E61C09">
        <w:rPr>
          <w:rFonts w:ascii="Arial" w:hAnsi="Arial"/>
        </w:rPr>
        <w:t>: The vendor's sustainability rating (integer from 1 to 5)</w:t>
      </w:r>
    </w:p>
    <w:p w14:paraId="774355F0" w14:textId="77777777" w:rsidR="001A4A57" w:rsidRPr="00E61C09" w:rsidRDefault="001A4A57">
      <w:pPr>
        <w:numPr>
          <w:ilvl w:val="0"/>
          <w:numId w:val="93"/>
        </w:numPr>
        <w:spacing w:before="30" w:after="30"/>
        <w:ind w:left="960"/>
        <w:rPr>
          <w:rFonts w:ascii="Arial" w:hAnsi="Arial"/>
        </w:rPr>
      </w:pPr>
      <w:r w:rsidRPr="00E61C09">
        <w:rPr>
          <w:rStyle w:val="markdown-bold-text"/>
          <w:rFonts w:ascii="Arial" w:hAnsi="Arial"/>
          <w:b/>
          <w:bCs/>
        </w:rPr>
        <w:t>Vendor Proximity</w:t>
      </w:r>
      <w:r w:rsidRPr="00E61C09">
        <w:rPr>
          <w:rFonts w:ascii="Arial" w:hAnsi="Arial"/>
        </w:rPr>
        <w:t>: The proximity score between this specific agent and the selected vendor (value from 0 to 100, unique per agent-vendor pair)</w:t>
      </w:r>
    </w:p>
    <w:p w14:paraId="6D44DA56"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Standardized Vendor Scores</w:t>
      </w:r>
    </w:p>
    <w:p w14:paraId="057902B7" w14:textId="77777777" w:rsidR="001A4A57" w:rsidRPr="00E61C09" w:rsidRDefault="001A4A57" w:rsidP="001A4A57">
      <w:pPr>
        <w:rPr>
          <w:rFonts w:ascii="Arial" w:hAnsi="Arial"/>
        </w:rPr>
      </w:pPr>
      <w:r w:rsidRPr="00E61C09">
        <w:rPr>
          <w:rFonts w:ascii="Arial" w:hAnsi="Arial"/>
        </w:rPr>
        <w:t>These columns show the vendor attributes normalized to a [0, 1] scale for comparison and score calculation:</w:t>
      </w:r>
    </w:p>
    <w:p w14:paraId="0E69E87F" w14:textId="77777777" w:rsidR="001A4A57" w:rsidRPr="00E61C09" w:rsidRDefault="001A4A57">
      <w:pPr>
        <w:numPr>
          <w:ilvl w:val="0"/>
          <w:numId w:val="94"/>
        </w:numPr>
        <w:spacing w:before="30" w:after="30"/>
        <w:ind w:left="960"/>
        <w:rPr>
          <w:rFonts w:ascii="Arial" w:hAnsi="Arial"/>
        </w:rPr>
      </w:pPr>
      <w:r w:rsidRPr="00E61C09">
        <w:rPr>
          <w:rStyle w:val="markdown-bold-text"/>
          <w:rFonts w:ascii="Arial" w:hAnsi="Arial"/>
          <w:b/>
          <w:bCs/>
        </w:rPr>
        <w:t>Standardized Vendor Price Score</w:t>
      </w:r>
      <w:r w:rsidRPr="00E61C09">
        <w:rPr>
          <w:rFonts w:ascii="Arial" w:hAnsi="Arial"/>
        </w:rPr>
        <w:t>: Price normalized using min-max normalization where lower price = higher score (inverted). Formula: </w:t>
      </w:r>
      <w:r w:rsidRPr="00E61C09">
        <w:rPr>
          <w:rStyle w:val="markdown-inline-code"/>
          <w:rFonts w:ascii="Arial" w:hAnsi="Arial"/>
        </w:rPr>
        <w:t>1 - (price - min_price) / (max_price - min_price)</w:t>
      </w:r>
    </w:p>
    <w:p w14:paraId="10090497" w14:textId="77777777" w:rsidR="001A4A57" w:rsidRPr="00E61C09" w:rsidRDefault="001A4A57">
      <w:pPr>
        <w:numPr>
          <w:ilvl w:val="0"/>
          <w:numId w:val="95"/>
        </w:numPr>
        <w:spacing w:before="30" w:after="30"/>
        <w:ind w:left="960"/>
        <w:rPr>
          <w:rFonts w:ascii="Arial" w:hAnsi="Arial"/>
        </w:rPr>
      </w:pPr>
      <w:r w:rsidRPr="00E61C09">
        <w:rPr>
          <w:rStyle w:val="markdown-bold-text"/>
          <w:rFonts w:ascii="Arial" w:hAnsi="Arial"/>
          <w:b/>
          <w:bCs/>
        </w:rPr>
        <w:t>Standardized Vendor Quality Score</w:t>
      </w:r>
      <w:r w:rsidRPr="00E61C09">
        <w:rPr>
          <w:rFonts w:ascii="Arial" w:hAnsi="Arial"/>
        </w:rPr>
        <w:t>: Quality normalized from [1, 5] to [0, 1]. Formula: </w:t>
      </w:r>
      <w:r w:rsidRPr="00E61C09">
        <w:rPr>
          <w:rStyle w:val="markdown-inline-code"/>
          <w:rFonts w:ascii="Arial" w:hAnsi="Arial"/>
        </w:rPr>
        <w:t>(quality - 1) / 4</w:t>
      </w:r>
    </w:p>
    <w:p w14:paraId="4501CE07" w14:textId="77777777" w:rsidR="001A4A57" w:rsidRPr="00E61C09" w:rsidRDefault="001A4A57">
      <w:pPr>
        <w:numPr>
          <w:ilvl w:val="0"/>
          <w:numId w:val="96"/>
        </w:numPr>
        <w:spacing w:before="30" w:after="30"/>
        <w:ind w:left="960"/>
        <w:rPr>
          <w:rFonts w:ascii="Arial" w:hAnsi="Arial"/>
        </w:rPr>
      </w:pPr>
      <w:r w:rsidRPr="00E61C09">
        <w:rPr>
          <w:rStyle w:val="markdown-bold-text"/>
          <w:rFonts w:ascii="Arial" w:hAnsi="Arial"/>
          <w:b/>
          <w:bCs/>
        </w:rPr>
        <w:t>Standardized Vendor Sustainability Score</w:t>
      </w:r>
      <w:r w:rsidRPr="00E61C09">
        <w:rPr>
          <w:rFonts w:ascii="Arial" w:hAnsi="Arial"/>
        </w:rPr>
        <w:t>: Sustainability normalized from [1, 5] to [0, 1]. Formula: </w:t>
      </w:r>
      <w:r w:rsidRPr="00E61C09">
        <w:rPr>
          <w:rStyle w:val="markdown-inline-code"/>
          <w:rFonts w:ascii="Arial" w:hAnsi="Arial"/>
        </w:rPr>
        <w:t>(sustainability - 1) / 4</w:t>
      </w:r>
    </w:p>
    <w:p w14:paraId="7149ACB8" w14:textId="77777777" w:rsidR="001A4A57" w:rsidRPr="00E61C09" w:rsidRDefault="001A4A57">
      <w:pPr>
        <w:numPr>
          <w:ilvl w:val="0"/>
          <w:numId w:val="97"/>
        </w:numPr>
        <w:spacing w:before="30" w:after="30"/>
        <w:ind w:left="960"/>
        <w:rPr>
          <w:rFonts w:ascii="Arial" w:hAnsi="Arial"/>
        </w:rPr>
      </w:pPr>
      <w:r w:rsidRPr="00E61C09">
        <w:rPr>
          <w:rStyle w:val="markdown-bold-text"/>
          <w:rFonts w:ascii="Arial" w:hAnsi="Arial"/>
          <w:b/>
          <w:bCs/>
        </w:rPr>
        <w:t>Standardized Vendor Proximity Score</w:t>
      </w:r>
      <w:r w:rsidRPr="00E61C09">
        <w:rPr>
          <w:rFonts w:ascii="Arial" w:hAnsi="Arial"/>
        </w:rPr>
        <w:t>: Proximity normalized from [0, 100] to [0, 1]. Formula: </w:t>
      </w:r>
      <w:r w:rsidRPr="00E61C09">
        <w:rPr>
          <w:rStyle w:val="markdown-inline-code"/>
          <w:rFonts w:ascii="Arial" w:hAnsi="Arial"/>
        </w:rPr>
        <w:t>proximity / 100</w:t>
      </w:r>
    </w:p>
    <w:p w14:paraId="3274084E" w14:textId="77777777" w:rsidR="001A4A57" w:rsidRPr="00E61C09" w:rsidRDefault="001A4A57">
      <w:pPr>
        <w:numPr>
          <w:ilvl w:val="0"/>
          <w:numId w:val="98"/>
        </w:numPr>
        <w:spacing w:before="30" w:after="30"/>
        <w:ind w:left="960"/>
        <w:rPr>
          <w:rFonts w:ascii="Arial" w:hAnsi="Arial"/>
        </w:rPr>
      </w:pPr>
      <w:r w:rsidRPr="00E61C09">
        <w:rPr>
          <w:rStyle w:val="markdown-bold-text"/>
          <w:rFonts w:ascii="Arial" w:hAnsi="Arial"/>
          <w:b/>
          <w:bCs/>
        </w:rPr>
        <w:t>Vendor Integrated Score</w:t>
      </w:r>
      <w:r w:rsidRPr="00E61C09">
        <w:rPr>
          <w:rFonts w:ascii="Arial" w:hAnsi="Arial"/>
        </w:rPr>
        <w:t>: The weighted composite score used to select this vendor, calculated as: </w:t>
      </w:r>
      <w:r w:rsidRPr="00E61C09">
        <w:rPr>
          <w:rStyle w:val="markdown-inline-code"/>
          <w:rFonts w:ascii="Arial" w:hAnsi="Arial"/>
        </w:rPr>
        <w:t>(weight_price × norm_price) + (weight_quality × norm_quality) + (weight_proximity × norm_proximity) + (weight_sustainability × norm_sustainability)</w:t>
      </w:r>
    </w:p>
    <w:p w14:paraId="286F5CBF"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9 &amp; 10: Purchase Decision &amp; Pricing</w:t>
      </w:r>
    </w:p>
    <w:p w14:paraId="5345DF01" w14:textId="77777777" w:rsidR="001A4A57" w:rsidRPr="00E61C09" w:rsidRDefault="001A4A57">
      <w:pPr>
        <w:numPr>
          <w:ilvl w:val="0"/>
          <w:numId w:val="99"/>
        </w:numPr>
        <w:spacing w:before="30" w:after="30"/>
        <w:ind w:left="960"/>
        <w:rPr>
          <w:rFonts w:ascii="Arial" w:hAnsi="Arial"/>
        </w:rPr>
      </w:pPr>
      <w:r w:rsidRPr="00E61C09">
        <w:rPr>
          <w:rStyle w:val="markdown-bold-text"/>
          <w:rFonts w:ascii="Arial" w:hAnsi="Arial"/>
          <w:b/>
          <w:bCs/>
        </w:rPr>
        <w:t>Purchase Request Type</w:t>
      </w:r>
      <w:r w:rsidRPr="00E61C09">
        <w:rPr>
          <w:rFonts w:ascii="Arial" w:hAnsi="Arial"/>
        </w:rPr>
        <w:t>: The type of transaction—"Purchase Now", "Bid", "Fixed", or "Discount"</w:t>
      </w:r>
    </w:p>
    <w:p w14:paraId="3A891E7A" w14:textId="77777777" w:rsidR="001A4A57" w:rsidRPr="00E61C09" w:rsidRDefault="001A4A57">
      <w:pPr>
        <w:numPr>
          <w:ilvl w:val="0"/>
          <w:numId w:val="100"/>
        </w:numPr>
        <w:spacing w:before="30" w:after="30"/>
        <w:ind w:left="960"/>
        <w:rPr>
          <w:rFonts w:ascii="Arial" w:hAnsi="Arial"/>
        </w:rPr>
      </w:pPr>
      <w:r w:rsidRPr="00E61C09">
        <w:rPr>
          <w:rStyle w:val="markdown-bold-text"/>
          <w:rFonts w:ascii="Arial" w:hAnsi="Arial"/>
          <w:b/>
          <w:bCs/>
        </w:rPr>
        <w:t>Bid Value</w:t>
      </w:r>
      <w:r w:rsidRPr="00E61C09">
        <w:rPr>
          <w:rFonts w:ascii="Arial" w:hAnsi="Arial"/>
        </w:rPr>
        <w:t>: For Bid transactions, the bid amount submitted by the agent. For non-Bid transactions, this is N/A</w:t>
      </w:r>
    </w:p>
    <w:p w14:paraId="3963047D" w14:textId="77777777" w:rsidR="001A4A57" w:rsidRPr="00E61C09" w:rsidRDefault="001A4A57">
      <w:pPr>
        <w:numPr>
          <w:ilvl w:val="0"/>
          <w:numId w:val="101"/>
        </w:numPr>
        <w:spacing w:before="30" w:after="30"/>
        <w:ind w:left="960"/>
        <w:rPr>
          <w:rFonts w:ascii="Arial" w:hAnsi="Arial"/>
        </w:rPr>
      </w:pPr>
      <w:r w:rsidRPr="00E61C09">
        <w:rPr>
          <w:rStyle w:val="markdown-bold-text"/>
          <w:rFonts w:ascii="Arial" w:hAnsi="Arial"/>
          <w:b/>
          <w:bCs/>
        </w:rPr>
        <w:t>Customer Price</w:t>
      </w:r>
      <w:r w:rsidRPr="00E61C09">
        <w:rPr>
          <w:rFonts w:ascii="Arial" w:hAnsi="Arial"/>
        </w:rPr>
        <w:t>: The price paid by the customer. For Purchase Now transactions, this is calculated as </w:t>
      </w:r>
      <w:r w:rsidRPr="00E61C09">
        <w:rPr>
          <w:rStyle w:val="markdown-inline-code"/>
          <w:rFonts w:ascii="Arial" w:hAnsi="Arial"/>
        </w:rPr>
        <w:t>(1 + price_range) × (1 + platform_markup) × vendor_price</w:t>
      </w:r>
      <w:r w:rsidRPr="00E61C09">
        <w:rPr>
          <w:rFonts w:ascii="Arial" w:hAnsi="Arial"/>
        </w:rPr>
        <w:t xml:space="preserve">. For Bid transactions, this equals the Bid Value. For Fixed and Discount customers, this shows N/A as their actual price is calculated by the algorithm </w:t>
      </w:r>
    </w:p>
    <w:p w14:paraId="26B004E8"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Transaction Outcome</w:t>
      </w:r>
    </w:p>
    <w:p w14:paraId="49B8F56C" w14:textId="77777777" w:rsidR="001A4A57" w:rsidRPr="00E61C09" w:rsidRDefault="001A4A57">
      <w:pPr>
        <w:numPr>
          <w:ilvl w:val="0"/>
          <w:numId w:val="102"/>
        </w:numPr>
        <w:spacing w:before="30" w:after="30"/>
        <w:ind w:left="960"/>
        <w:rPr>
          <w:rFonts w:ascii="Arial" w:hAnsi="Arial"/>
        </w:rPr>
      </w:pPr>
      <w:r w:rsidRPr="00E61C09">
        <w:rPr>
          <w:rStyle w:val="markdown-bold-text"/>
          <w:rFonts w:ascii="Arial" w:hAnsi="Arial"/>
          <w:b/>
          <w:bCs/>
        </w:rPr>
        <w:t>Transaction completed</w:t>
      </w:r>
      <w:r w:rsidRPr="00E61C09">
        <w:rPr>
          <w:rFonts w:ascii="Arial" w:hAnsi="Arial"/>
        </w:rPr>
        <w:t>: Binary indicator (1 = completed). Currently all requests are completed by default</w:t>
      </w:r>
    </w:p>
    <w:p w14:paraId="57AC1277" w14:textId="77777777" w:rsidR="001A4A57" w:rsidRPr="00E61C09" w:rsidRDefault="001A4A57" w:rsidP="001A4A57">
      <w:pPr>
        <w:pStyle w:val="Heading4"/>
        <w:spacing w:after="120"/>
        <w:rPr>
          <w:rFonts w:ascii="Arial" w:hAnsi="Arial" w:cs="Arial"/>
          <w:sz w:val="20"/>
          <w:szCs w:val="20"/>
        </w:rPr>
      </w:pPr>
      <w:r w:rsidRPr="00E61C09">
        <w:rPr>
          <w:rFonts w:ascii="Arial" w:hAnsi="Arial" w:cs="Arial"/>
          <w:sz w:val="20"/>
          <w:szCs w:val="20"/>
        </w:rPr>
        <w:t>Decision 13: Final Donation Rate</w:t>
      </w:r>
    </w:p>
    <w:p w14:paraId="7F4D3E16" w14:textId="77777777" w:rsidR="001A4A57" w:rsidRDefault="001A4A57">
      <w:pPr>
        <w:numPr>
          <w:ilvl w:val="0"/>
          <w:numId w:val="103"/>
        </w:numPr>
        <w:spacing w:before="30" w:after="30"/>
        <w:ind w:left="960"/>
        <w:rPr>
          <w:rFonts w:ascii="Arial" w:hAnsi="Arial"/>
        </w:rPr>
      </w:pPr>
      <w:r w:rsidRPr="00E61C09">
        <w:rPr>
          <w:rStyle w:val="markdown-bold-text"/>
          <w:rFonts w:ascii="Arial" w:hAnsi="Arial"/>
          <w:b/>
          <w:bCs/>
        </w:rPr>
        <w:t>final_donation_rate</w:t>
      </w:r>
      <w:r w:rsidRPr="00E61C09">
        <w:rPr>
          <w:rFonts w:ascii="Arial" w:hAnsi="Arial"/>
        </w:rPr>
        <w:t xml:space="preserve">: The final donation rate applied to this specific transaction (decimal value between 0.0 and 1.0).  </w:t>
      </w:r>
    </w:p>
    <w:p w14:paraId="5153D08C" w14:textId="77777777" w:rsidR="00225889" w:rsidRPr="00225889" w:rsidRDefault="00225889" w:rsidP="00E93922">
      <w:pPr>
        <w:spacing w:before="30" w:after="30"/>
        <w:ind w:left="960"/>
        <w:rPr>
          <w:rFonts w:ascii="Arial" w:hAnsi="Arial"/>
          <w:sz w:val="12"/>
          <w:szCs w:val="12"/>
        </w:rPr>
      </w:pPr>
    </w:p>
    <w:p w14:paraId="17745CC2" w14:textId="77777777" w:rsidR="00905292" w:rsidRPr="00384774" w:rsidRDefault="00225889" w:rsidP="00905292">
      <w:pPr>
        <w:pStyle w:val="NormalWeb"/>
        <w:spacing w:before="0" w:beforeAutospacing="0" w:after="0" w:afterAutospacing="0"/>
        <w:rPr>
          <w:rFonts w:ascii="Arial" w:hAnsi="Arial" w:cs="Arial"/>
          <w:b/>
          <w:bCs/>
          <w:color w:val="000000"/>
          <w:rPrChange w:id="19" w:author="Dovev Lavie" w:date="2026-09-17T13:36:00Z">
            <w:rPr/>
          </w:rPrChange>
        </w:rPr>
      </w:pPr>
      <w:r>
        <w:rPr>
          <w:rFonts w:ascii="Arial" w:eastAsia="Arial" w:hAnsi="Arial"/>
          <w:b/>
          <w:bCs/>
          <w:sz w:val="26"/>
          <w:szCs w:val="26"/>
        </w:rPr>
        <w:br w:type="page"/>
      </w:r>
      <w:r w:rsidR="00905292" w:rsidRPr="00384774">
        <w:rPr>
          <w:rFonts w:ascii="Arial" w:hAnsi="Arial" w:cs="Arial"/>
          <w:b/>
          <w:bCs/>
          <w:color w:val="000000"/>
          <w:rPrChange w:id="20" w:author="Dovev Lavie" w:date="2026-09-17T13:36:00Z">
            <w:rPr>
              <w:rFonts w:ascii="Arial" w:hAnsi="Arial" w:cs="Arial"/>
              <w:b/>
              <w:bCs/>
              <w:color w:val="000000"/>
              <w:sz w:val="22"/>
              <w:szCs w:val="22"/>
            </w:rPr>
          </w:rPrChange>
        </w:rPr>
        <w:lastRenderedPageBreak/>
        <w:t xml:space="preserve">Income </w:t>
      </w:r>
      <w:r w:rsidR="00905292" w:rsidRPr="00225889">
        <w:rPr>
          <w:rFonts w:ascii="Arial" w:hAnsi="Arial" w:cs="Arial"/>
          <w:b/>
          <w:bCs/>
          <w:color w:val="000000"/>
        </w:rPr>
        <w:t>Specifications and the Stochastic Component</w:t>
      </w:r>
    </w:p>
    <w:p w14:paraId="66174668" w14:textId="77777777" w:rsidR="00905292" w:rsidRPr="00905292" w:rsidRDefault="00905292" w:rsidP="00905292">
      <w:pPr>
        <w:rPr>
          <w:rFonts w:ascii="Times New Roman" w:eastAsia="Times New Roman" w:hAnsi="Times New Roman" w:cs="Times New Roman"/>
          <w:sz w:val="24"/>
          <w:szCs w:val="24"/>
          <w:lang w:val="en-IT" w:eastAsia="en-GB" w:bidi="ar-SA"/>
        </w:rPr>
      </w:pPr>
    </w:p>
    <w:p w14:paraId="25F4EC02" w14:textId="77777777" w:rsidR="00905292" w:rsidRPr="00905292" w:rsidRDefault="00905292" w:rsidP="009F41B7">
      <w:pPr>
        <w:spacing w:line="312" w:lineRule="auto"/>
        <w:rPr>
          <w:rFonts w:ascii="Times New Roman" w:eastAsia="Times New Roman" w:hAnsi="Times New Roman" w:cs="Times New Roman"/>
          <w:sz w:val="24"/>
          <w:szCs w:val="24"/>
          <w:lang w:val="en-IT" w:eastAsia="en-GB" w:bidi="ar-SA"/>
        </w:rPr>
      </w:pPr>
      <w:r w:rsidRPr="00905292">
        <w:rPr>
          <w:rFonts w:ascii="Arial" w:eastAsia="Times New Roman" w:hAnsi="Arial"/>
          <w:color w:val="000000"/>
          <w:sz w:val="22"/>
          <w:szCs w:val="22"/>
          <w:lang w:val="en-IT" w:eastAsia="en-GB" w:bidi="ar-SA"/>
        </w:rPr>
        <w:t xml:space="preserve">These settings are configured in </w:t>
      </w:r>
      <w:r w:rsidR="00225889">
        <w:rPr>
          <w:rFonts w:ascii="Arial" w:eastAsia="Times New Roman" w:hAnsi="Arial"/>
          <w:color w:val="000000"/>
          <w:sz w:val="22"/>
          <w:szCs w:val="22"/>
          <w:lang w:val="en-IT" w:eastAsia="en-GB" w:bidi="ar-SA"/>
        </w:rPr>
        <w:t>each decision</w:t>
      </w:r>
      <w:r w:rsidRPr="00905292">
        <w:rPr>
          <w:rFonts w:ascii="Arial" w:eastAsia="Times New Roman" w:hAnsi="Arial"/>
          <w:color w:val="000000"/>
          <w:sz w:val="22"/>
          <w:szCs w:val="22"/>
          <w:lang w:val="en-IT" w:eastAsia="en-GB" w:bidi="ar-SA"/>
        </w:rPr>
        <w:t xml:space="preserve"> tab. The income specification setting </w:t>
      </w:r>
      <w:r w:rsidR="00225889">
        <w:rPr>
          <w:rFonts w:ascii="Arial" w:eastAsia="Times New Roman" w:hAnsi="Arial"/>
          <w:color w:val="000000"/>
          <w:sz w:val="22"/>
          <w:szCs w:val="22"/>
          <w:lang w:val="en-IT" w:eastAsia="en-GB" w:bidi="ar-SA"/>
        </w:rPr>
        <w:t>is placed</w:t>
      </w:r>
      <w:r w:rsidR="00225889" w:rsidRPr="00905292">
        <w:rPr>
          <w:rFonts w:ascii="Arial" w:eastAsia="Times New Roman" w:hAnsi="Arial"/>
          <w:color w:val="000000"/>
          <w:sz w:val="22"/>
          <w:szCs w:val="22"/>
          <w:lang w:val="en-IT" w:eastAsia="en-GB" w:bidi="ar-SA"/>
        </w:rPr>
        <w:t xml:space="preserve"> </w:t>
      </w:r>
      <w:r w:rsidRPr="00905292">
        <w:rPr>
          <w:rFonts w:ascii="Arial" w:eastAsia="Times New Roman" w:hAnsi="Arial"/>
          <w:color w:val="000000"/>
          <w:sz w:val="22"/>
          <w:szCs w:val="22"/>
          <w:lang w:val="en-IT" w:eastAsia="en-GB" w:bidi="ar-SA"/>
        </w:rPr>
        <w:t xml:space="preserve">in the left column, while the stochastic component setting </w:t>
      </w:r>
      <w:r w:rsidR="00225889">
        <w:rPr>
          <w:rFonts w:ascii="Arial" w:eastAsia="Times New Roman" w:hAnsi="Arial"/>
          <w:color w:val="000000"/>
          <w:sz w:val="22"/>
          <w:szCs w:val="22"/>
          <w:lang w:val="en-IT" w:eastAsia="en-GB" w:bidi="ar-SA"/>
        </w:rPr>
        <w:t>is placed</w:t>
      </w:r>
      <w:r w:rsidR="00225889" w:rsidRPr="00905292">
        <w:rPr>
          <w:rFonts w:ascii="Arial" w:eastAsia="Times New Roman" w:hAnsi="Arial"/>
          <w:color w:val="000000"/>
          <w:sz w:val="22"/>
          <w:szCs w:val="22"/>
          <w:lang w:val="en-IT" w:eastAsia="en-GB" w:bidi="ar-SA"/>
        </w:rPr>
        <w:t xml:space="preserve"> </w:t>
      </w:r>
      <w:r w:rsidRPr="00905292">
        <w:rPr>
          <w:rFonts w:ascii="Arial" w:eastAsia="Times New Roman" w:hAnsi="Arial"/>
          <w:color w:val="000000"/>
          <w:sz w:val="22"/>
          <w:szCs w:val="22"/>
          <w:lang w:val="en-IT" w:eastAsia="en-GB" w:bidi="ar-SA"/>
        </w:rPr>
        <w:t xml:space="preserve">at the right column in the page. The details are discussed in each decision section </w:t>
      </w:r>
      <w:r w:rsidR="00225889">
        <w:rPr>
          <w:rFonts w:ascii="Arial" w:eastAsia="Times New Roman" w:hAnsi="Arial"/>
          <w:color w:val="000000"/>
          <w:sz w:val="22"/>
          <w:szCs w:val="22"/>
          <w:lang w:val="en-IT" w:eastAsia="en-GB" w:bidi="ar-SA"/>
        </w:rPr>
        <w:t>separately</w:t>
      </w:r>
      <w:r w:rsidRPr="00905292">
        <w:rPr>
          <w:rFonts w:ascii="Arial" w:eastAsia="Times New Roman" w:hAnsi="Arial"/>
          <w:color w:val="000000"/>
          <w:sz w:val="22"/>
          <w:szCs w:val="22"/>
          <w:lang w:val="en-IT" w:eastAsia="en-GB" w:bidi="ar-SA"/>
        </w:rPr>
        <w:t>.</w:t>
      </w:r>
    </w:p>
    <w:p w14:paraId="400ED59A" w14:textId="77777777" w:rsidR="00905292" w:rsidRPr="00905292" w:rsidRDefault="00905292" w:rsidP="00905292">
      <w:pPr>
        <w:rPr>
          <w:rFonts w:ascii="Times New Roman" w:eastAsia="Times New Roman" w:hAnsi="Times New Roman" w:cs="Times New Roman"/>
          <w:sz w:val="24"/>
          <w:szCs w:val="24"/>
          <w:lang w:val="en-IT" w:eastAsia="en-GB" w:bidi="ar-SA"/>
        </w:rPr>
      </w:pPr>
    </w:p>
    <w:p w14:paraId="14255CB9" w14:textId="77777777" w:rsidR="00905292" w:rsidRPr="00905292" w:rsidRDefault="00905292" w:rsidP="00905292">
      <w:pPr>
        <w:rPr>
          <w:rFonts w:ascii="Times New Roman" w:eastAsia="Times New Roman" w:hAnsi="Times New Roman" w:cs="Times New Roman"/>
          <w:sz w:val="24"/>
          <w:szCs w:val="24"/>
          <w:lang w:val="en-IT" w:eastAsia="en-GB" w:bidi="ar-SA"/>
        </w:rPr>
      </w:pPr>
      <w:r w:rsidRPr="00905292">
        <w:rPr>
          <w:rFonts w:ascii="Arial" w:eastAsia="Times New Roman" w:hAnsi="Arial"/>
          <w:b/>
          <w:bCs/>
          <w:color w:val="000000"/>
          <w:sz w:val="24"/>
          <w:szCs w:val="24"/>
          <w:lang w:val="en-IT" w:eastAsia="en-GB" w:bidi="ar-SA"/>
        </w:rPr>
        <w:t>1.</w:t>
      </w:r>
      <w:r w:rsidRPr="00905292">
        <w:rPr>
          <w:rFonts w:ascii="Times New Roman" w:eastAsia="Times New Roman" w:hAnsi="Times New Roman" w:cs="Times New Roman"/>
          <w:color w:val="000000"/>
          <w:sz w:val="14"/>
          <w:szCs w:val="14"/>
          <w:lang w:val="en-IT" w:eastAsia="en-GB" w:bidi="ar-SA"/>
        </w:rPr>
        <w:t xml:space="preserve">   </w:t>
      </w:r>
      <w:r w:rsidRPr="00905292">
        <w:rPr>
          <w:rFonts w:ascii="Arial" w:eastAsia="Times New Roman" w:hAnsi="Arial"/>
          <w:b/>
          <w:bCs/>
          <w:color w:val="000000"/>
          <w:sz w:val="24"/>
          <w:szCs w:val="24"/>
          <w:lang w:val="en-IT" w:eastAsia="en-GB" w:bidi="ar-SA"/>
        </w:rPr>
        <w:t>The Core Difference: Categorical vs. Continuous Income Specification</w:t>
      </w:r>
    </w:p>
    <w:p w14:paraId="7862EEA2" w14:textId="77777777" w:rsidR="00905292" w:rsidRPr="00905292" w:rsidRDefault="00905292" w:rsidP="00905292">
      <w:pPr>
        <w:spacing w:line="0" w:lineRule="auto"/>
        <w:rPr>
          <w:rFonts w:ascii="Times New Roman" w:eastAsia="Times New Roman" w:hAnsi="Times New Roman" w:cs="Times New Roman"/>
          <w:sz w:val="24"/>
          <w:szCs w:val="24"/>
          <w:lang w:val="en-IT" w:eastAsia="en-GB" w:bidi="ar-SA"/>
        </w:rPr>
      </w:pPr>
      <w:r w:rsidRPr="00905292">
        <w:rPr>
          <w:rFonts w:ascii="Times New Roman" w:eastAsia="Times New Roman" w:hAnsi="Times New Roman" w:cs="Times New Roman"/>
          <w:color w:val="000000"/>
          <w:sz w:val="22"/>
          <w:szCs w:val="22"/>
          <w:lang w:val="en-IT" w:eastAsia="en-GB" w:bidi="ar-SA"/>
        </w:rPr>
        <w:t> </w:t>
      </w:r>
    </w:p>
    <w:p w14:paraId="0669BD5C" w14:textId="77777777" w:rsidR="00905292" w:rsidRPr="00905292" w:rsidRDefault="00905292" w:rsidP="00905292">
      <w:pPr>
        <w:rPr>
          <w:rFonts w:ascii="Times New Roman" w:eastAsia="Times New Roman" w:hAnsi="Times New Roman" w:cs="Times New Roman"/>
          <w:sz w:val="24"/>
          <w:szCs w:val="24"/>
          <w:lang w:val="en-IT" w:eastAsia="en-GB" w:bidi="ar-SA"/>
        </w:rPr>
      </w:pPr>
    </w:p>
    <w:p w14:paraId="21921351" w14:textId="77777777" w:rsidR="00905292" w:rsidRPr="00905292" w:rsidRDefault="00905292" w:rsidP="00905292">
      <w:pPr>
        <w:rPr>
          <w:rFonts w:ascii="Times New Roman" w:eastAsia="Times New Roman" w:hAnsi="Times New Roman" w:cs="Times New Roman"/>
          <w:sz w:val="24"/>
          <w:szCs w:val="24"/>
          <w:lang w:val="en-IT" w:eastAsia="en-GB" w:bidi="ar-SA"/>
        </w:rPr>
      </w:pPr>
      <w:r w:rsidRPr="00905292">
        <w:rPr>
          <w:rFonts w:ascii="Arial" w:eastAsia="Times New Roman" w:hAnsi="Arial"/>
          <w:b/>
          <w:bCs/>
          <w:color w:val="000000"/>
          <w:sz w:val="22"/>
          <w:szCs w:val="22"/>
          <w:lang w:val="en-IT" w:eastAsia="en-GB" w:bidi="ar-SA"/>
        </w:rPr>
        <w:t>Income Specification:</w:t>
      </w:r>
    </w:p>
    <w:p w14:paraId="7BFBDA4C" w14:textId="77777777" w:rsidR="00905292" w:rsidRPr="00905292" w:rsidRDefault="00905292" w:rsidP="00905292">
      <w:pPr>
        <w:spacing w:line="0" w:lineRule="auto"/>
        <w:rPr>
          <w:rFonts w:ascii="Times New Roman" w:eastAsia="Times New Roman" w:hAnsi="Times New Roman" w:cs="Times New Roman"/>
          <w:sz w:val="24"/>
          <w:szCs w:val="24"/>
          <w:lang w:val="en-IT" w:eastAsia="en-GB" w:bidi="ar-SA"/>
        </w:rPr>
      </w:pPr>
      <w:r w:rsidRPr="00905292">
        <w:rPr>
          <w:rFonts w:ascii="Times New Roman" w:eastAsia="Times New Roman" w:hAnsi="Times New Roman" w:cs="Times New Roman"/>
          <w:color w:val="000000"/>
          <w:sz w:val="22"/>
          <w:szCs w:val="22"/>
          <w:lang w:val="en-IT" w:eastAsia="en-GB" w:bidi="ar-SA"/>
        </w:rPr>
        <w:t> </w:t>
      </w:r>
    </w:p>
    <w:p w14:paraId="07F28794" w14:textId="77777777" w:rsidR="00905292" w:rsidRPr="00905292" w:rsidRDefault="00905292" w:rsidP="009F41B7">
      <w:pPr>
        <w:ind w:left="426" w:hanging="426"/>
        <w:rPr>
          <w:rFonts w:ascii="Times New Roman" w:eastAsia="Times New Roman" w:hAnsi="Times New Roman" w:cs="Times New Roman"/>
          <w:sz w:val="24"/>
          <w:szCs w:val="24"/>
          <w:lang w:val="en-IT" w:eastAsia="en-GB" w:bidi="ar-SA"/>
        </w:rPr>
      </w:pPr>
      <w:r w:rsidRPr="00905292">
        <w:rPr>
          <w:rFonts w:ascii="Arial" w:eastAsia="Times New Roman" w:hAnsi="Arial"/>
          <w:color w:val="000000"/>
          <w:sz w:val="22"/>
          <w:szCs w:val="22"/>
          <w:lang w:val="en-IT" w:eastAsia="en-GB" w:bidi="ar-SA"/>
        </w:rPr>
        <w:t>•</w:t>
      </w:r>
      <w:r w:rsidRPr="00905292">
        <w:rPr>
          <w:rFonts w:ascii="Times New Roman" w:eastAsia="Times New Roman" w:hAnsi="Times New Roman" w:cs="Times New Roman"/>
          <w:color w:val="000000"/>
          <w:sz w:val="14"/>
          <w:szCs w:val="14"/>
          <w:lang w:val="en-IT" w:eastAsia="en-GB" w:bidi="ar-SA"/>
        </w:rPr>
        <w:t xml:space="preserve">           </w:t>
      </w:r>
      <w:r w:rsidR="005F3E7A">
        <w:rPr>
          <w:rFonts w:ascii="Arial" w:eastAsia="Times New Roman" w:hAnsi="Arial"/>
          <w:b/>
          <w:bCs/>
          <w:color w:val="000000"/>
          <w:sz w:val="22"/>
          <w:szCs w:val="22"/>
          <w:lang w:val="en-IT" w:eastAsia="en-GB" w:bidi="ar-SA"/>
        </w:rPr>
        <w:t>C</w:t>
      </w:r>
      <w:r w:rsidRPr="00905292">
        <w:rPr>
          <w:rFonts w:ascii="Arial" w:eastAsia="Times New Roman" w:hAnsi="Arial"/>
          <w:b/>
          <w:bCs/>
          <w:color w:val="000000"/>
          <w:sz w:val="22"/>
          <w:szCs w:val="22"/>
          <w:lang w:val="en-IT" w:eastAsia="en-GB" w:bidi="ar-SA"/>
        </w:rPr>
        <w:t>ategorical only</w:t>
      </w:r>
      <w:r w:rsidRPr="00905292">
        <w:rPr>
          <w:rFonts w:ascii="Arial" w:eastAsia="Times New Roman" w:hAnsi="Arial"/>
          <w:color w:val="000000"/>
          <w:sz w:val="22"/>
          <w:szCs w:val="22"/>
          <w:lang w:val="en-IT" w:eastAsia="en-GB" w:bidi="ar-SA"/>
        </w:rPr>
        <w:t>:</w:t>
      </w:r>
      <w:r w:rsidR="00225889">
        <w:rPr>
          <w:rFonts w:ascii="Arial" w:eastAsia="Times New Roman" w:hAnsi="Arial"/>
          <w:color w:val="000000"/>
          <w:sz w:val="22"/>
          <w:szCs w:val="22"/>
          <w:lang w:val="en-IT" w:eastAsia="en-GB" w:bidi="ar-SA"/>
        </w:rPr>
        <w:t xml:space="preserve"> </w:t>
      </w:r>
      <w:r w:rsidRPr="00905292">
        <w:rPr>
          <w:rFonts w:ascii="Arial" w:eastAsia="Times New Roman" w:hAnsi="Arial"/>
          <w:color w:val="000000"/>
          <w:sz w:val="22"/>
          <w:szCs w:val="22"/>
          <w:lang w:val="en-IT" w:eastAsia="en-GB" w:bidi="ar-SA"/>
        </w:rPr>
        <w:t xml:space="preserve">This approach </w:t>
      </w:r>
      <w:r w:rsidR="00225889">
        <w:rPr>
          <w:rFonts w:ascii="Arial" w:eastAsia="Times New Roman" w:hAnsi="Arial"/>
          <w:color w:val="000000"/>
          <w:sz w:val="22"/>
          <w:szCs w:val="22"/>
          <w:lang w:val="en-IT" w:eastAsia="en-GB" w:bidi="ar-SA"/>
        </w:rPr>
        <w:t>allocates</w:t>
      </w:r>
      <w:r w:rsidR="00225889" w:rsidRPr="00905292">
        <w:rPr>
          <w:rFonts w:ascii="Arial" w:eastAsia="Times New Roman" w:hAnsi="Arial"/>
          <w:color w:val="000000"/>
          <w:sz w:val="22"/>
          <w:szCs w:val="22"/>
          <w:lang w:val="en-IT" w:eastAsia="en-GB" w:bidi="ar-SA"/>
        </w:rPr>
        <w:t xml:space="preserve"> </w:t>
      </w:r>
      <w:r w:rsidRPr="00905292">
        <w:rPr>
          <w:rFonts w:ascii="Arial" w:eastAsia="Times New Roman" w:hAnsi="Arial"/>
          <w:color w:val="000000"/>
          <w:sz w:val="22"/>
          <w:szCs w:val="22"/>
          <w:lang w:val="en-IT" w:eastAsia="en-GB" w:bidi="ar-SA"/>
        </w:rPr>
        <w:t>the participants</w:t>
      </w:r>
      <w:r w:rsidR="00225889">
        <w:rPr>
          <w:rFonts w:ascii="Arial" w:eastAsia="Times New Roman" w:hAnsi="Arial"/>
          <w:color w:val="000000"/>
          <w:sz w:val="22"/>
          <w:szCs w:val="22"/>
          <w:lang w:val="en-IT" w:eastAsia="en-GB" w:bidi="ar-SA"/>
        </w:rPr>
        <w:t>’</w:t>
      </w:r>
      <w:r w:rsidRPr="00905292">
        <w:rPr>
          <w:rFonts w:ascii="Arial" w:eastAsia="Times New Roman" w:hAnsi="Arial"/>
          <w:color w:val="000000"/>
          <w:sz w:val="22"/>
          <w:szCs w:val="22"/>
          <w:lang w:val="en-IT" w:eastAsia="en-GB" w:bidi="ar-SA"/>
        </w:rPr>
        <w:t xml:space="preserve"> income (assigned budget) into five quintiles (from Q1 for the lowest income </w:t>
      </w:r>
      <w:r w:rsidR="00225889">
        <w:rPr>
          <w:rFonts w:ascii="Arial" w:eastAsia="Times New Roman" w:hAnsi="Arial"/>
          <w:color w:val="000000"/>
          <w:sz w:val="22"/>
          <w:szCs w:val="22"/>
          <w:lang w:val="en-IT" w:eastAsia="en-GB" w:bidi="ar-SA"/>
        </w:rPr>
        <w:t xml:space="preserve">category </w:t>
      </w:r>
      <w:r w:rsidRPr="00905292">
        <w:rPr>
          <w:rFonts w:ascii="Arial" w:eastAsia="Times New Roman" w:hAnsi="Arial"/>
          <w:color w:val="000000"/>
          <w:sz w:val="22"/>
          <w:szCs w:val="22"/>
          <w:lang w:val="en-IT" w:eastAsia="en-GB" w:bidi="ar-SA"/>
        </w:rPr>
        <w:t>to Q5 for the highest</w:t>
      </w:r>
      <w:r w:rsidR="00225889">
        <w:rPr>
          <w:rFonts w:ascii="Arial" w:eastAsia="Times New Roman" w:hAnsi="Arial"/>
          <w:color w:val="000000"/>
          <w:sz w:val="22"/>
          <w:szCs w:val="22"/>
          <w:lang w:val="en-IT" w:eastAsia="en-GB" w:bidi="ar-SA"/>
        </w:rPr>
        <w:t xml:space="preserve"> category</w:t>
      </w:r>
      <w:r w:rsidRPr="00905292">
        <w:rPr>
          <w:rFonts w:ascii="Arial" w:eastAsia="Times New Roman" w:hAnsi="Arial"/>
          <w:color w:val="000000"/>
          <w:sz w:val="22"/>
          <w:szCs w:val="22"/>
          <w:lang w:val="en-IT" w:eastAsia="en-GB" w:bidi="ar-SA"/>
        </w:rPr>
        <w:t>). </w:t>
      </w:r>
    </w:p>
    <w:p w14:paraId="7E47F6E1" w14:textId="77777777" w:rsidR="00905292" w:rsidRPr="00905292" w:rsidRDefault="00905292" w:rsidP="00905292">
      <w:pPr>
        <w:spacing w:line="0" w:lineRule="auto"/>
        <w:rPr>
          <w:rFonts w:ascii="Times New Roman" w:eastAsia="Times New Roman" w:hAnsi="Times New Roman" w:cs="Times New Roman"/>
          <w:sz w:val="24"/>
          <w:szCs w:val="24"/>
          <w:lang w:val="en-IT" w:eastAsia="en-GB" w:bidi="ar-SA"/>
        </w:rPr>
      </w:pPr>
      <w:r w:rsidRPr="00905292">
        <w:rPr>
          <w:rFonts w:ascii="Arial" w:eastAsia="Times New Roman" w:hAnsi="Arial"/>
          <w:color w:val="000000"/>
          <w:sz w:val="22"/>
          <w:szCs w:val="22"/>
          <w:lang w:val="en-IT" w:eastAsia="en-GB" w:bidi="ar-SA"/>
        </w:rPr>
        <w:t> </w:t>
      </w:r>
    </w:p>
    <w:p w14:paraId="29D705D5" w14:textId="77777777" w:rsidR="00905292" w:rsidRPr="00905292" w:rsidRDefault="00905292" w:rsidP="00905292">
      <w:pPr>
        <w:rPr>
          <w:rFonts w:ascii="Times New Roman" w:eastAsia="Times New Roman" w:hAnsi="Times New Roman" w:cs="Times New Roman"/>
          <w:sz w:val="24"/>
          <w:szCs w:val="24"/>
          <w:lang w:val="en-IT" w:eastAsia="en-GB" w:bidi="ar-SA"/>
        </w:rPr>
      </w:pPr>
    </w:p>
    <w:p w14:paraId="39078C07" w14:textId="77777777" w:rsidR="00905292" w:rsidRPr="00905292" w:rsidRDefault="00905292" w:rsidP="00905292">
      <w:pPr>
        <w:spacing w:line="0" w:lineRule="auto"/>
        <w:rPr>
          <w:rFonts w:ascii="Times New Roman" w:eastAsia="Times New Roman" w:hAnsi="Times New Roman" w:cs="Times New Roman"/>
          <w:sz w:val="24"/>
          <w:szCs w:val="24"/>
          <w:lang w:val="en-IT" w:eastAsia="en-GB" w:bidi="ar-SA"/>
        </w:rPr>
      </w:pPr>
      <w:r w:rsidRPr="00905292">
        <w:rPr>
          <w:rFonts w:ascii="Arial" w:eastAsia="Times New Roman" w:hAnsi="Arial"/>
          <w:color w:val="000000"/>
          <w:sz w:val="22"/>
          <w:szCs w:val="22"/>
          <w:lang w:val="en-IT" w:eastAsia="en-GB" w:bidi="ar-SA"/>
        </w:rPr>
        <w:t> </w:t>
      </w:r>
    </w:p>
    <w:p w14:paraId="7193C59A" w14:textId="77777777" w:rsidR="00905292" w:rsidRPr="00905292" w:rsidRDefault="00905292" w:rsidP="009F41B7">
      <w:pPr>
        <w:ind w:left="426" w:hanging="426"/>
        <w:rPr>
          <w:rFonts w:ascii="Times New Roman" w:eastAsia="Times New Roman" w:hAnsi="Times New Roman" w:cs="Times New Roman"/>
          <w:sz w:val="24"/>
          <w:szCs w:val="24"/>
          <w:lang w:val="en-IT" w:eastAsia="en-GB" w:bidi="ar-SA"/>
        </w:rPr>
      </w:pPr>
      <w:r w:rsidRPr="00905292">
        <w:rPr>
          <w:rFonts w:ascii="Arial" w:eastAsia="Times New Roman" w:hAnsi="Arial"/>
          <w:color w:val="000000"/>
          <w:sz w:val="22"/>
          <w:szCs w:val="22"/>
          <w:lang w:val="en-IT" w:eastAsia="en-GB" w:bidi="ar-SA"/>
        </w:rPr>
        <w:t>•</w:t>
      </w:r>
      <w:r w:rsidRPr="00905292">
        <w:rPr>
          <w:rFonts w:ascii="Times New Roman" w:eastAsia="Times New Roman" w:hAnsi="Times New Roman" w:cs="Times New Roman"/>
          <w:color w:val="000000"/>
          <w:sz w:val="14"/>
          <w:szCs w:val="14"/>
          <w:lang w:val="en-IT" w:eastAsia="en-GB" w:bidi="ar-SA"/>
        </w:rPr>
        <w:t xml:space="preserve">           </w:t>
      </w:r>
      <w:r w:rsidR="005F3E7A">
        <w:rPr>
          <w:rFonts w:ascii="Arial" w:eastAsia="Times New Roman" w:hAnsi="Arial"/>
          <w:b/>
          <w:bCs/>
          <w:color w:val="000000"/>
          <w:sz w:val="22"/>
          <w:szCs w:val="22"/>
          <w:lang w:val="en-IT" w:eastAsia="en-GB" w:bidi="ar-SA"/>
        </w:rPr>
        <w:t>C</w:t>
      </w:r>
      <w:r w:rsidRPr="00905292">
        <w:rPr>
          <w:rFonts w:ascii="Arial" w:eastAsia="Times New Roman" w:hAnsi="Arial"/>
          <w:b/>
          <w:bCs/>
          <w:color w:val="000000"/>
          <w:sz w:val="22"/>
          <w:szCs w:val="22"/>
          <w:lang w:val="en-IT" w:eastAsia="en-GB" w:bidi="ar-SA"/>
        </w:rPr>
        <w:t>ontinuous only</w:t>
      </w:r>
      <w:r w:rsidRPr="00905292">
        <w:rPr>
          <w:rFonts w:ascii="Arial" w:eastAsia="Times New Roman" w:hAnsi="Arial"/>
          <w:color w:val="000000"/>
          <w:sz w:val="22"/>
          <w:szCs w:val="22"/>
          <w:lang w:val="en-IT" w:eastAsia="en-GB" w:bidi="ar-SA"/>
        </w:rPr>
        <w:t>: This approach treats the participants</w:t>
      </w:r>
      <w:r w:rsidR="00225889">
        <w:rPr>
          <w:rFonts w:ascii="Arial" w:eastAsia="Times New Roman" w:hAnsi="Arial"/>
          <w:color w:val="000000"/>
          <w:sz w:val="22"/>
          <w:szCs w:val="22"/>
          <w:lang w:val="en-IT" w:eastAsia="en-GB" w:bidi="ar-SA"/>
        </w:rPr>
        <w:t>’</w:t>
      </w:r>
      <w:r w:rsidRPr="00905292">
        <w:rPr>
          <w:rFonts w:ascii="Arial" w:eastAsia="Times New Roman" w:hAnsi="Arial"/>
          <w:color w:val="000000"/>
          <w:sz w:val="22"/>
          <w:szCs w:val="22"/>
          <w:lang w:val="en-IT" w:eastAsia="en-GB" w:bidi="ar-SA"/>
        </w:rPr>
        <w:t xml:space="preserve"> income as a continuous variable, </w:t>
      </w:r>
      <w:r w:rsidR="00225889">
        <w:rPr>
          <w:rFonts w:ascii="Arial" w:eastAsia="Times New Roman" w:hAnsi="Arial"/>
          <w:color w:val="000000"/>
          <w:sz w:val="22"/>
          <w:szCs w:val="22"/>
          <w:lang w:val="en-IT" w:eastAsia="en-GB" w:bidi="ar-SA"/>
        </w:rPr>
        <w:t>coming</w:t>
      </w:r>
      <w:r w:rsidRPr="00905292">
        <w:rPr>
          <w:rFonts w:ascii="Arial" w:eastAsia="Times New Roman" w:hAnsi="Arial"/>
          <w:color w:val="000000"/>
          <w:sz w:val="22"/>
          <w:szCs w:val="22"/>
          <w:lang w:val="en-IT" w:eastAsia="en-GB" w:bidi="ar-SA"/>
        </w:rPr>
        <w:t xml:space="preserve"> from the simulation</w:t>
      </w:r>
      <w:r w:rsidR="00225889">
        <w:rPr>
          <w:rFonts w:ascii="Arial" w:eastAsia="Times New Roman" w:hAnsi="Arial"/>
          <w:color w:val="000000"/>
          <w:sz w:val="22"/>
          <w:szCs w:val="22"/>
          <w:lang w:val="en-IT" w:eastAsia="en-GB" w:bidi="ar-SA"/>
        </w:rPr>
        <w:t>’</w:t>
      </w:r>
      <w:r w:rsidRPr="00905292">
        <w:rPr>
          <w:rFonts w:ascii="Arial" w:eastAsia="Times New Roman" w:hAnsi="Arial"/>
          <w:color w:val="000000"/>
          <w:sz w:val="22"/>
          <w:szCs w:val="22"/>
          <w:lang w:val="en-IT" w:eastAsia="en-GB" w:bidi="ar-SA"/>
        </w:rPr>
        <w:t xml:space="preserve">s generation </w:t>
      </w:r>
      <w:r w:rsidR="00225889">
        <w:rPr>
          <w:rFonts w:ascii="Arial" w:eastAsia="Times New Roman" w:hAnsi="Arial"/>
          <w:color w:val="000000"/>
          <w:sz w:val="22"/>
          <w:szCs w:val="22"/>
          <w:lang w:val="en-IT" w:eastAsia="en-GB" w:bidi="ar-SA"/>
        </w:rPr>
        <w:t xml:space="preserve">process </w:t>
      </w:r>
      <w:r w:rsidRPr="00905292">
        <w:rPr>
          <w:rFonts w:ascii="Arial" w:eastAsia="Times New Roman" w:hAnsi="Arial"/>
          <w:color w:val="000000"/>
          <w:sz w:val="22"/>
          <w:szCs w:val="22"/>
          <w:lang w:val="en-IT" w:eastAsia="en-GB" w:bidi="ar-SA"/>
        </w:rPr>
        <w:t xml:space="preserve">that </w:t>
      </w:r>
      <w:r w:rsidR="00225889">
        <w:rPr>
          <w:rFonts w:ascii="Arial" w:eastAsia="Times New Roman" w:hAnsi="Arial"/>
          <w:color w:val="000000"/>
          <w:sz w:val="22"/>
          <w:szCs w:val="22"/>
          <w:lang w:val="en-IT" w:eastAsia="en-GB" w:bidi="ar-SA"/>
        </w:rPr>
        <w:t>can</w:t>
      </w:r>
      <w:r w:rsidR="00225889" w:rsidRPr="00905292">
        <w:rPr>
          <w:rFonts w:ascii="Arial" w:eastAsia="Times New Roman" w:hAnsi="Arial"/>
          <w:color w:val="000000"/>
          <w:sz w:val="22"/>
          <w:szCs w:val="22"/>
          <w:lang w:val="en-IT" w:eastAsia="en-GB" w:bidi="ar-SA"/>
        </w:rPr>
        <w:t xml:space="preserve"> </w:t>
      </w:r>
      <w:r w:rsidRPr="00905292">
        <w:rPr>
          <w:rFonts w:ascii="Arial" w:eastAsia="Times New Roman" w:hAnsi="Arial"/>
          <w:color w:val="000000"/>
          <w:sz w:val="22"/>
          <w:szCs w:val="22"/>
          <w:lang w:val="en-IT" w:eastAsia="en-GB" w:bidi="ar-SA"/>
        </w:rPr>
        <w:t xml:space="preserve">be configured in the </w:t>
      </w:r>
      <w:r w:rsidR="00225889">
        <w:rPr>
          <w:rFonts w:ascii="Arial" w:eastAsia="Times New Roman" w:hAnsi="Arial"/>
          <w:color w:val="000000"/>
          <w:sz w:val="22"/>
          <w:szCs w:val="22"/>
          <w:lang w:val="en-IT" w:eastAsia="en-GB" w:bidi="ar-SA"/>
        </w:rPr>
        <w:t>Common Parameters</w:t>
      </w:r>
      <w:r w:rsidR="00225889" w:rsidRPr="00905292">
        <w:rPr>
          <w:rFonts w:ascii="Arial" w:eastAsia="Times New Roman" w:hAnsi="Arial"/>
          <w:color w:val="000000"/>
          <w:sz w:val="22"/>
          <w:szCs w:val="22"/>
          <w:lang w:val="en-IT" w:eastAsia="en-GB" w:bidi="ar-SA"/>
        </w:rPr>
        <w:t xml:space="preserve"> </w:t>
      </w:r>
      <w:r w:rsidRPr="00905292">
        <w:rPr>
          <w:rFonts w:ascii="Arial" w:eastAsia="Times New Roman" w:hAnsi="Arial"/>
          <w:color w:val="000000"/>
          <w:sz w:val="22"/>
          <w:szCs w:val="22"/>
          <w:lang w:val="en-IT" w:eastAsia="en-GB" w:bidi="ar-SA"/>
        </w:rPr>
        <w:t>page.</w:t>
      </w:r>
    </w:p>
    <w:p w14:paraId="4D1095B6" w14:textId="77777777" w:rsidR="00905292" w:rsidRPr="00905292" w:rsidRDefault="00905292" w:rsidP="00905292">
      <w:pPr>
        <w:rPr>
          <w:rFonts w:ascii="Times New Roman" w:eastAsia="Times New Roman" w:hAnsi="Times New Roman" w:cs="Times New Roman"/>
          <w:sz w:val="24"/>
          <w:szCs w:val="24"/>
          <w:lang w:val="en-IT" w:eastAsia="en-GB" w:bidi="ar-SA"/>
        </w:rPr>
      </w:pPr>
    </w:p>
    <w:p w14:paraId="104C4F32" w14:textId="77777777" w:rsidR="00905292" w:rsidRPr="00905292" w:rsidRDefault="00905292" w:rsidP="009F41B7">
      <w:pPr>
        <w:spacing w:line="312" w:lineRule="auto"/>
        <w:rPr>
          <w:rFonts w:ascii="Times New Roman" w:eastAsia="Times New Roman" w:hAnsi="Times New Roman" w:cs="Times New Roman"/>
          <w:sz w:val="24"/>
          <w:szCs w:val="24"/>
          <w:lang w:val="en-IT" w:eastAsia="en-GB" w:bidi="ar-SA"/>
        </w:rPr>
      </w:pPr>
      <w:r w:rsidRPr="00905292">
        <w:rPr>
          <w:rFonts w:ascii="Arial" w:eastAsia="Times New Roman" w:hAnsi="Arial"/>
          <w:color w:val="000000"/>
          <w:sz w:val="22"/>
          <w:szCs w:val="22"/>
          <w:lang w:val="en-IT" w:eastAsia="en-GB" w:bidi="ar-SA"/>
        </w:rPr>
        <w:t xml:space="preserve">The “Compare both” option runs the simulation with both specifications, allowing for direct comparison of these two </w:t>
      </w:r>
      <w:r w:rsidR="002B175D">
        <w:rPr>
          <w:rFonts w:ascii="Arial" w:eastAsia="Times New Roman" w:hAnsi="Arial"/>
          <w:color w:val="000000"/>
          <w:sz w:val="22"/>
          <w:szCs w:val="22"/>
          <w:lang w:val="en-IT" w:eastAsia="en-GB" w:bidi="ar-SA"/>
        </w:rPr>
        <w:t>approaches</w:t>
      </w:r>
      <w:r w:rsidRPr="00905292">
        <w:rPr>
          <w:rFonts w:ascii="Arial" w:eastAsia="Times New Roman" w:hAnsi="Arial"/>
          <w:color w:val="000000"/>
          <w:sz w:val="22"/>
          <w:szCs w:val="22"/>
          <w:lang w:val="en-IT" w:eastAsia="en-GB" w:bidi="ar-SA"/>
        </w:rPr>
        <w:t>.</w:t>
      </w:r>
    </w:p>
    <w:p w14:paraId="5A86F01A" w14:textId="77777777" w:rsidR="00905292" w:rsidRPr="00905292" w:rsidRDefault="00905292" w:rsidP="00905292">
      <w:pPr>
        <w:spacing w:line="0" w:lineRule="auto"/>
        <w:rPr>
          <w:rFonts w:ascii="Times New Roman" w:eastAsia="Times New Roman" w:hAnsi="Times New Roman" w:cs="Times New Roman"/>
          <w:sz w:val="24"/>
          <w:szCs w:val="24"/>
          <w:lang w:val="en-IT" w:eastAsia="en-GB" w:bidi="ar-SA"/>
        </w:rPr>
      </w:pPr>
      <w:r w:rsidRPr="00905292">
        <w:rPr>
          <w:rFonts w:ascii="Times New Roman" w:eastAsia="Times New Roman" w:hAnsi="Times New Roman" w:cs="Times New Roman"/>
          <w:color w:val="000000"/>
          <w:sz w:val="22"/>
          <w:szCs w:val="22"/>
          <w:lang w:val="en-IT" w:eastAsia="en-GB" w:bidi="ar-SA"/>
        </w:rPr>
        <w:t> </w:t>
      </w:r>
    </w:p>
    <w:p w14:paraId="05B60578" w14:textId="77777777" w:rsidR="00905292" w:rsidRPr="00905292" w:rsidRDefault="00905292" w:rsidP="00905292">
      <w:pPr>
        <w:rPr>
          <w:rFonts w:ascii="Times New Roman" w:eastAsia="Times New Roman" w:hAnsi="Times New Roman" w:cs="Times New Roman"/>
          <w:sz w:val="24"/>
          <w:szCs w:val="24"/>
          <w:lang w:val="en-IT" w:eastAsia="en-GB" w:bidi="ar-SA"/>
        </w:rPr>
      </w:pPr>
    </w:p>
    <w:p w14:paraId="32FC6EE9" w14:textId="77777777" w:rsidR="00905292" w:rsidRPr="00905292" w:rsidRDefault="00905292" w:rsidP="00905292">
      <w:pPr>
        <w:rPr>
          <w:rFonts w:ascii="Times New Roman" w:eastAsia="Times New Roman" w:hAnsi="Times New Roman" w:cs="Times New Roman"/>
          <w:sz w:val="24"/>
          <w:szCs w:val="24"/>
          <w:lang w:val="en-IT" w:eastAsia="en-GB" w:bidi="ar-SA"/>
        </w:rPr>
      </w:pPr>
      <w:r w:rsidRPr="00905292">
        <w:rPr>
          <w:rFonts w:ascii="Arial" w:eastAsia="Times New Roman" w:hAnsi="Arial"/>
          <w:b/>
          <w:bCs/>
          <w:color w:val="000000"/>
          <w:sz w:val="24"/>
          <w:szCs w:val="24"/>
          <w:lang w:val="en-IT" w:eastAsia="en-GB" w:bidi="ar-SA"/>
        </w:rPr>
        <w:t>2.</w:t>
      </w:r>
      <w:r w:rsidRPr="00905292">
        <w:rPr>
          <w:rFonts w:ascii="Times New Roman" w:eastAsia="Times New Roman" w:hAnsi="Times New Roman" w:cs="Times New Roman"/>
          <w:color w:val="000000"/>
          <w:sz w:val="14"/>
          <w:szCs w:val="14"/>
          <w:lang w:val="en-IT" w:eastAsia="en-GB" w:bidi="ar-SA"/>
        </w:rPr>
        <w:t xml:space="preserve">             </w:t>
      </w:r>
      <w:r w:rsidRPr="00905292">
        <w:rPr>
          <w:rFonts w:ascii="Arial" w:eastAsia="Times New Roman" w:hAnsi="Arial"/>
          <w:b/>
          <w:bCs/>
          <w:color w:val="000000"/>
          <w:sz w:val="24"/>
          <w:szCs w:val="24"/>
          <w:lang w:val="en-IT" w:eastAsia="en-GB" w:bidi="ar-SA"/>
        </w:rPr>
        <w:t xml:space="preserve">The Stochastic Component (σ) </w:t>
      </w:r>
    </w:p>
    <w:p w14:paraId="1937C1D4" w14:textId="77777777" w:rsidR="00905292" w:rsidRPr="00905292" w:rsidRDefault="00905292" w:rsidP="00905292">
      <w:pPr>
        <w:rPr>
          <w:rFonts w:ascii="Times New Roman" w:eastAsia="Times New Roman" w:hAnsi="Times New Roman" w:cs="Times New Roman"/>
          <w:sz w:val="24"/>
          <w:szCs w:val="24"/>
          <w:lang w:val="en-IT" w:eastAsia="en-GB" w:bidi="ar-SA"/>
        </w:rPr>
      </w:pPr>
    </w:p>
    <w:p w14:paraId="0B13AC0C" w14:textId="77777777" w:rsidR="00A574ED" w:rsidRDefault="005A064F" w:rsidP="005F3E7A">
      <w:pPr>
        <w:spacing w:line="312" w:lineRule="auto"/>
        <w:rPr>
          <w:rFonts w:ascii="Arial" w:eastAsia="Times New Roman" w:hAnsi="Arial"/>
          <w:color w:val="000000"/>
          <w:sz w:val="22"/>
          <w:szCs w:val="22"/>
          <w:lang w:val="en-IT" w:eastAsia="en-GB" w:bidi="ar-SA"/>
        </w:rPr>
      </w:pPr>
      <w:r w:rsidRPr="005A064F">
        <w:rPr>
          <w:rFonts w:ascii="Arial" w:eastAsia="Times New Roman" w:hAnsi="Arial"/>
          <w:color w:val="000000"/>
          <w:sz w:val="22"/>
          <w:szCs w:val="22"/>
          <w:lang w:val="en-IT" w:eastAsia="en-GB" w:bidi="ar-SA"/>
        </w:rPr>
        <w:t xml:space="preserve">Every decision is </w:t>
      </w:r>
      <w:r w:rsidR="009F41B7" w:rsidRPr="005A064F">
        <w:rPr>
          <w:rFonts w:ascii="Arial" w:eastAsia="Times New Roman" w:hAnsi="Arial"/>
          <w:color w:val="000000"/>
          <w:sz w:val="22"/>
          <w:szCs w:val="22"/>
          <w:lang w:val="en-IT" w:eastAsia="en-GB" w:bidi="ar-SA"/>
        </w:rPr>
        <w:t>modelled</w:t>
      </w:r>
      <w:r w:rsidRPr="005A064F">
        <w:rPr>
          <w:rFonts w:ascii="Arial" w:eastAsia="Times New Roman" w:hAnsi="Arial"/>
          <w:color w:val="000000"/>
          <w:sz w:val="22"/>
          <w:szCs w:val="22"/>
          <w:lang w:val="en-IT" w:eastAsia="en-GB" w:bidi="ar-SA"/>
        </w:rPr>
        <w:t xml:space="preserve"> </w:t>
      </w:r>
      <w:del w:id="21" w:author="Dovev Lavie" w:date="2026-09-17T13:37:00Z">
        <w:r w:rsidRPr="005A064F" w:rsidDel="00030BE1">
          <w:rPr>
            <w:rFonts w:ascii="Arial" w:eastAsia="Times New Roman" w:hAnsi="Arial"/>
            <w:color w:val="000000"/>
            <w:sz w:val="22"/>
            <w:szCs w:val="22"/>
            <w:lang w:val="en-IT" w:eastAsia="en-GB" w:bidi="ar-SA"/>
          </w:rPr>
          <w:delText xml:space="preserve">as </w:delText>
        </w:r>
      </w:del>
      <w:r w:rsidR="009F41B7">
        <w:rPr>
          <w:rFonts w:ascii="Arial" w:eastAsia="Times New Roman" w:hAnsi="Arial"/>
          <w:color w:val="000000"/>
          <w:sz w:val="22"/>
          <w:szCs w:val="22"/>
          <w:lang w:val="en-IT" w:eastAsia="en-GB" w:bidi="ar-SA"/>
        </w:rPr>
        <w:t xml:space="preserve">using </w:t>
      </w:r>
      <w:r w:rsidRPr="005A064F">
        <w:rPr>
          <w:rFonts w:ascii="Arial" w:eastAsia="Times New Roman" w:hAnsi="Arial"/>
          <w:color w:val="000000"/>
          <w:sz w:val="22"/>
          <w:szCs w:val="22"/>
          <w:lang w:val="en-IT" w:eastAsia="en-GB" w:bidi="ar-SA"/>
        </w:rPr>
        <w:t xml:space="preserve">a deterministic </w:t>
      </w:r>
      <w:r w:rsidR="009F41B7">
        <w:rPr>
          <w:rFonts w:ascii="Arial" w:eastAsia="Times New Roman" w:hAnsi="Arial"/>
          <w:color w:val="000000"/>
          <w:sz w:val="22"/>
          <w:szCs w:val="22"/>
          <w:lang w:val="en-IT" w:eastAsia="en-GB" w:bidi="ar-SA"/>
        </w:rPr>
        <w:t>element and a</w:t>
      </w:r>
      <w:r w:rsidRPr="005A064F">
        <w:rPr>
          <w:rFonts w:ascii="Arial" w:eastAsia="Times New Roman" w:hAnsi="Arial"/>
          <w:color w:val="000000"/>
          <w:sz w:val="22"/>
          <w:szCs w:val="22"/>
          <w:lang w:val="en-IT" w:eastAsia="en-GB" w:bidi="ar-SA"/>
        </w:rPr>
        <w:t xml:space="preserve"> stochastic element. The deterministic component is the model's predicted value for the agent</w:t>
      </w:r>
      <w:r w:rsidR="00A574ED">
        <w:rPr>
          <w:rFonts w:ascii="Arial" w:eastAsia="Times New Roman" w:hAnsi="Arial"/>
          <w:color w:val="000000"/>
          <w:sz w:val="22"/>
          <w:szCs w:val="22"/>
          <w:lang w:val="en-IT" w:eastAsia="en-GB" w:bidi="ar-SA"/>
        </w:rPr>
        <w:t xml:space="preserve"> and the stochastic element is </w:t>
      </w:r>
      <w:r w:rsidR="00905292" w:rsidRPr="00905292">
        <w:rPr>
          <w:rFonts w:ascii="Arial" w:eastAsia="Times New Roman" w:hAnsi="Arial"/>
          <w:color w:val="000000"/>
          <w:sz w:val="22"/>
          <w:szCs w:val="22"/>
          <w:lang w:val="en-IT" w:eastAsia="en-GB" w:bidi="ar-SA"/>
        </w:rPr>
        <w:t xml:space="preserve">an optional randomness </w:t>
      </w:r>
      <w:r w:rsidR="009F41B7">
        <w:rPr>
          <w:rFonts w:ascii="Arial" w:eastAsia="Times New Roman" w:hAnsi="Arial"/>
          <w:color w:val="000000"/>
          <w:sz w:val="22"/>
          <w:szCs w:val="22"/>
          <w:lang w:val="en-IT" w:eastAsia="en-GB" w:bidi="ar-SA"/>
        </w:rPr>
        <w:t>component</w:t>
      </w:r>
      <w:r w:rsidR="009F41B7" w:rsidRPr="00905292">
        <w:rPr>
          <w:rFonts w:ascii="Arial" w:eastAsia="Times New Roman" w:hAnsi="Arial"/>
          <w:color w:val="000000"/>
          <w:sz w:val="22"/>
          <w:szCs w:val="22"/>
          <w:lang w:val="en-IT" w:eastAsia="en-GB" w:bidi="ar-SA"/>
        </w:rPr>
        <w:t xml:space="preserve"> </w:t>
      </w:r>
      <w:r w:rsidR="00905292" w:rsidRPr="00905292">
        <w:rPr>
          <w:rFonts w:ascii="Arial" w:eastAsia="Times New Roman" w:hAnsi="Arial"/>
          <w:color w:val="000000"/>
          <w:sz w:val="22"/>
          <w:szCs w:val="22"/>
          <w:lang w:val="en-IT" w:eastAsia="en-GB" w:bidi="ar-SA"/>
        </w:rPr>
        <w:t>that can be introduced by checking the checkbox and specifying the “σ Coefficient” on the slider.</w:t>
      </w:r>
    </w:p>
    <w:p w14:paraId="0CBC0D86" w14:textId="77777777" w:rsidR="00A574ED" w:rsidRDefault="00A574ED" w:rsidP="005F3E7A">
      <w:pPr>
        <w:spacing w:line="312" w:lineRule="auto"/>
        <w:rPr>
          <w:rFonts w:ascii="Arial" w:eastAsia="Times New Roman" w:hAnsi="Arial"/>
          <w:color w:val="000000"/>
          <w:sz w:val="22"/>
          <w:szCs w:val="22"/>
          <w:lang w:val="en-IT" w:eastAsia="en-GB" w:bidi="ar-SA"/>
        </w:rPr>
      </w:pPr>
    </w:p>
    <w:p w14:paraId="255F73E5" w14:textId="77777777" w:rsidR="00905292" w:rsidRPr="009F41B7" w:rsidRDefault="00905292" w:rsidP="009F41B7">
      <w:pPr>
        <w:spacing w:line="312" w:lineRule="auto"/>
        <w:rPr>
          <w:rFonts w:ascii="Arial" w:eastAsia="Times New Roman" w:hAnsi="Arial"/>
          <w:color w:val="000000"/>
          <w:sz w:val="22"/>
          <w:szCs w:val="22"/>
          <w:lang w:val="en-IT" w:eastAsia="en-GB" w:bidi="ar-SA"/>
        </w:rPr>
      </w:pPr>
      <w:r w:rsidRPr="00905292">
        <w:rPr>
          <w:rFonts w:ascii="Arial" w:eastAsia="Times New Roman" w:hAnsi="Arial"/>
          <w:color w:val="000000"/>
          <w:sz w:val="22"/>
          <w:szCs w:val="22"/>
          <w:lang w:val="en-IT" w:eastAsia="en-GB" w:bidi="ar-SA"/>
        </w:rPr>
        <w:t xml:space="preserve"> It is enabled by default for the research specification configuration and disabled permanently for the research baseline mode which is non-stochastic (no randomness). The two main differences between research specification and research baseline modes are: </w:t>
      </w:r>
      <w:r w:rsidRPr="00905292">
        <w:rPr>
          <w:rFonts w:ascii="Arial" w:eastAsia="Times New Roman" w:hAnsi="Arial"/>
          <w:color w:val="000000"/>
          <w:sz w:val="22"/>
          <w:szCs w:val="22"/>
          <w:lang w:val="en-IT" w:eastAsia="en-GB" w:bidi="ar-SA"/>
        </w:rPr>
        <w:br/>
        <w:t>- the stochastic element which is disabled in the research baseline mode</w:t>
      </w:r>
      <w:r w:rsidR="00E93922">
        <w:rPr>
          <w:rFonts w:ascii="Arial" w:eastAsia="Times New Roman" w:hAnsi="Arial"/>
          <w:color w:val="000000"/>
          <w:sz w:val="22"/>
          <w:szCs w:val="22"/>
          <w:lang w:val="en-IT" w:eastAsia="en-GB" w:bidi="ar-SA"/>
        </w:rPr>
        <w:t>,</w:t>
      </w:r>
      <w:r w:rsidRPr="00905292">
        <w:rPr>
          <w:rFonts w:ascii="Arial" w:eastAsia="Times New Roman" w:hAnsi="Arial"/>
          <w:color w:val="000000"/>
          <w:sz w:val="22"/>
          <w:szCs w:val="22"/>
          <w:lang w:val="en-IT" w:eastAsia="en-GB" w:bidi="ar-SA"/>
        </w:rPr>
        <w:t xml:space="preserve"> and </w:t>
      </w:r>
      <w:r w:rsidRPr="00905292">
        <w:rPr>
          <w:rFonts w:ascii="Arial" w:eastAsia="Times New Roman" w:hAnsi="Arial"/>
          <w:color w:val="000000"/>
          <w:sz w:val="22"/>
          <w:szCs w:val="22"/>
          <w:lang w:val="en-IT" w:eastAsia="en-GB" w:bidi="ar-SA"/>
        </w:rPr>
        <w:br/>
        <w:t xml:space="preserve">- population sampling: if the number of specified agents n exceeds 280 for the research specification mode, bootstrap sampling is implemented, while for the research baseline mode, the first n agents are selected. The user can disable the stochastic element for research specification to compare these two modes, but the population sampling procedure will remain distinct for the two modes. </w:t>
      </w:r>
      <w:r w:rsidRPr="00905292">
        <w:rPr>
          <w:rFonts w:ascii="Arial" w:eastAsia="Times New Roman" w:hAnsi="Arial"/>
          <w:color w:val="000000"/>
          <w:sz w:val="22"/>
          <w:szCs w:val="22"/>
          <w:lang w:val="en-IT" w:eastAsia="en-GB" w:bidi="ar-SA"/>
        </w:rPr>
        <w:br/>
        <w:t xml:space="preserve">The stochastic element is disabled by default for the copula mode and could be optionally enabled for comparison with the research specification mode. </w:t>
      </w:r>
    </w:p>
    <w:p w14:paraId="59EDE418" w14:textId="77777777" w:rsidR="00905292" w:rsidRPr="00905292" w:rsidRDefault="00905292" w:rsidP="00905292">
      <w:pPr>
        <w:rPr>
          <w:rFonts w:ascii="Times New Roman" w:eastAsia="Times New Roman" w:hAnsi="Times New Roman" w:cs="Times New Roman"/>
          <w:sz w:val="24"/>
          <w:szCs w:val="24"/>
          <w:lang w:val="en-IT" w:eastAsia="en-GB" w:bidi="ar-SA"/>
        </w:rPr>
      </w:pPr>
    </w:p>
    <w:p w14:paraId="165446A3" w14:textId="77777777" w:rsidR="00905292" w:rsidRDefault="00905292" w:rsidP="00CC5CD9">
      <w:pPr>
        <w:spacing w:line="0" w:lineRule="atLeast"/>
        <w:rPr>
          <w:rFonts w:ascii="Arial" w:eastAsia="Arial" w:hAnsi="Arial"/>
          <w:b/>
          <w:sz w:val="29"/>
        </w:rPr>
      </w:pPr>
    </w:p>
    <w:p w14:paraId="3A268D7E" w14:textId="77777777" w:rsidR="00905292" w:rsidRDefault="00905292" w:rsidP="00CC5CD9">
      <w:pPr>
        <w:spacing w:line="0" w:lineRule="atLeast"/>
        <w:rPr>
          <w:rFonts w:ascii="Arial" w:eastAsia="Arial" w:hAnsi="Arial"/>
          <w:b/>
          <w:sz w:val="29"/>
        </w:rPr>
      </w:pPr>
    </w:p>
    <w:p w14:paraId="740EF00A" w14:textId="77777777" w:rsidR="00905292" w:rsidRDefault="00905292" w:rsidP="00CC5CD9">
      <w:pPr>
        <w:spacing w:line="0" w:lineRule="atLeast"/>
        <w:rPr>
          <w:rFonts w:ascii="Arial" w:eastAsia="Arial" w:hAnsi="Arial"/>
          <w:b/>
          <w:sz w:val="29"/>
        </w:rPr>
      </w:pPr>
    </w:p>
    <w:p w14:paraId="7C1BA498" w14:textId="77777777" w:rsidR="00905292" w:rsidRDefault="00905292" w:rsidP="00CC5CD9">
      <w:pPr>
        <w:spacing w:line="0" w:lineRule="atLeast"/>
        <w:rPr>
          <w:rFonts w:ascii="Arial" w:eastAsia="Arial" w:hAnsi="Arial"/>
          <w:b/>
          <w:sz w:val="29"/>
        </w:rPr>
      </w:pPr>
    </w:p>
    <w:p w14:paraId="4B8649E3" w14:textId="77777777" w:rsidR="00905292" w:rsidRDefault="00905292" w:rsidP="00CC5CD9">
      <w:pPr>
        <w:spacing w:line="0" w:lineRule="atLeast"/>
        <w:rPr>
          <w:rFonts w:ascii="Arial" w:eastAsia="Arial" w:hAnsi="Arial"/>
          <w:b/>
          <w:sz w:val="29"/>
        </w:rPr>
      </w:pPr>
    </w:p>
    <w:p w14:paraId="79CD6E3D" w14:textId="77777777" w:rsidR="00905292" w:rsidRDefault="00905292" w:rsidP="00CC5CD9">
      <w:pPr>
        <w:spacing w:line="0" w:lineRule="atLeast"/>
        <w:rPr>
          <w:rFonts w:ascii="Arial" w:eastAsia="Arial" w:hAnsi="Arial"/>
          <w:b/>
          <w:sz w:val="29"/>
        </w:rPr>
      </w:pPr>
    </w:p>
    <w:p w14:paraId="590B2620" w14:textId="77777777" w:rsidR="00E93922" w:rsidRDefault="00E93922" w:rsidP="00CC5CD9">
      <w:pPr>
        <w:spacing w:line="0" w:lineRule="atLeast"/>
        <w:rPr>
          <w:rFonts w:ascii="Arial" w:eastAsia="Arial" w:hAnsi="Arial"/>
          <w:b/>
          <w:sz w:val="29"/>
        </w:rPr>
      </w:pPr>
    </w:p>
    <w:p w14:paraId="1BC27F28" w14:textId="77777777" w:rsidR="00E93922" w:rsidRDefault="00E93922" w:rsidP="00CC5CD9">
      <w:pPr>
        <w:spacing w:line="0" w:lineRule="atLeast"/>
        <w:rPr>
          <w:rFonts w:ascii="Arial" w:eastAsia="Arial" w:hAnsi="Arial"/>
          <w:b/>
          <w:sz w:val="29"/>
        </w:rPr>
      </w:pPr>
    </w:p>
    <w:p w14:paraId="0F94D9BB" w14:textId="77777777" w:rsidR="00905292" w:rsidRDefault="00905292" w:rsidP="00CC5CD9">
      <w:pPr>
        <w:spacing w:line="0" w:lineRule="atLeast"/>
        <w:rPr>
          <w:rFonts w:ascii="Arial" w:eastAsia="Arial" w:hAnsi="Arial"/>
          <w:b/>
          <w:sz w:val="29"/>
        </w:rPr>
      </w:pPr>
      <w:r>
        <w:rPr>
          <w:rFonts w:ascii="Arial" w:eastAsia="Arial" w:hAnsi="Arial"/>
          <w:b/>
          <w:sz w:val="29"/>
        </w:rPr>
        <w:t>Decision Tab:</w:t>
      </w:r>
    </w:p>
    <w:p w14:paraId="5C719740" w14:textId="77777777" w:rsidR="00B274AB" w:rsidRPr="00E93922" w:rsidRDefault="00B274AB" w:rsidP="00CC5CD9">
      <w:pPr>
        <w:spacing w:line="0" w:lineRule="atLeast"/>
        <w:rPr>
          <w:rFonts w:ascii="Arial" w:eastAsia="Arial" w:hAnsi="Arial"/>
          <w:b/>
          <w:sz w:val="29"/>
        </w:rPr>
      </w:pPr>
      <w:r>
        <w:rPr>
          <w:rFonts w:ascii="Arial" w:eastAsia="Arial" w:hAnsi="Arial"/>
          <w:b/>
          <w:sz w:val="29"/>
        </w:rPr>
        <w:br/>
      </w:r>
      <w:bookmarkStart w:id="22" w:name="page13"/>
      <w:bookmarkStart w:id="23" w:name="page14"/>
      <w:bookmarkEnd w:id="22"/>
      <w:bookmarkEnd w:id="23"/>
      <w:r w:rsidRPr="000B714C">
        <w:rPr>
          <w:rFonts w:ascii="Arial" w:eastAsia="Arial" w:hAnsi="Arial"/>
          <w:b/>
          <w:sz w:val="26"/>
          <w:szCs w:val="26"/>
        </w:rPr>
        <w:t xml:space="preserve">Decision 1 – Disclose Income </w:t>
      </w:r>
      <w:r w:rsidR="00E66B44" w:rsidRPr="000B714C">
        <w:rPr>
          <w:rFonts w:ascii="Arial" w:hAnsi="Arial"/>
          <w:b/>
          <w:sz w:val="26"/>
          <w:szCs w:val="26"/>
        </w:rPr>
        <w:t>Configuration</w:t>
      </w:r>
    </w:p>
    <w:p w14:paraId="0CC4548F" w14:textId="77777777" w:rsidR="00E66B44" w:rsidRPr="000B714C" w:rsidRDefault="00E66B44" w:rsidP="00B653D8">
      <w:pPr>
        <w:pStyle w:val="FirstParagraph"/>
        <w:spacing w:line="312" w:lineRule="auto"/>
        <w:rPr>
          <w:rFonts w:ascii="Arial" w:hAnsi="Arial" w:cs="Arial"/>
          <w:sz w:val="20"/>
          <w:szCs w:val="20"/>
        </w:rPr>
      </w:pPr>
      <w:bookmarkStart w:id="24" w:name="X497a2365f4d9ed28e28a08806bd3c87c67cfdd6"/>
      <w:r w:rsidRPr="000B714C">
        <w:rPr>
          <w:rFonts w:ascii="Arial" w:hAnsi="Arial" w:cs="Arial"/>
          <w:sz w:val="20"/>
          <w:szCs w:val="20"/>
        </w:rPr>
        <w:t>When customized, this decision uses a two-stage mediation model that predicts whether an agent will disclose their income based on their core personality traits (e.g., Agreeableness, Honesty-Humility, Extraversion, Neuroticism, Openness), religiosity composite</w:t>
      </w:r>
      <w:r w:rsidR="003468ED">
        <w:rPr>
          <w:rFonts w:ascii="Arial" w:hAnsi="Arial" w:cs="Arial"/>
          <w:sz w:val="20"/>
          <w:szCs w:val="20"/>
        </w:rPr>
        <w:t xml:space="preserve"> index</w:t>
      </w:r>
      <w:r w:rsidRPr="000B714C">
        <w:rPr>
          <w:rFonts w:ascii="Arial" w:hAnsi="Arial" w:cs="Arial"/>
          <w:sz w:val="20"/>
          <w:szCs w:val="20"/>
        </w:rPr>
        <w:t xml:space="preserve">, observed prosocial behavior, and income level. </w:t>
      </w:r>
      <w:r w:rsidR="003468ED">
        <w:rPr>
          <w:rFonts w:ascii="Arial" w:hAnsi="Arial" w:cs="Arial"/>
          <w:sz w:val="20"/>
          <w:szCs w:val="20"/>
        </w:rPr>
        <w:t>The algorithm</w:t>
      </w:r>
      <w:r w:rsidR="003468ED" w:rsidRPr="000B714C">
        <w:rPr>
          <w:rFonts w:ascii="Arial" w:hAnsi="Arial" w:cs="Arial"/>
          <w:sz w:val="20"/>
          <w:szCs w:val="20"/>
        </w:rPr>
        <w:t xml:space="preserve"> </w:t>
      </w:r>
      <w:r w:rsidRPr="000B714C">
        <w:rPr>
          <w:rFonts w:ascii="Arial" w:hAnsi="Arial" w:cs="Arial"/>
          <w:sz w:val="20"/>
          <w:szCs w:val="20"/>
        </w:rPr>
        <w:t>then produces a continuous score (DI_i) that determines a binary outcome: “Y” (disclose) or “N” (do not disclose).</w:t>
      </w:r>
    </w:p>
    <w:p w14:paraId="62ECB169" w14:textId="77777777" w:rsidR="00E66B44" w:rsidRPr="000B714C" w:rsidRDefault="00E66B44" w:rsidP="00E66B44">
      <w:pPr>
        <w:pStyle w:val="BodyText"/>
        <w:rPr>
          <w:rFonts w:ascii="Arial" w:hAnsi="Arial" w:cs="Arial"/>
          <w:sz w:val="20"/>
          <w:szCs w:val="20"/>
        </w:rPr>
      </w:pPr>
      <w:r w:rsidRPr="000B714C">
        <w:rPr>
          <w:rFonts w:ascii="Arial" w:hAnsi="Arial" w:cs="Arial"/>
          <w:sz w:val="20"/>
          <w:szCs w:val="20"/>
        </w:rPr>
        <w:t>This tab allows the user to design the agent logic for Decision 1: disclose income.</w:t>
      </w:r>
    </w:p>
    <w:p w14:paraId="2D5F0394" w14:textId="77777777" w:rsidR="00E66B44" w:rsidRPr="000B714C" w:rsidRDefault="00E66B44" w:rsidP="00E66B44">
      <w:pPr>
        <w:pStyle w:val="BodyText"/>
        <w:rPr>
          <w:rFonts w:ascii="Arial" w:hAnsi="Arial" w:cs="Arial"/>
          <w:sz w:val="20"/>
          <w:szCs w:val="20"/>
        </w:rPr>
      </w:pPr>
      <w:r w:rsidRPr="000B714C">
        <w:rPr>
          <w:rFonts w:ascii="Arial" w:hAnsi="Arial" w:cs="Arial"/>
          <w:sz w:val="20"/>
          <w:szCs w:val="20"/>
        </w:rPr>
        <w:t>The process can be conceptualized as a seven-step procedure:</w:t>
      </w:r>
    </w:p>
    <w:p w14:paraId="311916F7" w14:textId="77777777" w:rsidR="00E66B44" w:rsidRPr="000B714C" w:rsidRDefault="00E66B44">
      <w:pPr>
        <w:numPr>
          <w:ilvl w:val="0"/>
          <w:numId w:val="104"/>
        </w:numPr>
        <w:spacing w:after="120" w:line="312" w:lineRule="auto"/>
        <w:ind w:hanging="482"/>
        <w:rPr>
          <w:rFonts w:ascii="Arial" w:hAnsi="Arial"/>
        </w:rPr>
      </w:pPr>
      <w:r w:rsidRPr="000B714C">
        <w:rPr>
          <w:rFonts w:ascii="Arial" w:hAnsi="Arial"/>
          <w:b/>
          <w:bCs/>
        </w:rPr>
        <w:t>Prosocial Behavior Prediction (calc_PB_i)</w:t>
      </w:r>
      <w:r w:rsidRPr="000B714C">
        <w:rPr>
          <w:rFonts w:ascii="Arial" w:hAnsi="Arial"/>
        </w:rPr>
        <w:t>: Predict a prosocial behavior score based on the agent’s personality traits (Agreeableness, Openness, Honesty-Humility, and Religiosity).</w:t>
      </w:r>
    </w:p>
    <w:p w14:paraId="2A92BF2C" w14:textId="77777777" w:rsidR="00E66B44" w:rsidRPr="000B714C" w:rsidRDefault="00E66B44">
      <w:pPr>
        <w:numPr>
          <w:ilvl w:val="0"/>
          <w:numId w:val="104"/>
        </w:numPr>
        <w:spacing w:after="120" w:line="312" w:lineRule="auto"/>
        <w:ind w:hanging="482"/>
        <w:rPr>
          <w:rFonts w:ascii="Arial" w:hAnsi="Arial"/>
        </w:rPr>
      </w:pPr>
      <w:r w:rsidRPr="000B714C">
        <w:rPr>
          <w:rFonts w:ascii="Arial" w:hAnsi="Arial"/>
          <w:b/>
          <w:bCs/>
        </w:rPr>
        <w:t>Z-Scoring</w:t>
      </w:r>
      <w:r w:rsidRPr="000B714C">
        <w:rPr>
          <w:rFonts w:ascii="Arial" w:hAnsi="Arial"/>
        </w:rPr>
        <w:t xml:space="preserve">: Standardize all individual traits and composite variables using fixed statistics </w:t>
      </w:r>
      <w:r w:rsidR="003468ED">
        <w:rPr>
          <w:rFonts w:ascii="Arial" w:hAnsi="Arial"/>
        </w:rPr>
        <w:t>based on</w:t>
      </w:r>
      <w:r w:rsidR="003468ED" w:rsidRPr="000B714C">
        <w:rPr>
          <w:rFonts w:ascii="Arial" w:hAnsi="Arial"/>
        </w:rPr>
        <w:t xml:space="preserve"> </w:t>
      </w:r>
      <w:r w:rsidRPr="000B714C">
        <w:rPr>
          <w:rFonts w:ascii="Arial" w:hAnsi="Arial"/>
        </w:rPr>
        <w:t>the original 280 experiment participants.</w:t>
      </w:r>
    </w:p>
    <w:p w14:paraId="5ABCD2B9" w14:textId="77777777" w:rsidR="00E66B44" w:rsidRPr="000B714C" w:rsidRDefault="00E66B44">
      <w:pPr>
        <w:numPr>
          <w:ilvl w:val="0"/>
          <w:numId w:val="104"/>
        </w:numPr>
        <w:spacing w:after="120" w:line="312" w:lineRule="auto"/>
        <w:ind w:hanging="482"/>
        <w:rPr>
          <w:rFonts w:ascii="Arial" w:hAnsi="Arial"/>
        </w:rPr>
      </w:pPr>
      <w:r w:rsidRPr="000B714C">
        <w:rPr>
          <w:rFonts w:ascii="Arial" w:hAnsi="Arial"/>
          <w:b/>
          <w:bCs/>
        </w:rPr>
        <w:t>Anchor Calculation</w:t>
      </w:r>
      <w:r w:rsidRPr="000B714C">
        <w:rPr>
          <w:rFonts w:ascii="Arial" w:hAnsi="Arial"/>
        </w:rPr>
        <w:t>: Compute a weighted average of observed prosocial behavior (TWT+Sospeso) and the calculated prosocial behavior to create a deterministic “anchor” value (PB_i).</w:t>
      </w:r>
    </w:p>
    <w:p w14:paraId="18ECF7F3" w14:textId="77777777" w:rsidR="00E66B44" w:rsidRPr="000B714C" w:rsidRDefault="00E66B44">
      <w:pPr>
        <w:numPr>
          <w:ilvl w:val="0"/>
          <w:numId w:val="104"/>
        </w:numPr>
        <w:spacing w:after="120" w:line="312" w:lineRule="auto"/>
        <w:ind w:hanging="482"/>
        <w:rPr>
          <w:rFonts w:ascii="Arial" w:hAnsi="Arial"/>
        </w:rPr>
      </w:pPr>
      <w:r w:rsidRPr="000B714C">
        <w:rPr>
          <w:rFonts w:ascii="Arial" w:hAnsi="Arial"/>
          <w:b/>
          <w:bCs/>
        </w:rPr>
        <w:t>Stochastic Component (σ)</w:t>
      </w:r>
      <w:r w:rsidRPr="000B714C">
        <w:rPr>
          <w:rFonts w:ascii="Arial" w:hAnsi="Arial"/>
        </w:rPr>
        <w:t>: Optionally, introduce randomness by making a random draw from a normal distribution centered on the anchor value.</w:t>
      </w:r>
    </w:p>
    <w:p w14:paraId="55F0D89A" w14:textId="77777777" w:rsidR="00E66B44" w:rsidRPr="000B714C" w:rsidRDefault="00E66B44">
      <w:pPr>
        <w:numPr>
          <w:ilvl w:val="0"/>
          <w:numId w:val="104"/>
        </w:numPr>
        <w:spacing w:after="120" w:line="312" w:lineRule="auto"/>
        <w:ind w:hanging="482"/>
        <w:rPr>
          <w:rFonts w:ascii="Arial" w:hAnsi="Arial"/>
        </w:rPr>
      </w:pPr>
      <w:r w:rsidRPr="000B714C">
        <w:rPr>
          <w:rFonts w:ascii="Arial" w:hAnsi="Arial"/>
          <w:b/>
          <w:bCs/>
        </w:rPr>
        <w:t>Direct Effect Calculation</w:t>
      </w:r>
      <w:r w:rsidRPr="000B714C">
        <w:rPr>
          <w:rFonts w:ascii="Arial" w:hAnsi="Arial"/>
        </w:rPr>
        <w:t xml:space="preserve">: Compute the direct personality and income effects on </w:t>
      </w:r>
      <w:r w:rsidR="003468ED">
        <w:rPr>
          <w:rFonts w:ascii="Arial" w:hAnsi="Arial"/>
        </w:rPr>
        <w:t xml:space="preserve">income </w:t>
      </w:r>
      <w:r w:rsidRPr="000B714C">
        <w:rPr>
          <w:rFonts w:ascii="Arial" w:hAnsi="Arial"/>
        </w:rPr>
        <w:t>disclosure (using either categorical level-specific intercepts or a continuous income coefficient, depending on the income specification mode).</w:t>
      </w:r>
    </w:p>
    <w:p w14:paraId="13B2760C" w14:textId="77777777" w:rsidR="00E66B44" w:rsidRPr="000B714C" w:rsidRDefault="00E66B44">
      <w:pPr>
        <w:numPr>
          <w:ilvl w:val="0"/>
          <w:numId w:val="104"/>
        </w:numPr>
        <w:spacing w:after="120" w:line="312" w:lineRule="auto"/>
        <w:ind w:hanging="482"/>
        <w:rPr>
          <w:rFonts w:ascii="Arial" w:hAnsi="Arial"/>
        </w:rPr>
      </w:pPr>
      <w:r w:rsidRPr="000B714C">
        <w:rPr>
          <w:rFonts w:ascii="Arial" w:hAnsi="Arial"/>
          <w:b/>
          <w:bCs/>
        </w:rPr>
        <w:t xml:space="preserve">Final </w:t>
      </w:r>
      <w:r w:rsidR="003468ED" w:rsidRPr="000B714C">
        <w:rPr>
          <w:rFonts w:ascii="Arial" w:hAnsi="Arial"/>
          <w:b/>
          <w:bCs/>
        </w:rPr>
        <w:t>Combin</w:t>
      </w:r>
      <w:r w:rsidR="003468ED">
        <w:rPr>
          <w:rFonts w:ascii="Arial" w:hAnsi="Arial"/>
          <w:b/>
          <w:bCs/>
        </w:rPr>
        <w:t>ed</w:t>
      </w:r>
      <w:r w:rsidR="003468ED" w:rsidRPr="000B714C">
        <w:rPr>
          <w:rFonts w:ascii="Arial" w:hAnsi="Arial"/>
          <w:b/>
          <w:bCs/>
        </w:rPr>
        <w:t xml:space="preserve"> </w:t>
      </w:r>
      <w:r w:rsidRPr="000B714C">
        <w:rPr>
          <w:rFonts w:ascii="Arial" w:hAnsi="Arial"/>
          <w:b/>
          <w:bCs/>
        </w:rPr>
        <w:t>Equation (DI_i)</w:t>
      </w:r>
      <w:r w:rsidRPr="000B714C">
        <w:rPr>
          <w:rFonts w:ascii="Arial" w:hAnsi="Arial"/>
        </w:rPr>
        <w:t>: Combine the intercept (β</w:t>
      </w:r>
      <w:r w:rsidRPr="000B714C">
        <w:rPr>
          <w:rFonts w:ascii="Cambria Math" w:hAnsi="Cambria Math" w:cs="Cambria Math"/>
        </w:rPr>
        <w:t>₀</w:t>
      </w:r>
      <w:r w:rsidRPr="000B714C">
        <w:rPr>
          <w:rFonts w:ascii="Arial" w:hAnsi="Arial"/>
        </w:rPr>
        <w:t xml:space="preserve">), the z-scored direct effect, and the z-scored prosocial behavior effect (weighted by income-high indicator) to produce a continuous </w:t>
      </w:r>
      <w:r w:rsidR="00306C6F">
        <w:rPr>
          <w:rFonts w:ascii="Arial" w:hAnsi="Arial"/>
        </w:rPr>
        <w:t xml:space="preserve">income </w:t>
      </w:r>
      <w:r w:rsidRPr="000B714C">
        <w:rPr>
          <w:rFonts w:ascii="Arial" w:hAnsi="Arial"/>
        </w:rPr>
        <w:t>disclosure score.</w:t>
      </w:r>
    </w:p>
    <w:p w14:paraId="406765A1" w14:textId="77777777" w:rsidR="00E66B44" w:rsidRPr="000B714C" w:rsidRDefault="00E66B44">
      <w:pPr>
        <w:numPr>
          <w:ilvl w:val="0"/>
          <w:numId w:val="104"/>
        </w:numPr>
        <w:spacing w:after="120" w:line="312" w:lineRule="auto"/>
        <w:ind w:hanging="482"/>
        <w:rPr>
          <w:rFonts w:ascii="Arial" w:hAnsi="Arial"/>
        </w:rPr>
      </w:pPr>
      <w:r w:rsidRPr="000B714C">
        <w:rPr>
          <w:rFonts w:ascii="Arial" w:hAnsi="Arial"/>
          <w:b/>
          <w:bCs/>
        </w:rPr>
        <w:t>Classification</w:t>
      </w:r>
      <w:r w:rsidRPr="000B714C">
        <w:rPr>
          <w:rFonts w:ascii="Arial" w:hAnsi="Arial"/>
        </w:rPr>
        <w:t>: Convert to a binary decision — “Y” if DI_i &gt; 0, “N” otherwise.</w:t>
      </w:r>
    </w:p>
    <w:p w14:paraId="59B29EF7"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The controls on this tab enable the user to modify and review the steps of this process, determining the configuration of the agent model corresponding to a particular experiment participant.</w:t>
      </w:r>
    </w:p>
    <w:p w14:paraId="34893C87" w14:textId="77777777" w:rsidR="00E66B44" w:rsidRPr="000B714C" w:rsidRDefault="00E66B44" w:rsidP="00E66B44">
      <w:pPr>
        <w:pStyle w:val="Heading2"/>
        <w:rPr>
          <w:rFonts w:ascii="Arial" w:hAnsi="Arial" w:cs="Arial"/>
          <w:sz w:val="20"/>
          <w:szCs w:val="20"/>
        </w:rPr>
      </w:pPr>
      <w:bookmarkStart w:id="25" w:name="the-two-stage-mediation-model"/>
      <w:r w:rsidRPr="000B714C">
        <w:rPr>
          <w:rFonts w:ascii="Arial" w:hAnsi="Arial" w:cs="Arial"/>
          <w:sz w:val="20"/>
          <w:szCs w:val="20"/>
        </w:rPr>
        <w:t>1. The Two-Stage Mediation Model</w:t>
      </w:r>
    </w:p>
    <w:p w14:paraId="0FE3D5DF"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 xml:space="preserve">The foundation of the model is a two-stage mediation </w:t>
      </w:r>
      <w:r w:rsidR="008A400E">
        <w:rPr>
          <w:rFonts w:ascii="Arial" w:hAnsi="Arial" w:cs="Arial"/>
          <w:sz w:val="20"/>
          <w:szCs w:val="20"/>
        </w:rPr>
        <w:t>model</w:t>
      </w:r>
      <w:r w:rsidR="008A400E" w:rsidRPr="000B714C">
        <w:rPr>
          <w:rFonts w:ascii="Arial" w:hAnsi="Arial" w:cs="Arial"/>
          <w:sz w:val="20"/>
          <w:szCs w:val="20"/>
        </w:rPr>
        <w:t xml:space="preserve"> </w:t>
      </w:r>
      <w:r w:rsidRPr="000B714C">
        <w:rPr>
          <w:rFonts w:ascii="Arial" w:hAnsi="Arial" w:cs="Arial"/>
          <w:sz w:val="20"/>
          <w:szCs w:val="20"/>
        </w:rPr>
        <w:t>where personality traits first predict prosocial behavior (Equation 1), which then mediates the effect on income disclosure (Equation 2).</w:t>
      </w:r>
    </w:p>
    <w:p w14:paraId="329082C9" w14:textId="77777777" w:rsidR="00E66B44" w:rsidRPr="000B714C" w:rsidRDefault="00E66B44" w:rsidP="00E66B44">
      <w:pPr>
        <w:pStyle w:val="Heading3"/>
        <w:rPr>
          <w:rFonts w:ascii="Arial" w:hAnsi="Arial" w:cs="Arial"/>
          <w:sz w:val="20"/>
          <w:szCs w:val="20"/>
        </w:rPr>
      </w:pPr>
      <w:bookmarkStart w:id="26" w:name="Xf90d61494130368937d64940923ecf8bb954240"/>
      <w:r w:rsidRPr="000B714C">
        <w:rPr>
          <w:rFonts w:ascii="Arial" w:hAnsi="Arial" w:cs="Arial"/>
          <w:sz w:val="20"/>
          <w:szCs w:val="20"/>
        </w:rPr>
        <w:t>Equation 1: Calculated Prosocial Behavior (calc_PB_i)</w:t>
      </w:r>
    </w:p>
    <w:p w14:paraId="6CF62A64"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The first stage</w:t>
      </w:r>
      <w:r w:rsidR="008A400E">
        <w:rPr>
          <w:rFonts w:ascii="Arial" w:hAnsi="Arial" w:cs="Arial"/>
          <w:sz w:val="20"/>
          <w:szCs w:val="20"/>
        </w:rPr>
        <w:t xml:space="preserve"> model</w:t>
      </w:r>
      <w:r w:rsidRPr="000B714C">
        <w:rPr>
          <w:rFonts w:ascii="Arial" w:hAnsi="Arial" w:cs="Arial"/>
          <w:sz w:val="20"/>
          <w:szCs w:val="20"/>
        </w:rPr>
        <w:t xml:space="preserve"> is a linear combination of z-scored personality traits that predicts prosocial behavior:</w:t>
      </w:r>
    </w:p>
    <w:p w14:paraId="3AC52235" w14:textId="77777777" w:rsidR="00E66B44" w:rsidRPr="000B714C" w:rsidRDefault="00E66B44" w:rsidP="00E66B44">
      <w:pPr>
        <w:pStyle w:val="SourceCode"/>
        <w:rPr>
          <w:rFonts w:ascii="Arial" w:hAnsi="Arial"/>
          <w:sz w:val="20"/>
        </w:rPr>
      </w:pPr>
      <w:r w:rsidRPr="000B714C">
        <w:rPr>
          <w:rStyle w:val="VerbatimChar"/>
          <w:rFonts w:ascii="Arial" w:hAnsi="Arial"/>
          <w:sz w:val="20"/>
        </w:rPr>
        <w:t>calc_PB_i = 0.023776 × z_Agreeable_i + 0.016537 × z_Openness_i + 0.0295482 × z_HH_i + 0.0677157 × z_Religious_i</w:t>
      </w:r>
    </w:p>
    <w:p w14:paraId="37BE2A0A"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Where:</w:t>
      </w:r>
    </w:p>
    <w:p w14:paraId="155F92DC"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lastRenderedPageBreak/>
        <w:t>z_Agreeable</w:t>
      </w:r>
      <w:r w:rsidRPr="000B714C">
        <w:rPr>
          <w:rFonts w:ascii="Arial" w:hAnsi="Arial"/>
        </w:rPr>
        <w:t>: Z-scored Agreeableness. Standardized using the original 280 participants’ statistics (mean = 3.546071, sd = 0.3732712).</w:t>
      </w:r>
    </w:p>
    <w:p w14:paraId="0E91B181"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t>z_Openness</w:t>
      </w:r>
      <w:r w:rsidRPr="000B714C">
        <w:rPr>
          <w:rFonts w:ascii="Arial" w:hAnsi="Arial"/>
        </w:rPr>
        <w:t>: Z-scored Openness to Experience (Big5). Standardized using (mean = 4.060714, sd = 0.5068274).</w:t>
      </w:r>
    </w:p>
    <w:p w14:paraId="06536275"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t>z_HH</w:t>
      </w:r>
      <w:r w:rsidRPr="000B714C">
        <w:rPr>
          <w:rFonts w:ascii="Arial" w:hAnsi="Arial"/>
        </w:rPr>
        <w:t>: Z-scored Honesty-Humility. Standardized using (mean = 3.392187, sd = 0.5586641).</w:t>
      </w:r>
    </w:p>
    <w:p w14:paraId="47F4C5A5"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t>z_Religious</w:t>
      </w:r>
      <w:r w:rsidRPr="000B714C">
        <w:rPr>
          <w:rFonts w:ascii="Arial" w:hAnsi="Arial"/>
        </w:rPr>
        <w:t>: Z-scored religiosity composite. This is a derived variable computed as follows:</w:t>
      </w:r>
    </w:p>
    <w:p w14:paraId="144F2C0D" w14:textId="77777777" w:rsidR="00E66B44" w:rsidRPr="000B714C" w:rsidRDefault="00E66B44">
      <w:pPr>
        <w:pStyle w:val="Compact"/>
        <w:numPr>
          <w:ilvl w:val="1"/>
          <w:numId w:val="106"/>
        </w:numPr>
        <w:spacing w:line="312" w:lineRule="auto"/>
        <w:ind w:hanging="482"/>
        <w:rPr>
          <w:rFonts w:ascii="Arial" w:hAnsi="Arial" w:cs="Arial"/>
          <w:sz w:val="20"/>
          <w:szCs w:val="20"/>
        </w:rPr>
      </w:pPr>
      <w:r w:rsidRPr="000B714C">
        <w:rPr>
          <w:rFonts w:ascii="Arial" w:hAnsi="Arial" w:cs="Arial"/>
          <w:sz w:val="20"/>
          <w:szCs w:val="20"/>
        </w:rPr>
        <w:t xml:space="preserve">Scale ReligiousService to the 0–1 range: </w:t>
      </w:r>
      <w:r w:rsidRPr="000B714C">
        <w:rPr>
          <w:rStyle w:val="VerbatimChar"/>
          <w:rFonts w:ascii="Arial" w:hAnsi="Arial" w:cs="Arial"/>
          <w:sz w:val="20"/>
          <w:szCs w:val="20"/>
        </w:rPr>
        <w:t>rs_01 = (ReligiousService − 0) / (4 − 0)</w:t>
      </w:r>
    </w:p>
    <w:p w14:paraId="3C59B1C9" w14:textId="77777777" w:rsidR="00E66B44" w:rsidRPr="000B714C" w:rsidRDefault="00E66B44">
      <w:pPr>
        <w:pStyle w:val="Compact"/>
        <w:numPr>
          <w:ilvl w:val="1"/>
          <w:numId w:val="106"/>
        </w:numPr>
        <w:spacing w:line="312" w:lineRule="auto"/>
        <w:ind w:hanging="482"/>
        <w:rPr>
          <w:rFonts w:ascii="Arial" w:hAnsi="Arial" w:cs="Arial"/>
          <w:sz w:val="20"/>
          <w:szCs w:val="20"/>
        </w:rPr>
      </w:pPr>
      <w:r w:rsidRPr="000B714C">
        <w:rPr>
          <w:rFonts w:ascii="Arial" w:hAnsi="Arial" w:cs="Arial"/>
          <w:sz w:val="20"/>
          <w:szCs w:val="20"/>
        </w:rPr>
        <w:t xml:space="preserve">Equal-weight average with ReligiousAffiliation: </w:t>
      </w:r>
      <w:r w:rsidRPr="000B714C">
        <w:rPr>
          <w:rStyle w:val="VerbatimChar"/>
          <w:rFonts w:ascii="Arial" w:hAnsi="Arial" w:cs="Arial"/>
          <w:sz w:val="20"/>
          <w:szCs w:val="20"/>
        </w:rPr>
        <w:t>Religious_composite = (ReligiousAffiliation + rs_01) / 2</w:t>
      </w:r>
    </w:p>
    <w:p w14:paraId="5806354C" w14:textId="77777777" w:rsidR="00E66B44" w:rsidRPr="000B714C" w:rsidRDefault="00E66B44">
      <w:pPr>
        <w:pStyle w:val="Compact"/>
        <w:numPr>
          <w:ilvl w:val="1"/>
          <w:numId w:val="106"/>
        </w:numPr>
        <w:spacing w:line="312" w:lineRule="auto"/>
        <w:ind w:hanging="482"/>
        <w:rPr>
          <w:rFonts w:ascii="Arial" w:hAnsi="Arial" w:cs="Arial"/>
          <w:sz w:val="20"/>
          <w:szCs w:val="20"/>
        </w:rPr>
      </w:pPr>
      <w:r w:rsidRPr="000B714C">
        <w:rPr>
          <w:rFonts w:ascii="Arial" w:hAnsi="Arial" w:cs="Arial"/>
          <w:sz w:val="20"/>
          <w:szCs w:val="20"/>
        </w:rPr>
        <w:t>Z-score using fixed statistics (mean = 0.1892857, sd = 0.2618114).</w:t>
      </w:r>
    </w:p>
    <w:p w14:paraId="0137972E" w14:textId="77777777" w:rsidR="00E66B44" w:rsidRPr="000B714C" w:rsidRDefault="00E66B44" w:rsidP="00B653D8">
      <w:pPr>
        <w:pStyle w:val="FirstParagraph"/>
        <w:spacing w:after="0" w:line="312" w:lineRule="auto"/>
        <w:rPr>
          <w:rFonts w:ascii="Arial" w:hAnsi="Arial"/>
          <w:sz w:val="20"/>
        </w:rPr>
      </w:pPr>
      <w:r w:rsidRPr="000B714C">
        <w:rPr>
          <w:rFonts w:ascii="Arial" w:hAnsi="Arial" w:cs="Arial"/>
          <w:sz w:val="20"/>
          <w:szCs w:val="20"/>
        </w:rPr>
        <w:t>The coefficients (0.023776, 0.016537, 0.0295482, 0.0677157) are fixed from the original regression analysis and are not user-adjustable. The formula is displayed in the “Mathematical Model Formula” section of the tab, as:</w:t>
      </w:r>
      <w:r w:rsidR="008A400E">
        <w:rPr>
          <w:rStyle w:val="VerbatimChar"/>
          <w:rFonts w:ascii="Arial" w:hAnsi="Arial"/>
          <w:sz w:val="20"/>
        </w:rPr>
        <w:t xml:space="preserve"> </w:t>
      </w:r>
      <w:r w:rsidRPr="000B714C">
        <w:rPr>
          <w:rStyle w:val="VerbatimChar"/>
          <w:rFonts w:ascii="Arial" w:hAnsi="Arial"/>
          <w:sz w:val="20"/>
        </w:rPr>
        <w:t>calc_PB_i = 0.023776 × z_Agreeable + 0.016537 × z_Openness + 0.0295482 × z_HH + 0.0677157 × z_Religious</w:t>
      </w:r>
    </w:p>
    <w:p w14:paraId="4CAF68C5" w14:textId="77777777" w:rsidR="00E66B44" w:rsidRPr="000B714C" w:rsidRDefault="00E66B44" w:rsidP="00E66B44">
      <w:pPr>
        <w:rPr>
          <w:rFonts w:ascii="Arial" w:hAnsi="Arial"/>
        </w:rPr>
      </w:pPr>
    </w:p>
    <w:p w14:paraId="00533C17" w14:textId="77777777" w:rsidR="00E66B44" w:rsidRPr="000B714C" w:rsidRDefault="00E66B44" w:rsidP="00B653D8">
      <w:pPr>
        <w:pStyle w:val="Heading2"/>
        <w:spacing w:before="0"/>
        <w:rPr>
          <w:rFonts w:ascii="Arial" w:hAnsi="Arial" w:cs="Arial"/>
          <w:sz w:val="20"/>
          <w:szCs w:val="20"/>
        </w:rPr>
      </w:pPr>
      <w:bookmarkStart w:id="27" w:name="z-scoring-standardization"/>
      <w:bookmarkEnd w:id="25"/>
      <w:bookmarkEnd w:id="26"/>
      <w:r w:rsidRPr="000B714C">
        <w:rPr>
          <w:rFonts w:ascii="Arial" w:hAnsi="Arial" w:cs="Arial"/>
          <w:sz w:val="20"/>
          <w:szCs w:val="20"/>
        </w:rPr>
        <w:t>2. Z-Scoring (Standardization)</w:t>
      </w:r>
    </w:p>
    <w:p w14:paraId="1434FA3A"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 xml:space="preserve">All z-scoring uses </w:t>
      </w:r>
      <w:r w:rsidRPr="000B714C">
        <w:rPr>
          <w:rFonts w:ascii="Arial" w:hAnsi="Arial" w:cs="Arial"/>
          <w:b/>
          <w:bCs/>
          <w:sz w:val="20"/>
          <w:szCs w:val="20"/>
        </w:rPr>
        <w:t>fixed statistics from the original 280 experiment participants</w:t>
      </w:r>
      <w:r w:rsidRPr="000B714C">
        <w:rPr>
          <w:rFonts w:ascii="Arial" w:hAnsi="Arial" w:cs="Arial"/>
          <w:sz w:val="20"/>
          <w:szCs w:val="20"/>
        </w:rPr>
        <w:t xml:space="preserve">. Statistics are NOT recomputed for each bootstrap sample or simulation run. This approach follows Stata’s </w:t>
      </w:r>
      <w:r w:rsidRPr="000B714C">
        <w:rPr>
          <w:rStyle w:val="VerbatimChar"/>
          <w:rFonts w:ascii="Arial" w:hAnsi="Arial" w:cs="Arial"/>
          <w:sz w:val="20"/>
          <w:szCs w:val="20"/>
        </w:rPr>
        <w:t>egen z_var = std(var)</w:t>
      </w:r>
      <w:r w:rsidRPr="000B714C">
        <w:rPr>
          <w:rFonts w:ascii="Arial" w:hAnsi="Arial" w:cs="Arial"/>
          <w:sz w:val="20"/>
          <w:szCs w:val="20"/>
        </w:rPr>
        <w:t xml:space="preserve"> which standardizes once on the original data.</w:t>
      </w:r>
    </w:p>
    <w:p w14:paraId="4F703B91" w14:textId="77777777" w:rsidR="00E66B44" w:rsidRPr="000B714C" w:rsidRDefault="00E66B44" w:rsidP="00E66B44">
      <w:pPr>
        <w:pStyle w:val="Heading3"/>
        <w:rPr>
          <w:rFonts w:ascii="Arial" w:hAnsi="Arial" w:cs="Arial"/>
          <w:sz w:val="20"/>
          <w:szCs w:val="20"/>
        </w:rPr>
      </w:pPr>
      <w:bookmarkStart w:id="28" w:name="individual-trait-z-scoring"/>
      <w:r w:rsidRPr="000B714C">
        <w:rPr>
          <w:rFonts w:ascii="Arial" w:hAnsi="Arial" w:cs="Arial"/>
          <w:sz w:val="20"/>
          <w:szCs w:val="20"/>
        </w:rPr>
        <w:t>Individual Trait Z-Scoring</w:t>
      </w:r>
    </w:p>
    <w:tbl>
      <w:tblPr>
        <w:tblW w:w="0" w:type="auto"/>
        <w:tblLook w:val="0020" w:firstRow="1" w:lastRow="0" w:firstColumn="0" w:lastColumn="0" w:noHBand="0" w:noVBand="0"/>
      </w:tblPr>
      <w:tblGrid>
        <w:gridCol w:w="2923"/>
        <w:gridCol w:w="1162"/>
        <w:gridCol w:w="1162"/>
      </w:tblGrid>
      <w:tr w:rsidR="00FF1530" w14:paraId="08763613" w14:textId="77777777" w:rsidTr="009360D1">
        <w:trPr>
          <w:tblHeader/>
        </w:trPr>
        <w:tc>
          <w:tcPr>
            <w:tcW w:w="0" w:type="auto"/>
            <w:vAlign w:val="bottom"/>
          </w:tcPr>
          <w:p w14:paraId="1FAA103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Trait</w:t>
            </w:r>
          </w:p>
        </w:tc>
        <w:tc>
          <w:tcPr>
            <w:tcW w:w="0" w:type="auto"/>
            <w:vAlign w:val="bottom"/>
          </w:tcPr>
          <w:p w14:paraId="5A3DA2B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Mean</w:t>
            </w:r>
          </w:p>
        </w:tc>
        <w:tc>
          <w:tcPr>
            <w:tcW w:w="0" w:type="auto"/>
            <w:vAlign w:val="bottom"/>
          </w:tcPr>
          <w:p w14:paraId="0997326D"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SD</w:t>
            </w:r>
          </w:p>
        </w:tc>
      </w:tr>
      <w:tr w:rsidR="00E66B44" w:rsidRPr="00E61C09" w14:paraId="54624CF8" w14:textId="77777777" w:rsidTr="009360D1">
        <w:tc>
          <w:tcPr>
            <w:tcW w:w="0" w:type="auto"/>
          </w:tcPr>
          <w:p w14:paraId="3A052C6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Agreeable</w:t>
            </w:r>
          </w:p>
        </w:tc>
        <w:tc>
          <w:tcPr>
            <w:tcW w:w="0" w:type="auto"/>
          </w:tcPr>
          <w:p w14:paraId="7385396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3.546071</w:t>
            </w:r>
          </w:p>
        </w:tc>
        <w:tc>
          <w:tcPr>
            <w:tcW w:w="0" w:type="auto"/>
          </w:tcPr>
          <w:p w14:paraId="58F89B1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0.3732712</w:t>
            </w:r>
          </w:p>
        </w:tc>
      </w:tr>
      <w:tr w:rsidR="00E66B44" w:rsidRPr="00E61C09" w14:paraId="5897D349" w14:textId="77777777" w:rsidTr="009360D1">
        <w:tc>
          <w:tcPr>
            <w:tcW w:w="0" w:type="auto"/>
          </w:tcPr>
          <w:p w14:paraId="5A2FA5D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Honesty_Humility</w:t>
            </w:r>
          </w:p>
        </w:tc>
        <w:tc>
          <w:tcPr>
            <w:tcW w:w="0" w:type="auto"/>
          </w:tcPr>
          <w:p w14:paraId="70FA7B4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3.392187</w:t>
            </w:r>
          </w:p>
        </w:tc>
        <w:tc>
          <w:tcPr>
            <w:tcW w:w="0" w:type="auto"/>
          </w:tcPr>
          <w:p w14:paraId="54583FE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0.5586641</w:t>
            </w:r>
          </w:p>
        </w:tc>
      </w:tr>
      <w:tr w:rsidR="00E66B44" w:rsidRPr="00E61C09" w14:paraId="5A8969EF" w14:textId="77777777" w:rsidTr="009360D1">
        <w:tc>
          <w:tcPr>
            <w:tcW w:w="0" w:type="auto"/>
          </w:tcPr>
          <w:p w14:paraId="53917FF8"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ExtraversionBig5</w:t>
            </w:r>
          </w:p>
        </w:tc>
        <w:tc>
          <w:tcPr>
            <w:tcW w:w="0" w:type="auto"/>
          </w:tcPr>
          <w:p w14:paraId="0FE72EE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3.557857</w:t>
            </w:r>
          </w:p>
        </w:tc>
        <w:tc>
          <w:tcPr>
            <w:tcW w:w="0" w:type="auto"/>
          </w:tcPr>
          <w:p w14:paraId="32FE22C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0.6989565</w:t>
            </w:r>
          </w:p>
        </w:tc>
      </w:tr>
      <w:tr w:rsidR="00E66B44" w:rsidRPr="00E61C09" w14:paraId="2DCA95F6" w14:textId="77777777" w:rsidTr="009360D1">
        <w:tc>
          <w:tcPr>
            <w:tcW w:w="0" w:type="auto"/>
          </w:tcPr>
          <w:p w14:paraId="64B1EBC2"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NeuroticismBig5</w:t>
            </w:r>
          </w:p>
        </w:tc>
        <w:tc>
          <w:tcPr>
            <w:tcW w:w="0" w:type="auto"/>
          </w:tcPr>
          <w:p w14:paraId="18AE6DE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2.702143</w:t>
            </w:r>
          </w:p>
        </w:tc>
        <w:tc>
          <w:tcPr>
            <w:tcW w:w="0" w:type="auto"/>
          </w:tcPr>
          <w:p w14:paraId="76BC3859"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0.6839657</w:t>
            </w:r>
          </w:p>
        </w:tc>
      </w:tr>
      <w:tr w:rsidR="00E66B44" w:rsidRPr="00E61C09" w14:paraId="01DE4AB9" w14:textId="77777777" w:rsidTr="009360D1">
        <w:tc>
          <w:tcPr>
            <w:tcW w:w="0" w:type="auto"/>
          </w:tcPr>
          <w:p w14:paraId="4FE7B9E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OpennessBig5</w:t>
            </w:r>
          </w:p>
        </w:tc>
        <w:tc>
          <w:tcPr>
            <w:tcW w:w="0" w:type="auto"/>
          </w:tcPr>
          <w:p w14:paraId="07D4EF2D"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4.060714</w:t>
            </w:r>
          </w:p>
        </w:tc>
        <w:tc>
          <w:tcPr>
            <w:tcW w:w="0" w:type="auto"/>
          </w:tcPr>
          <w:p w14:paraId="0EE853A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0.5068274</w:t>
            </w:r>
          </w:p>
        </w:tc>
      </w:tr>
      <w:tr w:rsidR="00E66B44" w:rsidRPr="00E61C09" w14:paraId="19E2D81F" w14:textId="77777777" w:rsidTr="009360D1">
        <w:tc>
          <w:tcPr>
            <w:tcW w:w="0" w:type="auto"/>
          </w:tcPr>
          <w:p w14:paraId="47E543E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Religious Composite</w:t>
            </w:r>
          </w:p>
        </w:tc>
        <w:tc>
          <w:tcPr>
            <w:tcW w:w="0" w:type="auto"/>
          </w:tcPr>
          <w:p w14:paraId="416A73D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0.1892857</w:t>
            </w:r>
          </w:p>
        </w:tc>
        <w:tc>
          <w:tcPr>
            <w:tcW w:w="0" w:type="auto"/>
          </w:tcPr>
          <w:p w14:paraId="2BEC0E0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0.2618114</w:t>
            </w:r>
          </w:p>
        </w:tc>
      </w:tr>
      <w:tr w:rsidR="00E66B44" w:rsidRPr="00E61C09" w14:paraId="7B589A1C" w14:textId="77777777" w:rsidTr="009360D1">
        <w:tc>
          <w:tcPr>
            <w:tcW w:w="0" w:type="auto"/>
          </w:tcPr>
          <w:p w14:paraId="2E89CBD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TWT+Sospeso (Observed PB)</w:t>
            </w:r>
          </w:p>
        </w:tc>
        <w:tc>
          <w:tcPr>
            <w:tcW w:w="0" w:type="auto"/>
          </w:tcPr>
          <w:p w14:paraId="775EDCB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3.357143</w:t>
            </w:r>
          </w:p>
        </w:tc>
        <w:tc>
          <w:tcPr>
            <w:tcW w:w="0" w:type="auto"/>
          </w:tcPr>
          <w:p w14:paraId="0D47176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9.899547</w:t>
            </w:r>
          </w:p>
        </w:tc>
      </w:tr>
    </w:tbl>
    <w:p w14:paraId="111D1504" w14:textId="77777777" w:rsidR="00E66B44" w:rsidRPr="000B714C" w:rsidRDefault="00E66B44" w:rsidP="00E66B44">
      <w:pPr>
        <w:pStyle w:val="BodyText"/>
        <w:rPr>
          <w:rFonts w:ascii="Arial" w:hAnsi="Arial" w:cs="Arial"/>
          <w:sz w:val="20"/>
          <w:szCs w:val="20"/>
        </w:rPr>
      </w:pPr>
      <w:r w:rsidRPr="000B714C">
        <w:rPr>
          <w:rFonts w:ascii="Arial" w:hAnsi="Arial" w:cs="Arial"/>
          <w:sz w:val="20"/>
          <w:szCs w:val="20"/>
        </w:rPr>
        <w:t xml:space="preserve">Formula: </w:t>
      </w:r>
      <w:r w:rsidRPr="000B714C">
        <w:rPr>
          <w:rStyle w:val="VerbatimChar"/>
          <w:rFonts w:ascii="Arial" w:hAnsi="Arial" w:cs="Arial"/>
          <w:sz w:val="20"/>
          <w:szCs w:val="20"/>
        </w:rPr>
        <w:t>z_trait = (raw_value − mean) / sd</w:t>
      </w:r>
    </w:p>
    <w:p w14:paraId="23BC0310" w14:textId="77777777" w:rsidR="00E66B44" w:rsidRPr="000B714C" w:rsidRDefault="00E66B44" w:rsidP="00E66B44">
      <w:pPr>
        <w:pStyle w:val="Heading3"/>
        <w:rPr>
          <w:rFonts w:ascii="Arial" w:hAnsi="Arial" w:cs="Arial"/>
          <w:sz w:val="20"/>
          <w:szCs w:val="20"/>
        </w:rPr>
      </w:pPr>
      <w:bookmarkStart w:id="29" w:name="composite-variable-z-scoring"/>
      <w:bookmarkEnd w:id="28"/>
      <w:r w:rsidRPr="000B714C">
        <w:rPr>
          <w:rFonts w:ascii="Arial" w:hAnsi="Arial" w:cs="Arial"/>
          <w:sz w:val="20"/>
          <w:szCs w:val="20"/>
        </w:rPr>
        <w:t>Composite Variable Z-Scoring</w:t>
      </w:r>
    </w:p>
    <w:p w14:paraId="7ECE30A9" w14:textId="77777777" w:rsidR="00E66B44" w:rsidRPr="000B714C" w:rsidRDefault="00E66B44" w:rsidP="00B653D8">
      <w:pPr>
        <w:pStyle w:val="FirstParagraph"/>
        <w:spacing w:after="0" w:line="312" w:lineRule="auto"/>
        <w:rPr>
          <w:rFonts w:ascii="Arial" w:hAnsi="Arial" w:cs="Arial"/>
          <w:sz w:val="20"/>
          <w:szCs w:val="20"/>
        </w:rPr>
      </w:pPr>
      <w:r w:rsidRPr="000B714C">
        <w:rPr>
          <w:rFonts w:ascii="Arial" w:hAnsi="Arial" w:cs="Arial"/>
          <w:sz w:val="20"/>
          <w:szCs w:val="20"/>
        </w:rPr>
        <w:t>After computing composite variables (weighted_prosocial, direct_effect, anchored_pb), these are also z-scored using fixed statistics:</w:t>
      </w:r>
    </w:p>
    <w:tbl>
      <w:tblPr>
        <w:tblW w:w="0" w:type="auto"/>
        <w:tblLook w:val="0020" w:firstRow="1" w:lastRow="0" w:firstColumn="0" w:lastColumn="0" w:noHBand="0" w:noVBand="0"/>
      </w:tblPr>
      <w:tblGrid>
        <w:gridCol w:w="4385"/>
        <w:gridCol w:w="717"/>
        <w:gridCol w:w="1496"/>
      </w:tblGrid>
      <w:tr w:rsidR="00FF1530" w14:paraId="49C21FD9" w14:textId="77777777" w:rsidTr="009360D1">
        <w:trPr>
          <w:tblHeader/>
        </w:trPr>
        <w:tc>
          <w:tcPr>
            <w:tcW w:w="0" w:type="auto"/>
            <w:vAlign w:val="bottom"/>
          </w:tcPr>
          <w:p w14:paraId="472DB7E8"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Composite Variable</w:t>
            </w:r>
          </w:p>
        </w:tc>
        <w:tc>
          <w:tcPr>
            <w:tcW w:w="0" w:type="auto"/>
            <w:vAlign w:val="bottom"/>
          </w:tcPr>
          <w:p w14:paraId="3FF52A8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Mean</w:t>
            </w:r>
          </w:p>
        </w:tc>
        <w:tc>
          <w:tcPr>
            <w:tcW w:w="0" w:type="auto"/>
            <w:vAlign w:val="bottom"/>
          </w:tcPr>
          <w:p w14:paraId="3B6C6DE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SD</w:t>
            </w:r>
          </w:p>
        </w:tc>
      </w:tr>
      <w:tr w:rsidR="00E66B44" w:rsidRPr="00E61C09" w14:paraId="5B14D01B" w14:textId="77777777" w:rsidTr="009360D1">
        <w:tc>
          <w:tcPr>
            <w:tcW w:w="0" w:type="auto"/>
          </w:tcPr>
          <w:p w14:paraId="374CA04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weighted_prosocial (calc_PB)</w:t>
            </w:r>
          </w:p>
        </w:tc>
        <w:tc>
          <w:tcPr>
            <w:tcW w:w="0" w:type="auto"/>
          </w:tcPr>
          <w:p w14:paraId="11AC779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w:t>
            </w:r>
          </w:p>
        </w:tc>
        <w:tc>
          <w:tcPr>
            <w:tcW w:w="0" w:type="auto"/>
          </w:tcPr>
          <w:p w14:paraId="20759D0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0.08608372</w:t>
            </w:r>
          </w:p>
        </w:tc>
      </w:tr>
      <w:tr w:rsidR="00E66B44" w:rsidRPr="00E61C09" w14:paraId="58F3AEFA" w14:textId="77777777" w:rsidTr="009360D1">
        <w:tc>
          <w:tcPr>
            <w:tcW w:w="0" w:type="auto"/>
          </w:tcPr>
          <w:p w14:paraId="4880841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weighted_disclosure_categorical (direct_effect)</w:t>
            </w:r>
          </w:p>
        </w:tc>
        <w:tc>
          <w:tcPr>
            <w:tcW w:w="0" w:type="auto"/>
          </w:tcPr>
          <w:p w14:paraId="0558FA0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w:t>
            </w:r>
          </w:p>
        </w:tc>
        <w:tc>
          <w:tcPr>
            <w:tcW w:w="0" w:type="auto"/>
          </w:tcPr>
          <w:p w14:paraId="417C4F1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0.025040462</w:t>
            </w:r>
          </w:p>
        </w:tc>
      </w:tr>
      <w:tr w:rsidR="00E66B44" w:rsidRPr="00E61C09" w14:paraId="70996C2E" w14:textId="77777777" w:rsidTr="009360D1">
        <w:tc>
          <w:tcPr>
            <w:tcW w:w="0" w:type="auto"/>
          </w:tcPr>
          <w:p w14:paraId="178C837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anchored_pb (PB_i)</w:t>
            </w:r>
          </w:p>
        </w:tc>
        <w:tc>
          <w:tcPr>
            <w:tcW w:w="0" w:type="auto"/>
          </w:tcPr>
          <w:p w14:paraId="049B38A2"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w:t>
            </w:r>
          </w:p>
        </w:tc>
        <w:tc>
          <w:tcPr>
            <w:tcW w:w="0" w:type="auto"/>
          </w:tcPr>
          <w:p w14:paraId="51D84344"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0.7984211971</w:t>
            </w:r>
          </w:p>
        </w:tc>
      </w:tr>
    </w:tbl>
    <w:p w14:paraId="48D810CE" w14:textId="77777777" w:rsidR="00E66B44" w:rsidRPr="000B714C" w:rsidRDefault="00E66B44" w:rsidP="00B653D8">
      <w:pPr>
        <w:pStyle w:val="BodyText"/>
        <w:spacing w:line="312" w:lineRule="auto"/>
        <w:rPr>
          <w:rFonts w:ascii="Arial" w:hAnsi="Arial" w:cs="Arial"/>
          <w:sz w:val="20"/>
          <w:szCs w:val="20"/>
        </w:rPr>
      </w:pPr>
      <w:r w:rsidRPr="000B714C">
        <w:rPr>
          <w:rFonts w:ascii="Arial" w:hAnsi="Arial" w:cs="Arial"/>
          <w:b/>
          <w:bCs/>
          <w:sz w:val="20"/>
          <w:szCs w:val="20"/>
        </w:rPr>
        <w:t>Exception</w:t>
      </w:r>
      <w:r w:rsidRPr="000B714C">
        <w:rPr>
          <w:rFonts w:ascii="Arial" w:hAnsi="Arial" w:cs="Arial"/>
          <w:sz w:val="20"/>
          <w:szCs w:val="20"/>
        </w:rPr>
        <w:t>: In continuous income mode, the direct_effect mean and SD are computed at runtime across all agents in the current simulation (because income values are stochastically generated each run).</w:t>
      </w:r>
    </w:p>
    <w:p w14:paraId="24097E7D" w14:textId="77777777" w:rsidR="00E66B44" w:rsidRPr="000B714C" w:rsidRDefault="00E66B44" w:rsidP="00B653D8">
      <w:pPr>
        <w:pStyle w:val="Heading2"/>
        <w:spacing w:after="120"/>
        <w:rPr>
          <w:rFonts w:ascii="Arial" w:hAnsi="Arial" w:cs="Arial"/>
          <w:sz w:val="20"/>
          <w:szCs w:val="20"/>
        </w:rPr>
      </w:pPr>
      <w:bookmarkStart w:id="30" w:name="X6eefc9a69bddd1a148d6e1cffb5c62ab257531d"/>
      <w:bookmarkEnd w:id="27"/>
      <w:bookmarkEnd w:id="29"/>
      <w:r w:rsidRPr="000B714C">
        <w:rPr>
          <w:rFonts w:ascii="Arial" w:hAnsi="Arial" w:cs="Arial"/>
          <w:sz w:val="20"/>
          <w:szCs w:val="20"/>
        </w:rPr>
        <w:lastRenderedPageBreak/>
        <w:t>3. Anchor Calculation (Combining Observed and Calculated PB)</w:t>
      </w:r>
    </w:p>
    <w:p w14:paraId="1B46381C" w14:textId="77777777" w:rsidR="00E66B44" w:rsidRPr="000B714C" w:rsidRDefault="00E66B44" w:rsidP="00B653D8">
      <w:pPr>
        <w:pStyle w:val="FirstParagraph"/>
        <w:spacing w:before="0" w:after="120" w:line="312" w:lineRule="auto"/>
        <w:rPr>
          <w:rFonts w:ascii="Arial" w:hAnsi="Arial" w:cs="Arial"/>
          <w:sz w:val="20"/>
          <w:szCs w:val="20"/>
        </w:rPr>
      </w:pPr>
      <w:r w:rsidRPr="000B714C">
        <w:rPr>
          <w:rFonts w:ascii="Arial" w:hAnsi="Arial" w:cs="Arial"/>
          <w:sz w:val="20"/>
          <w:szCs w:val="20"/>
        </w:rPr>
        <w:t>The anchor value combines the agent’s observed prosocial behavior with the trait-based prediction</w:t>
      </w:r>
      <w:r w:rsidR="007A322E">
        <w:rPr>
          <w:rFonts w:ascii="Arial" w:hAnsi="Arial" w:cs="Arial"/>
          <w:sz w:val="20"/>
          <w:szCs w:val="20"/>
        </w:rPr>
        <w:t xml:space="preserve"> of prosocial behavior</w:t>
      </w:r>
      <w:r w:rsidRPr="000B714C">
        <w:rPr>
          <w:rFonts w:ascii="Arial" w:hAnsi="Arial" w:cs="Arial"/>
          <w:sz w:val="20"/>
          <w:szCs w:val="20"/>
        </w:rPr>
        <w:t>:</w:t>
      </w:r>
      <w:r w:rsidR="007A322E">
        <w:rPr>
          <w:rStyle w:val="VerbatimChar"/>
          <w:rFonts w:ascii="Arial" w:hAnsi="Arial"/>
          <w:sz w:val="20"/>
        </w:rPr>
        <w:t xml:space="preserve"> </w:t>
      </w:r>
      <w:r w:rsidRPr="000B714C">
        <w:rPr>
          <w:rStyle w:val="VerbatimChar"/>
          <w:rFonts w:ascii="Arial" w:hAnsi="Arial"/>
          <w:sz w:val="20"/>
        </w:rPr>
        <w:t>PB_i = W_OPB × z_obs_PB_i + (1 − W_OPB) × z_calc_PB_i</w:t>
      </w:r>
      <w:r w:rsidR="007A322E">
        <w:rPr>
          <w:rStyle w:val="VerbatimChar"/>
          <w:rFonts w:ascii="Arial" w:hAnsi="Arial"/>
          <w:sz w:val="20"/>
        </w:rPr>
        <w:t xml:space="preserve">, </w:t>
      </w:r>
      <w:r w:rsidR="007A322E">
        <w:rPr>
          <w:rFonts w:ascii="Arial" w:hAnsi="Arial" w:cs="Arial"/>
          <w:sz w:val="20"/>
          <w:szCs w:val="20"/>
        </w:rPr>
        <w:t>w</w:t>
      </w:r>
      <w:r w:rsidRPr="000B714C">
        <w:rPr>
          <w:rFonts w:ascii="Arial" w:hAnsi="Arial" w:cs="Arial"/>
          <w:sz w:val="20"/>
          <w:szCs w:val="20"/>
        </w:rPr>
        <w:t>here:</w:t>
      </w:r>
    </w:p>
    <w:p w14:paraId="6FE35493" w14:textId="77777777" w:rsidR="00E66B44" w:rsidRPr="000B714C" w:rsidRDefault="00E66B44">
      <w:pPr>
        <w:numPr>
          <w:ilvl w:val="0"/>
          <w:numId w:val="105"/>
        </w:numPr>
        <w:spacing w:after="200" w:line="312" w:lineRule="auto"/>
        <w:rPr>
          <w:rFonts w:ascii="Arial" w:hAnsi="Arial"/>
        </w:rPr>
      </w:pPr>
      <w:r w:rsidRPr="000B714C">
        <w:rPr>
          <w:rFonts w:ascii="Arial" w:hAnsi="Arial"/>
          <w:b/>
          <w:bCs/>
        </w:rPr>
        <w:t>W_OPB</w:t>
      </w:r>
      <w:r w:rsidRPr="000B714C">
        <w:rPr>
          <w:rFonts w:ascii="Arial" w:hAnsi="Arial"/>
        </w:rPr>
        <w:t xml:space="preserve"> (Weight for Observed Prosocial Behavior): Default = </w:t>
      </w:r>
      <w:r w:rsidRPr="000B714C">
        <w:rPr>
          <w:rFonts w:ascii="Arial" w:hAnsi="Arial"/>
          <w:b/>
          <w:bCs/>
        </w:rPr>
        <w:t>0.25</w:t>
      </w:r>
      <w:r w:rsidRPr="000B714C">
        <w:rPr>
          <w:rFonts w:ascii="Arial" w:hAnsi="Arial"/>
        </w:rPr>
        <w:t>. This parameter can be directly modified using the “W_OPB” slider in the “Anchor Mix” section of the tab.</w:t>
      </w:r>
    </w:p>
    <w:p w14:paraId="7F307366" w14:textId="77777777" w:rsidR="00E66B44" w:rsidRPr="000B714C" w:rsidRDefault="00E66B44">
      <w:pPr>
        <w:numPr>
          <w:ilvl w:val="0"/>
          <w:numId w:val="105"/>
        </w:numPr>
        <w:spacing w:after="200" w:line="312" w:lineRule="auto"/>
        <w:rPr>
          <w:rFonts w:ascii="Arial" w:hAnsi="Arial"/>
        </w:rPr>
      </w:pPr>
      <w:r w:rsidRPr="000B714C">
        <w:rPr>
          <w:rFonts w:ascii="Arial" w:hAnsi="Arial"/>
          <w:b/>
          <w:bCs/>
        </w:rPr>
        <w:t>z_obs_PB</w:t>
      </w:r>
      <w:r w:rsidRPr="000B714C">
        <w:rPr>
          <w:rFonts w:ascii="Arial" w:hAnsi="Arial"/>
        </w:rPr>
        <w:t>: Z-scored observed prosocial behavior (TWT+Sospeso from the experiment). Standardized using (mean = 3.357143, sd = 9.899547).</w:t>
      </w:r>
    </w:p>
    <w:p w14:paraId="00C814C2" w14:textId="77777777" w:rsidR="00E66B44" w:rsidRPr="000B714C" w:rsidRDefault="00E66B44">
      <w:pPr>
        <w:numPr>
          <w:ilvl w:val="0"/>
          <w:numId w:val="105"/>
        </w:numPr>
        <w:spacing w:after="200" w:line="312" w:lineRule="auto"/>
        <w:rPr>
          <w:rFonts w:ascii="Arial" w:hAnsi="Arial"/>
        </w:rPr>
      </w:pPr>
      <w:r w:rsidRPr="000B714C">
        <w:rPr>
          <w:rFonts w:ascii="Arial" w:hAnsi="Arial"/>
          <w:b/>
          <w:bCs/>
        </w:rPr>
        <w:t>z_calc_PB</w:t>
      </w:r>
      <w:r w:rsidRPr="000B714C">
        <w:rPr>
          <w:rFonts w:ascii="Arial" w:hAnsi="Arial"/>
        </w:rPr>
        <w:t>: Z-scored calculated prosocial behavior from Equation 1. Standardized using (mean = 0.0, sd = 0.08608372).</w:t>
      </w:r>
    </w:p>
    <w:p w14:paraId="16D0FDF7"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 xml:space="preserve">With the default W_OPB = 0.25, the anchor </w:t>
      </w:r>
      <w:r w:rsidRPr="00285471">
        <w:rPr>
          <w:rFonts w:ascii="Arial" w:hAnsi="Arial" w:cs="Arial"/>
          <w:sz w:val="20"/>
          <w:szCs w:val="20"/>
        </w:rPr>
        <w:t xml:space="preserve">places </w:t>
      </w:r>
      <w:r w:rsidRPr="00B653D8">
        <w:rPr>
          <w:rFonts w:ascii="Arial" w:hAnsi="Arial" w:cs="Arial"/>
          <w:sz w:val="20"/>
          <w:szCs w:val="20"/>
        </w:rPr>
        <w:t>25% weight on observed behavior</w:t>
      </w:r>
      <w:r w:rsidRPr="00285471">
        <w:rPr>
          <w:rFonts w:ascii="Arial" w:hAnsi="Arial" w:cs="Arial"/>
          <w:sz w:val="20"/>
          <w:szCs w:val="20"/>
        </w:rPr>
        <w:t xml:space="preserve"> and </w:t>
      </w:r>
      <w:r w:rsidRPr="00B653D8">
        <w:rPr>
          <w:rFonts w:ascii="Arial" w:hAnsi="Arial" w:cs="Arial"/>
          <w:sz w:val="20"/>
          <w:szCs w:val="20"/>
        </w:rPr>
        <w:t>75% weight on the trait-based prediction</w:t>
      </w:r>
      <w:r w:rsidRPr="00285471">
        <w:rPr>
          <w:rFonts w:ascii="Arial" w:hAnsi="Arial" w:cs="Arial"/>
          <w:sz w:val="20"/>
          <w:szCs w:val="20"/>
        </w:rPr>
        <w:t>. The user can adjust thi</w:t>
      </w:r>
      <w:r w:rsidRPr="000B714C">
        <w:rPr>
          <w:rFonts w:ascii="Arial" w:hAnsi="Arial" w:cs="Arial"/>
          <w:sz w:val="20"/>
          <w:szCs w:val="20"/>
        </w:rPr>
        <w:t>s balance using the slider.</w:t>
      </w:r>
    </w:p>
    <w:p w14:paraId="6AABBC01" w14:textId="77777777" w:rsidR="00E66B44" w:rsidRPr="000B714C" w:rsidRDefault="00E66B44" w:rsidP="00E66B44">
      <w:pPr>
        <w:pStyle w:val="Heading2"/>
        <w:rPr>
          <w:rFonts w:ascii="Arial" w:hAnsi="Arial" w:cs="Arial"/>
          <w:sz w:val="20"/>
          <w:szCs w:val="20"/>
        </w:rPr>
      </w:pPr>
      <w:bookmarkStart w:id="31" w:name="stochastic-component-σ"/>
      <w:bookmarkEnd w:id="30"/>
      <w:r w:rsidRPr="000B714C">
        <w:rPr>
          <w:rFonts w:ascii="Arial" w:hAnsi="Arial" w:cs="Arial"/>
          <w:sz w:val="20"/>
          <w:szCs w:val="20"/>
        </w:rPr>
        <w:t>4. Stochastic Component (σ)</w:t>
      </w:r>
    </w:p>
    <w:p w14:paraId="59585E72"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Optionally, the model introduces randomness by drawing from a normal distribution centered on the anchor value. This captures the natural variability observed in prosocial behavior.</w:t>
      </w:r>
    </w:p>
    <w:p w14:paraId="2E2C291C" w14:textId="77777777" w:rsidR="00E66B44" w:rsidRPr="000B714C" w:rsidRDefault="00E66B44" w:rsidP="00E66B44">
      <w:pPr>
        <w:pStyle w:val="Heading3"/>
        <w:rPr>
          <w:rFonts w:ascii="Arial" w:hAnsi="Arial" w:cs="Arial"/>
          <w:sz w:val="20"/>
          <w:szCs w:val="20"/>
        </w:rPr>
      </w:pPr>
      <w:bookmarkStart w:id="32" w:name="the-draw"/>
      <w:r w:rsidRPr="000B714C">
        <w:rPr>
          <w:rFonts w:ascii="Arial" w:hAnsi="Arial" w:cs="Arial"/>
          <w:sz w:val="20"/>
          <w:szCs w:val="20"/>
        </w:rPr>
        <w:t>The Draw</w:t>
      </w:r>
    </w:p>
    <w:p w14:paraId="6F31EE03"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For each agent:</w:t>
      </w:r>
    </w:p>
    <w:p w14:paraId="6984D6EF" w14:textId="77777777" w:rsidR="00E66B44" w:rsidRPr="000B714C" w:rsidRDefault="00E66B44" w:rsidP="00E66B44">
      <w:pPr>
        <w:pStyle w:val="SourceCode"/>
        <w:rPr>
          <w:rFonts w:ascii="Arial" w:hAnsi="Arial"/>
          <w:sz w:val="20"/>
        </w:rPr>
      </w:pPr>
      <w:r w:rsidRPr="000B714C">
        <w:rPr>
          <w:rStyle w:val="VerbatimChar"/>
          <w:rFonts w:ascii="Arial" w:hAnsi="Arial"/>
          <w:sz w:val="20"/>
        </w:rPr>
        <w:t>draw_k ~ Normal</w:t>
      </w:r>
      <w:r w:rsidR="008217C8">
        <w:rPr>
          <w:rStyle w:val="VerbatimChar"/>
          <w:rFonts w:ascii="Arial" w:hAnsi="Arial"/>
          <w:sz w:val="20"/>
        </w:rPr>
        <w:t xml:space="preserve"> </w:t>
      </w:r>
      <w:r w:rsidRPr="000B714C">
        <w:rPr>
          <w:rStyle w:val="VerbatimChar"/>
          <w:rFonts w:ascii="Arial" w:hAnsi="Arial"/>
          <w:sz w:val="20"/>
        </w:rPr>
        <w:t>(μ = PB_i, σ = σ_scaled)</w:t>
      </w:r>
    </w:p>
    <w:p w14:paraId="2836739B"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 xml:space="preserve">Where: </w:t>
      </w:r>
      <w:r w:rsidRPr="00B653D8">
        <w:rPr>
          <w:rFonts w:ascii="Arial" w:hAnsi="Arial" w:cs="Arial"/>
          <w:sz w:val="20"/>
          <w:szCs w:val="20"/>
        </w:rPr>
        <w:t>μ</w:t>
      </w:r>
      <w:r w:rsidRPr="000B714C">
        <w:rPr>
          <w:rFonts w:ascii="Arial" w:hAnsi="Arial" w:cs="Arial"/>
          <w:sz w:val="20"/>
          <w:szCs w:val="20"/>
        </w:rPr>
        <w:t xml:space="preserve"> = the agent’s deterministic anchor value (PB_i from Step 3)</w:t>
      </w:r>
      <w:r w:rsidR="008217C8">
        <w:rPr>
          <w:rFonts w:ascii="Arial" w:hAnsi="Arial" w:cs="Arial"/>
          <w:sz w:val="20"/>
          <w:szCs w:val="20"/>
        </w:rPr>
        <w:t xml:space="preserve">; </w:t>
      </w:r>
      <w:r w:rsidRPr="00B653D8">
        <w:rPr>
          <w:rFonts w:ascii="Arial" w:hAnsi="Arial" w:cs="Arial"/>
          <w:sz w:val="20"/>
          <w:szCs w:val="20"/>
        </w:rPr>
        <w:t>σ_scaled</w:t>
      </w:r>
      <w:r w:rsidRPr="000B714C">
        <w:rPr>
          <w:rFonts w:ascii="Arial" w:hAnsi="Arial" w:cs="Arial"/>
          <w:sz w:val="20"/>
          <w:szCs w:val="20"/>
        </w:rPr>
        <w:t xml:space="preserve"> = σ_raw × coefficient (scale factor)</w:t>
      </w:r>
    </w:p>
    <w:p w14:paraId="4BFDC08C" w14:textId="77777777" w:rsidR="00E66B44" w:rsidRPr="000B714C" w:rsidRDefault="00E66B44" w:rsidP="00B653D8">
      <w:pPr>
        <w:pStyle w:val="BodyText"/>
        <w:spacing w:line="312" w:lineRule="auto"/>
        <w:rPr>
          <w:rFonts w:ascii="Arial" w:hAnsi="Arial" w:cs="Arial"/>
          <w:sz w:val="20"/>
          <w:szCs w:val="20"/>
        </w:rPr>
      </w:pPr>
      <w:r w:rsidRPr="000B714C">
        <w:rPr>
          <w:rFonts w:ascii="Arial" w:hAnsi="Arial" w:cs="Arial"/>
          <w:sz w:val="20"/>
          <w:szCs w:val="20"/>
        </w:rPr>
        <w:t>σ is the scale of natural variability in the experiment. The stochastic draw is applied to the anchor value (PB_i), NOT to the final DI_i output.</w:t>
      </w:r>
    </w:p>
    <w:p w14:paraId="60D0A063" w14:textId="77777777" w:rsidR="00E66B44" w:rsidRPr="000B714C" w:rsidRDefault="00E66B44" w:rsidP="00E66B44">
      <w:pPr>
        <w:pStyle w:val="Heading3"/>
        <w:rPr>
          <w:rFonts w:ascii="Arial" w:hAnsi="Arial" w:cs="Arial"/>
          <w:sz w:val="20"/>
          <w:szCs w:val="20"/>
        </w:rPr>
      </w:pPr>
      <w:bookmarkStart w:id="33" w:name="σ-modes"/>
      <w:bookmarkEnd w:id="32"/>
      <w:r w:rsidRPr="000B714C">
        <w:rPr>
          <w:rFonts w:ascii="Arial" w:hAnsi="Arial" w:cs="Arial"/>
          <w:sz w:val="20"/>
          <w:szCs w:val="20"/>
        </w:rPr>
        <w:t>σ Modes</w:t>
      </w:r>
    </w:p>
    <w:p w14:paraId="3EA5D486"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The user can choose between two σ modes using the radio button in the “Stochastic Component” section:</w:t>
      </w:r>
    </w:p>
    <w:p w14:paraId="7AD6FB5B" w14:textId="77777777" w:rsidR="00E66B44" w:rsidRPr="000B714C" w:rsidRDefault="00E66B44" w:rsidP="00E66B44">
      <w:pPr>
        <w:pStyle w:val="Heading4"/>
        <w:rPr>
          <w:rFonts w:ascii="Arial" w:hAnsi="Arial" w:cs="Arial"/>
          <w:sz w:val="20"/>
          <w:szCs w:val="20"/>
        </w:rPr>
      </w:pPr>
      <w:bookmarkStart w:id="34" w:name="uniformly-overall-σ"/>
      <w:r w:rsidRPr="000B714C">
        <w:rPr>
          <w:rFonts w:ascii="Arial" w:hAnsi="Arial" w:cs="Arial"/>
          <w:sz w:val="20"/>
          <w:szCs w:val="20"/>
        </w:rPr>
        <w:t>Uniformly (Overall σ)</w:t>
      </w:r>
    </w:p>
    <w:p w14:paraId="2475DABB"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One common σ for all agents:</w:t>
      </w:r>
    </w:p>
    <w:p w14:paraId="5854F766" w14:textId="77777777" w:rsidR="00E66B44" w:rsidRPr="000B714C" w:rsidRDefault="00E66B44" w:rsidP="00B653D8">
      <w:pPr>
        <w:pStyle w:val="SourceCode"/>
        <w:wordWrap/>
        <w:spacing w:line="312" w:lineRule="auto"/>
        <w:rPr>
          <w:rFonts w:ascii="Arial" w:hAnsi="Arial"/>
          <w:sz w:val="20"/>
        </w:rPr>
      </w:pPr>
      <w:r w:rsidRPr="000B714C">
        <w:rPr>
          <w:rStyle w:val="VerbatimChar"/>
          <w:rFonts w:ascii="Arial" w:hAnsi="Arial"/>
          <w:sz w:val="20"/>
        </w:rPr>
        <w:t>σ_overall = sd(TWT+Sospeso) = 9.899547</w:t>
      </w:r>
      <w:r w:rsidRPr="000B714C">
        <w:rPr>
          <w:rFonts w:ascii="Arial" w:hAnsi="Arial"/>
          <w:sz w:val="20"/>
        </w:rPr>
        <w:br/>
      </w:r>
      <w:r w:rsidRPr="000B714C">
        <w:rPr>
          <w:rStyle w:val="VerbatimChar"/>
          <w:rFonts w:ascii="Arial" w:hAnsi="Arial"/>
          <w:sz w:val="20"/>
        </w:rPr>
        <w:t>σ_scaled = σ_overall × coefficient</w:t>
      </w:r>
    </w:p>
    <w:p w14:paraId="4EA3D820"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 xml:space="preserve">The </w:t>
      </w:r>
      <w:r w:rsidRPr="000B714C">
        <w:rPr>
          <w:rFonts w:ascii="Arial" w:hAnsi="Arial" w:cs="Arial"/>
          <w:b/>
          <w:bCs/>
          <w:sz w:val="20"/>
          <w:szCs w:val="20"/>
        </w:rPr>
        <w:t>σ Coefficient</w:t>
      </w:r>
      <w:r w:rsidRPr="000B714C">
        <w:rPr>
          <w:rFonts w:ascii="Arial" w:hAnsi="Arial" w:cs="Arial"/>
          <w:sz w:val="20"/>
          <w:szCs w:val="20"/>
        </w:rPr>
        <w:t xml:space="preserve"> slider (default = 1.0, range 0.0–2.0) acts as a multiplier. For example: Coefficient = 1.0 → σ_scaled = 9.899547</w:t>
      </w:r>
      <w:r w:rsidR="008217C8">
        <w:rPr>
          <w:rFonts w:ascii="Arial" w:hAnsi="Arial" w:cs="Arial"/>
          <w:sz w:val="20"/>
          <w:szCs w:val="20"/>
        </w:rPr>
        <w:t xml:space="preserve">; </w:t>
      </w:r>
      <w:r w:rsidRPr="000B714C">
        <w:rPr>
          <w:rFonts w:ascii="Arial" w:hAnsi="Arial" w:cs="Arial"/>
          <w:sz w:val="20"/>
          <w:szCs w:val="20"/>
        </w:rPr>
        <w:t>Coefficient = 0.1 → σ_scaled = 0.98995</w:t>
      </w:r>
    </w:p>
    <w:p w14:paraId="7EA715D1" w14:textId="77777777" w:rsidR="00E66B44" w:rsidRPr="000B714C" w:rsidRDefault="00E66B44" w:rsidP="00E66B44">
      <w:pPr>
        <w:pStyle w:val="Heading4"/>
        <w:rPr>
          <w:rFonts w:ascii="Arial" w:hAnsi="Arial" w:cs="Arial"/>
          <w:sz w:val="20"/>
          <w:szCs w:val="20"/>
        </w:rPr>
      </w:pPr>
      <w:bookmarkStart w:id="35" w:name="quintiles-per-income-level-σ"/>
      <w:bookmarkEnd w:id="34"/>
      <w:r w:rsidRPr="000B714C">
        <w:rPr>
          <w:rFonts w:ascii="Arial" w:hAnsi="Arial" w:cs="Arial"/>
          <w:sz w:val="20"/>
          <w:szCs w:val="20"/>
        </w:rPr>
        <w:t>Quintiles (Per-Income-Level σ)</w:t>
      </w:r>
    </w:p>
    <w:p w14:paraId="6AFCFD17"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Different σ for different income groups, computed from the standard deviation of TWT+Sospeso within each income quintile:</w:t>
      </w:r>
    </w:p>
    <w:tbl>
      <w:tblPr>
        <w:tblW w:w="0" w:type="auto"/>
        <w:tblLook w:val="0020" w:firstRow="1" w:lastRow="0" w:firstColumn="0" w:lastColumn="0" w:noHBand="0" w:noVBand="0"/>
      </w:tblPr>
      <w:tblGrid>
        <w:gridCol w:w="1406"/>
        <w:gridCol w:w="850"/>
        <w:gridCol w:w="1162"/>
      </w:tblGrid>
      <w:tr w:rsidR="00FF1530" w14:paraId="2B1F619C" w14:textId="77777777" w:rsidTr="009360D1">
        <w:trPr>
          <w:tblHeader/>
        </w:trPr>
        <w:tc>
          <w:tcPr>
            <w:tcW w:w="0" w:type="auto"/>
            <w:vAlign w:val="bottom"/>
          </w:tcPr>
          <w:p w14:paraId="0686597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Income Level</w:t>
            </w:r>
          </w:p>
        </w:tc>
        <w:tc>
          <w:tcPr>
            <w:tcW w:w="0" w:type="auto"/>
            <w:vAlign w:val="bottom"/>
          </w:tcPr>
          <w:p w14:paraId="6B22D25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Budget</w:t>
            </w:r>
          </w:p>
        </w:tc>
        <w:tc>
          <w:tcPr>
            <w:tcW w:w="0" w:type="auto"/>
            <w:vAlign w:val="bottom"/>
          </w:tcPr>
          <w:p w14:paraId="31EB4E1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Base σ</w:t>
            </w:r>
          </w:p>
        </w:tc>
      </w:tr>
      <w:tr w:rsidR="00E66B44" w:rsidRPr="00E61C09" w14:paraId="4D178750" w14:textId="77777777" w:rsidTr="009360D1">
        <w:tc>
          <w:tcPr>
            <w:tcW w:w="0" w:type="auto"/>
          </w:tcPr>
          <w:p w14:paraId="6DF0595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Level 1</w:t>
            </w:r>
          </w:p>
        </w:tc>
        <w:tc>
          <w:tcPr>
            <w:tcW w:w="0" w:type="auto"/>
          </w:tcPr>
          <w:p w14:paraId="389F426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€12</w:t>
            </w:r>
          </w:p>
        </w:tc>
        <w:tc>
          <w:tcPr>
            <w:tcW w:w="0" w:type="auto"/>
          </w:tcPr>
          <w:p w14:paraId="50C267D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5.705052</w:t>
            </w:r>
          </w:p>
        </w:tc>
      </w:tr>
      <w:tr w:rsidR="00E66B44" w:rsidRPr="00E61C09" w14:paraId="6EC4730C" w14:textId="77777777" w:rsidTr="009360D1">
        <w:tc>
          <w:tcPr>
            <w:tcW w:w="0" w:type="auto"/>
          </w:tcPr>
          <w:p w14:paraId="1AAEF5D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Level 2</w:t>
            </w:r>
          </w:p>
        </w:tc>
        <w:tc>
          <w:tcPr>
            <w:tcW w:w="0" w:type="auto"/>
          </w:tcPr>
          <w:p w14:paraId="4519CA3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€32</w:t>
            </w:r>
          </w:p>
        </w:tc>
        <w:tc>
          <w:tcPr>
            <w:tcW w:w="0" w:type="auto"/>
          </w:tcPr>
          <w:p w14:paraId="096E7D2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3.069326</w:t>
            </w:r>
          </w:p>
        </w:tc>
      </w:tr>
      <w:tr w:rsidR="00E66B44" w:rsidRPr="00E61C09" w14:paraId="610F2154" w14:textId="77777777" w:rsidTr="009360D1">
        <w:tc>
          <w:tcPr>
            <w:tcW w:w="0" w:type="auto"/>
          </w:tcPr>
          <w:p w14:paraId="017E7572"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Level 3</w:t>
            </w:r>
          </w:p>
        </w:tc>
        <w:tc>
          <w:tcPr>
            <w:tcW w:w="0" w:type="auto"/>
          </w:tcPr>
          <w:p w14:paraId="6B6C410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€72</w:t>
            </w:r>
          </w:p>
        </w:tc>
        <w:tc>
          <w:tcPr>
            <w:tcW w:w="0" w:type="auto"/>
          </w:tcPr>
          <w:p w14:paraId="330850C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3.532226</w:t>
            </w:r>
          </w:p>
        </w:tc>
      </w:tr>
      <w:tr w:rsidR="00E66B44" w:rsidRPr="00E61C09" w14:paraId="7A147C1B" w14:textId="77777777" w:rsidTr="009360D1">
        <w:tc>
          <w:tcPr>
            <w:tcW w:w="0" w:type="auto"/>
          </w:tcPr>
          <w:p w14:paraId="1C7E813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lastRenderedPageBreak/>
              <w:t>Level 4</w:t>
            </w:r>
          </w:p>
        </w:tc>
        <w:tc>
          <w:tcPr>
            <w:tcW w:w="0" w:type="auto"/>
          </w:tcPr>
          <w:p w14:paraId="3C2FCB7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€128</w:t>
            </w:r>
          </w:p>
        </w:tc>
        <w:tc>
          <w:tcPr>
            <w:tcW w:w="0" w:type="auto"/>
          </w:tcPr>
          <w:p w14:paraId="109D355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12.219622</w:t>
            </w:r>
          </w:p>
        </w:tc>
      </w:tr>
      <w:tr w:rsidR="00E66B44" w:rsidRPr="00E61C09" w14:paraId="27CB1B71" w14:textId="77777777" w:rsidTr="009360D1">
        <w:tc>
          <w:tcPr>
            <w:tcW w:w="0" w:type="auto"/>
          </w:tcPr>
          <w:p w14:paraId="7EEA23C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Level 5</w:t>
            </w:r>
          </w:p>
        </w:tc>
        <w:tc>
          <w:tcPr>
            <w:tcW w:w="0" w:type="auto"/>
          </w:tcPr>
          <w:p w14:paraId="776B4874"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€200</w:t>
            </w:r>
          </w:p>
        </w:tc>
        <w:tc>
          <w:tcPr>
            <w:tcW w:w="0" w:type="auto"/>
          </w:tcPr>
          <w:p w14:paraId="69C78F2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16.854622</w:t>
            </w:r>
          </w:p>
        </w:tc>
      </w:tr>
    </w:tbl>
    <w:p w14:paraId="35E87CD7" w14:textId="77777777" w:rsidR="00E66B44" w:rsidRPr="000B714C" w:rsidRDefault="00E66B44" w:rsidP="00E66B44">
      <w:pPr>
        <w:pStyle w:val="BodyText"/>
        <w:rPr>
          <w:rFonts w:ascii="Arial" w:hAnsi="Arial" w:cs="Arial"/>
          <w:sz w:val="20"/>
          <w:szCs w:val="20"/>
        </w:rPr>
      </w:pPr>
      <w:r w:rsidRPr="000B714C">
        <w:rPr>
          <w:rFonts w:ascii="Arial" w:hAnsi="Arial" w:cs="Arial"/>
          <w:sz w:val="20"/>
          <w:szCs w:val="20"/>
        </w:rPr>
        <w:t>Each level has its own coefficient slider (default = 1.0):</w:t>
      </w:r>
    </w:p>
    <w:p w14:paraId="330A2630" w14:textId="77777777" w:rsidR="00E66B44" w:rsidRPr="000B714C" w:rsidRDefault="00E66B44" w:rsidP="00E66B44">
      <w:pPr>
        <w:pStyle w:val="SourceCode"/>
        <w:rPr>
          <w:rFonts w:ascii="Arial" w:hAnsi="Arial"/>
          <w:sz w:val="20"/>
        </w:rPr>
      </w:pPr>
      <w:r w:rsidRPr="000B714C">
        <w:rPr>
          <w:rStyle w:val="VerbatimChar"/>
          <w:rFonts w:ascii="Arial" w:hAnsi="Arial"/>
          <w:sz w:val="20"/>
        </w:rPr>
        <w:t>σ_scaled(q) = σ_quintile(q) × coefficient(q)</w:t>
      </w:r>
    </w:p>
    <w:p w14:paraId="2767D05D"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b/>
          <w:bCs/>
          <w:sz w:val="20"/>
          <w:szCs w:val="20"/>
        </w:rPr>
        <w:t>Important</w:t>
      </w:r>
      <w:r w:rsidRPr="000B714C">
        <w:rPr>
          <w:rFonts w:ascii="Arial" w:hAnsi="Arial" w:cs="Arial"/>
          <w:sz w:val="20"/>
          <w:szCs w:val="20"/>
        </w:rPr>
        <w:t xml:space="preserve">: Per-quintile σ values only apply to the </w:t>
      </w:r>
      <w:r w:rsidRPr="000B714C">
        <w:rPr>
          <w:rFonts w:ascii="Arial" w:hAnsi="Arial" w:cs="Arial"/>
          <w:b/>
          <w:bCs/>
          <w:sz w:val="20"/>
          <w:szCs w:val="20"/>
        </w:rPr>
        <w:t>categorical</w:t>
      </w:r>
      <w:r w:rsidRPr="000B714C">
        <w:rPr>
          <w:rFonts w:ascii="Arial" w:hAnsi="Arial" w:cs="Arial"/>
          <w:sz w:val="20"/>
          <w:szCs w:val="20"/>
        </w:rPr>
        <w:t xml:space="preserve"> income specification. In continuous mode (or the continuous run of “Compare both”), the simulation always uses the overall σ, because level-specific </w:t>
      </w:r>
      <w:r w:rsidR="008217C8" w:rsidRPr="000B714C">
        <w:rPr>
          <w:rFonts w:ascii="Arial" w:hAnsi="Arial" w:cs="Arial"/>
          <w:sz w:val="20"/>
          <w:szCs w:val="20"/>
        </w:rPr>
        <w:t>σ</w:t>
      </w:r>
      <w:r w:rsidR="008217C8" w:rsidRPr="000B714C" w:rsidDel="008217C8">
        <w:rPr>
          <w:rFonts w:ascii="Arial" w:hAnsi="Arial" w:cs="Arial"/>
          <w:sz w:val="20"/>
          <w:szCs w:val="20"/>
        </w:rPr>
        <w:t xml:space="preserve"> </w:t>
      </w:r>
      <w:r w:rsidRPr="000B714C">
        <w:rPr>
          <w:rFonts w:ascii="Arial" w:hAnsi="Arial" w:cs="Arial"/>
          <w:sz w:val="20"/>
          <w:szCs w:val="20"/>
        </w:rPr>
        <w:t>are not meaningful for continuous income. The note on the UI dynamically reflects the current overall coefficient value.</w:t>
      </w:r>
    </w:p>
    <w:p w14:paraId="54B139DB" w14:textId="77777777" w:rsidR="00E66B44" w:rsidRPr="000B714C" w:rsidRDefault="00E66B44" w:rsidP="00E66B44">
      <w:pPr>
        <w:pStyle w:val="Heading3"/>
        <w:rPr>
          <w:rFonts w:ascii="Arial" w:hAnsi="Arial" w:cs="Arial"/>
          <w:sz w:val="20"/>
          <w:szCs w:val="20"/>
        </w:rPr>
      </w:pPr>
      <w:bookmarkStart w:id="36" w:name="when-stochastic-is-applied"/>
      <w:bookmarkEnd w:id="33"/>
      <w:bookmarkEnd w:id="35"/>
      <w:r w:rsidRPr="000B714C">
        <w:rPr>
          <w:rFonts w:ascii="Arial" w:hAnsi="Arial" w:cs="Arial"/>
          <w:sz w:val="20"/>
          <w:szCs w:val="20"/>
        </w:rPr>
        <w:t>When Stochastic Is Applied</w:t>
      </w:r>
    </w:p>
    <w:p w14:paraId="2E0557A2"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The stochastic component is controlled differently depending on the population mode:</w:t>
      </w:r>
    </w:p>
    <w:tbl>
      <w:tblPr>
        <w:tblW w:w="5000" w:type="pct"/>
        <w:tblLayout w:type="fixed"/>
        <w:tblLook w:val="0020" w:firstRow="1" w:lastRow="0" w:firstColumn="0" w:lastColumn="0" w:noHBand="0" w:noVBand="0"/>
      </w:tblPr>
      <w:tblGrid>
        <w:gridCol w:w="2376"/>
        <w:gridCol w:w="3339"/>
        <w:gridCol w:w="3645"/>
      </w:tblGrid>
      <w:tr w:rsidR="00FF1530" w14:paraId="24BE9DE0" w14:textId="77777777" w:rsidTr="00B653D8">
        <w:trPr>
          <w:tblHeader/>
        </w:trPr>
        <w:tc>
          <w:tcPr>
            <w:tcW w:w="2518" w:type="dxa"/>
            <w:vAlign w:val="bottom"/>
          </w:tcPr>
          <w:p w14:paraId="1DFFA9D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Population Mode</w:t>
            </w:r>
          </w:p>
        </w:tc>
        <w:tc>
          <w:tcPr>
            <w:tcW w:w="3544" w:type="dxa"/>
            <w:vAlign w:val="bottom"/>
          </w:tcPr>
          <w:p w14:paraId="742425C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UI Control</w:t>
            </w:r>
          </w:p>
        </w:tc>
        <w:tc>
          <w:tcPr>
            <w:tcW w:w="3871" w:type="dxa"/>
            <w:vAlign w:val="bottom"/>
          </w:tcPr>
          <w:p w14:paraId="29C925D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Stochastic Behavior</w:t>
            </w:r>
          </w:p>
        </w:tc>
      </w:tr>
      <w:tr w:rsidR="00E66B44" w:rsidRPr="00E61C09" w14:paraId="2A644599" w14:textId="77777777" w:rsidTr="00B653D8">
        <w:tc>
          <w:tcPr>
            <w:tcW w:w="2518" w:type="dxa"/>
          </w:tcPr>
          <w:p w14:paraId="3FBB6740" w14:textId="77777777" w:rsidR="00E66B44" w:rsidRPr="00E61C09" w:rsidRDefault="00E66B44" w:rsidP="009360D1">
            <w:pPr>
              <w:pStyle w:val="Compact"/>
              <w:rPr>
                <w:rFonts w:ascii="Arial" w:hAnsi="Arial" w:cs="Arial"/>
                <w:sz w:val="20"/>
                <w:szCs w:val="20"/>
              </w:rPr>
            </w:pPr>
            <w:r w:rsidRPr="00E61C09">
              <w:rPr>
                <w:rFonts w:ascii="Arial" w:hAnsi="Arial" w:cs="Arial"/>
                <w:b/>
                <w:bCs/>
                <w:sz w:val="20"/>
                <w:szCs w:val="20"/>
              </w:rPr>
              <w:t>Copula (synthetic)</w:t>
            </w:r>
          </w:p>
        </w:tc>
        <w:tc>
          <w:tcPr>
            <w:tcW w:w="3544" w:type="dxa"/>
          </w:tcPr>
          <w:p w14:paraId="1374EA0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“Add Normal(anchor, σ) draw to Copula runs” checkbox</w:t>
            </w:r>
          </w:p>
        </w:tc>
        <w:tc>
          <w:tcPr>
            <w:tcW w:w="3871" w:type="dxa"/>
          </w:tcPr>
          <w:p w14:paraId="0742D7F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ON when checked</w:t>
            </w:r>
          </w:p>
        </w:tc>
      </w:tr>
      <w:tr w:rsidR="00E66B44" w:rsidRPr="00E61C09" w14:paraId="1E15D339" w14:textId="77777777" w:rsidTr="00B653D8">
        <w:tc>
          <w:tcPr>
            <w:tcW w:w="2518" w:type="dxa"/>
          </w:tcPr>
          <w:p w14:paraId="63CEC5C3" w14:textId="77777777" w:rsidR="00E66B44" w:rsidRPr="00E61C09" w:rsidRDefault="00E66B44" w:rsidP="009360D1">
            <w:pPr>
              <w:pStyle w:val="Compact"/>
              <w:rPr>
                <w:rFonts w:ascii="Arial" w:hAnsi="Arial" w:cs="Arial"/>
                <w:sz w:val="20"/>
                <w:szCs w:val="20"/>
              </w:rPr>
            </w:pPr>
            <w:r w:rsidRPr="00E61C09">
              <w:rPr>
                <w:rFonts w:ascii="Arial" w:hAnsi="Arial" w:cs="Arial"/>
                <w:b/>
                <w:bCs/>
                <w:sz w:val="20"/>
                <w:szCs w:val="20"/>
              </w:rPr>
              <w:t>Research Specification</w:t>
            </w:r>
          </w:p>
        </w:tc>
        <w:tc>
          <w:tcPr>
            <w:tcW w:w="3544" w:type="dxa"/>
          </w:tcPr>
          <w:p w14:paraId="0E85B91D"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“Use Normal(anchor, σ) draw in Research mode” checkbox</w:t>
            </w:r>
          </w:p>
        </w:tc>
        <w:tc>
          <w:tcPr>
            <w:tcW w:w="3871" w:type="dxa"/>
          </w:tcPr>
          <w:p w14:paraId="3B1B36E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ON when checked</w:t>
            </w:r>
          </w:p>
        </w:tc>
      </w:tr>
      <w:tr w:rsidR="00E66B44" w:rsidRPr="00E61C09" w14:paraId="5E721069" w14:textId="77777777" w:rsidTr="00B653D8">
        <w:tc>
          <w:tcPr>
            <w:tcW w:w="2518" w:type="dxa"/>
          </w:tcPr>
          <w:p w14:paraId="4654F7FD" w14:textId="77777777" w:rsidR="00E66B44" w:rsidRPr="00E61C09" w:rsidRDefault="00E66B44" w:rsidP="009360D1">
            <w:pPr>
              <w:pStyle w:val="Compact"/>
              <w:rPr>
                <w:rFonts w:ascii="Arial" w:hAnsi="Arial" w:cs="Arial"/>
                <w:sz w:val="20"/>
                <w:szCs w:val="20"/>
              </w:rPr>
            </w:pPr>
            <w:r w:rsidRPr="00E61C09">
              <w:rPr>
                <w:rFonts w:ascii="Arial" w:hAnsi="Arial" w:cs="Arial"/>
                <w:b/>
                <w:bCs/>
                <w:sz w:val="20"/>
                <w:szCs w:val="20"/>
              </w:rPr>
              <w:t>Research Baseline</w:t>
            </w:r>
          </w:p>
        </w:tc>
        <w:tc>
          <w:tcPr>
            <w:tcW w:w="3544" w:type="dxa"/>
          </w:tcPr>
          <w:p w14:paraId="44BA8D49"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No control (always off)</w:t>
            </w:r>
          </w:p>
        </w:tc>
        <w:tc>
          <w:tcPr>
            <w:tcW w:w="3871" w:type="dxa"/>
          </w:tcPr>
          <w:p w14:paraId="43CB045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Always OFF — deterministic anchor values only</w:t>
            </w:r>
          </w:p>
        </w:tc>
      </w:tr>
      <w:tr w:rsidR="00E66B44" w:rsidRPr="00E61C09" w14:paraId="087F06F7" w14:textId="77777777" w:rsidTr="00B653D8">
        <w:tc>
          <w:tcPr>
            <w:tcW w:w="2518" w:type="dxa"/>
          </w:tcPr>
          <w:p w14:paraId="58EC7CB0" w14:textId="77777777" w:rsidR="00E66B44" w:rsidRPr="00E61C09" w:rsidRDefault="00E66B44" w:rsidP="009360D1">
            <w:pPr>
              <w:pStyle w:val="Compact"/>
              <w:rPr>
                <w:rFonts w:ascii="Arial" w:hAnsi="Arial" w:cs="Arial"/>
                <w:sz w:val="20"/>
                <w:szCs w:val="20"/>
              </w:rPr>
            </w:pPr>
            <w:r w:rsidRPr="00E61C09">
              <w:rPr>
                <w:rFonts w:ascii="Arial" w:hAnsi="Arial" w:cs="Arial"/>
                <w:b/>
                <w:bCs/>
                <w:sz w:val="20"/>
                <w:szCs w:val="20"/>
              </w:rPr>
              <w:t>Compare all</w:t>
            </w:r>
          </w:p>
        </w:tc>
        <w:tc>
          <w:tcPr>
            <w:tcW w:w="3544" w:type="dxa"/>
          </w:tcPr>
          <w:p w14:paraId="03783F09"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Separate checkboxes for Copula and Research Spec</w:t>
            </w:r>
          </w:p>
        </w:tc>
        <w:tc>
          <w:tcPr>
            <w:tcW w:w="3871" w:type="dxa"/>
          </w:tcPr>
          <w:p w14:paraId="3717009B"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Independent per mode; Baseline always OFF</w:t>
            </w:r>
          </w:p>
        </w:tc>
      </w:tr>
    </w:tbl>
    <w:p w14:paraId="0C3ADE3E" w14:textId="77777777" w:rsidR="00E66B44" w:rsidRPr="00D73648" w:rsidRDefault="00036C69" w:rsidP="0092097A">
      <w:pPr>
        <w:pStyle w:val="FirstParagraph"/>
        <w:rPr>
          <w:rFonts w:ascii="Arial" w:hAnsi="Arial" w:cs="Arial"/>
          <w:sz w:val="20"/>
          <w:szCs w:val="20"/>
        </w:rPr>
      </w:pPr>
      <w:r>
        <w:rPr>
          <w:rFonts w:ascii="Arial" w:hAnsi="Arial"/>
        </w:rPr>
        <w:br/>
      </w:r>
      <w:r w:rsidR="00B653D8" w:rsidRPr="00D73648">
        <w:rPr>
          <w:rFonts w:ascii="Arial" w:hAnsi="Arial" w:cs="Arial"/>
          <w:sz w:val="20"/>
          <w:szCs w:val="20"/>
        </w:rPr>
        <w:t>N</w:t>
      </w:r>
      <w:r w:rsidRPr="00D73648">
        <w:rPr>
          <w:rFonts w:ascii="Arial" w:hAnsi="Arial" w:cs="Arial"/>
          <w:sz w:val="20"/>
          <w:szCs w:val="20"/>
        </w:rPr>
        <w:t xml:space="preserve">ote that adding the stochastic element </w:t>
      </w:r>
      <w:r w:rsidR="00B653D8">
        <w:rPr>
          <w:rFonts w:ascii="Arial" w:hAnsi="Arial" w:cs="Arial"/>
          <w:sz w:val="20"/>
          <w:szCs w:val="20"/>
        </w:rPr>
        <w:t>influences</w:t>
      </w:r>
      <w:r w:rsidR="00B653D8" w:rsidRPr="00D73648">
        <w:rPr>
          <w:rFonts w:ascii="Arial" w:hAnsi="Arial" w:cs="Arial"/>
          <w:sz w:val="20"/>
          <w:szCs w:val="20"/>
        </w:rPr>
        <w:t xml:space="preserve"> </w:t>
      </w:r>
      <w:r w:rsidRPr="00D73648">
        <w:rPr>
          <w:rFonts w:ascii="Arial" w:hAnsi="Arial" w:cs="Arial"/>
          <w:sz w:val="20"/>
          <w:szCs w:val="20"/>
        </w:rPr>
        <w:t xml:space="preserve">the disclosure rate </w:t>
      </w:r>
      <w:r w:rsidR="00B653D8">
        <w:rPr>
          <w:rFonts w:ascii="Arial" w:hAnsi="Arial" w:cs="Arial"/>
          <w:sz w:val="20"/>
          <w:szCs w:val="20"/>
        </w:rPr>
        <w:t>depending on the value of the</w:t>
      </w:r>
      <w:r w:rsidRPr="00D73648">
        <w:rPr>
          <w:rFonts w:ascii="Arial" w:hAnsi="Arial" w:cs="Arial"/>
          <w:sz w:val="20"/>
          <w:szCs w:val="20"/>
        </w:rPr>
        <w:t xml:space="preserve"> intercept </w:t>
      </w:r>
      <w:r w:rsidR="00B653D8">
        <w:rPr>
          <w:rFonts w:ascii="Arial" w:hAnsi="Arial" w:cs="Arial"/>
          <w:sz w:val="20"/>
          <w:szCs w:val="20"/>
        </w:rPr>
        <w:t>(</w:t>
      </w:r>
      <w:r w:rsidR="00B653D8" w:rsidRPr="007A2342">
        <w:rPr>
          <w:rFonts w:ascii="Arial" w:hAnsi="Arial" w:cs="Arial"/>
          <w:sz w:val="20"/>
          <w:szCs w:val="20"/>
        </w:rPr>
        <w:t>default</w:t>
      </w:r>
      <w:r w:rsidR="00B653D8">
        <w:rPr>
          <w:rFonts w:ascii="Arial" w:hAnsi="Arial" w:cs="Arial"/>
          <w:sz w:val="20"/>
          <w:szCs w:val="20"/>
        </w:rPr>
        <w:t xml:space="preserve"> = </w:t>
      </w:r>
      <w:r w:rsidRPr="00D73648">
        <w:rPr>
          <w:rFonts w:ascii="Arial" w:hAnsi="Arial" w:cs="Arial"/>
          <w:sz w:val="20"/>
          <w:szCs w:val="20"/>
        </w:rPr>
        <w:t>0.75</w:t>
      </w:r>
      <w:r w:rsidR="00B653D8">
        <w:rPr>
          <w:rFonts w:ascii="Arial" w:hAnsi="Arial" w:cs="Arial"/>
          <w:sz w:val="20"/>
          <w:szCs w:val="20"/>
        </w:rPr>
        <w:t>)</w:t>
      </w:r>
      <w:r w:rsidRPr="00D73648">
        <w:rPr>
          <w:rFonts w:ascii="Arial" w:hAnsi="Arial" w:cs="Arial"/>
          <w:sz w:val="20"/>
          <w:szCs w:val="20"/>
        </w:rPr>
        <w:t xml:space="preserve">. This </w:t>
      </w:r>
      <w:r w:rsidR="00B653D8">
        <w:rPr>
          <w:rFonts w:ascii="Arial" w:hAnsi="Arial" w:cs="Arial"/>
          <w:sz w:val="20"/>
          <w:szCs w:val="20"/>
        </w:rPr>
        <w:t>is</w:t>
      </w:r>
      <w:r w:rsidR="00B653D8" w:rsidRPr="00D73648">
        <w:rPr>
          <w:rFonts w:ascii="Arial" w:hAnsi="Arial" w:cs="Arial"/>
          <w:sz w:val="20"/>
          <w:szCs w:val="20"/>
        </w:rPr>
        <w:t xml:space="preserve"> </w:t>
      </w:r>
      <w:r w:rsidRPr="00D73648">
        <w:rPr>
          <w:rFonts w:ascii="Arial" w:hAnsi="Arial" w:cs="Arial"/>
          <w:sz w:val="20"/>
          <w:szCs w:val="20"/>
        </w:rPr>
        <w:t xml:space="preserve">because </w:t>
      </w:r>
      <w:r w:rsidR="00B653D8">
        <w:rPr>
          <w:rFonts w:ascii="Arial" w:hAnsi="Arial" w:cs="Arial"/>
          <w:sz w:val="20"/>
          <w:szCs w:val="20"/>
        </w:rPr>
        <w:t>a</w:t>
      </w:r>
      <w:r w:rsidR="00B653D8" w:rsidRPr="00D73648">
        <w:rPr>
          <w:rFonts w:ascii="Arial" w:hAnsi="Arial" w:cs="Arial"/>
          <w:sz w:val="20"/>
          <w:szCs w:val="20"/>
        </w:rPr>
        <w:t xml:space="preserve"> </w:t>
      </w:r>
      <w:r w:rsidR="00B653D8">
        <w:rPr>
          <w:rFonts w:ascii="Arial" w:hAnsi="Arial" w:cs="Arial"/>
          <w:sz w:val="20"/>
          <w:szCs w:val="20"/>
        </w:rPr>
        <w:t>high</w:t>
      </w:r>
      <w:r w:rsidR="00B653D8" w:rsidRPr="00D73648">
        <w:rPr>
          <w:rFonts w:ascii="Arial" w:hAnsi="Arial" w:cs="Arial"/>
          <w:sz w:val="20"/>
          <w:szCs w:val="20"/>
        </w:rPr>
        <w:t xml:space="preserve"> </w:t>
      </w:r>
      <w:r w:rsidRPr="00D73648">
        <w:rPr>
          <w:rFonts w:ascii="Arial" w:hAnsi="Arial" w:cs="Arial"/>
          <w:sz w:val="20"/>
          <w:szCs w:val="20"/>
        </w:rPr>
        <w:t>intercept</w:t>
      </w:r>
      <w:r w:rsidR="00B653D8">
        <w:rPr>
          <w:rFonts w:ascii="Arial" w:hAnsi="Arial" w:cs="Arial"/>
          <w:sz w:val="20"/>
          <w:szCs w:val="20"/>
        </w:rPr>
        <w:t>, e.g.,</w:t>
      </w:r>
      <w:r w:rsidRPr="00D73648">
        <w:rPr>
          <w:rFonts w:ascii="Arial" w:hAnsi="Arial" w:cs="Arial"/>
          <w:sz w:val="20"/>
          <w:szCs w:val="20"/>
        </w:rPr>
        <w:t xml:space="preserve"> β</w:t>
      </w:r>
      <w:r w:rsidRPr="00D73648">
        <w:rPr>
          <w:rFonts w:ascii="Cambria Math" w:hAnsi="Cambria Math" w:cs="Cambria Math"/>
          <w:sz w:val="20"/>
          <w:szCs w:val="20"/>
        </w:rPr>
        <w:t>₀</w:t>
      </w:r>
      <w:r w:rsidRPr="00D73648">
        <w:rPr>
          <w:rFonts w:ascii="Arial" w:hAnsi="Arial" w:cs="Arial"/>
          <w:sz w:val="20"/>
          <w:szCs w:val="20"/>
        </w:rPr>
        <w:t xml:space="preserve"> = 0.75 places most agents well above the decision threshold. The stochastic draw adds symmetric </w:t>
      </w:r>
      <w:r w:rsidR="00B653D8">
        <w:rPr>
          <w:rFonts w:ascii="Arial" w:hAnsi="Arial" w:cs="Arial"/>
          <w:sz w:val="20"/>
          <w:szCs w:val="20"/>
        </w:rPr>
        <w:t>variance</w:t>
      </w:r>
      <w:r w:rsidR="00B653D8" w:rsidRPr="00D73648">
        <w:rPr>
          <w:rFonts w:ascii="Arial" w:hAnsi="Arial" w:cs="Arial"/>
          <w:sz w:val="20"/>
          <w:szCs w:val="20"/>
        </w:rPr>
        <w:t xml:space="preserve"> </w:t>
      </w:r>
      <w:r w:rsidRPr="00D73648">
        <w:rPr>
          <w:rFonts w:ascii="Arial" w:hAnsi="Arial" w:cs="Arial"/>
          <w:sz w:val="20"/>
          <w:szCs w:val="20"/>
        </w:rPr>
        <w:t xml:space="preserve">to the prosocial behaviour anchor, </w:t>
      </w:r>
      <w:r w:rsidR="00B653D8">
        <w:rPr>
          <w:rFonts w:ascii="Arial" w:hAnsi="Arial" w:cs="Arial"/>
          <w:sz w:val="20"/>
          <w:szCs w:val="20"/>
        </w:rPr>
        <w:t>i.e.,</w:t>
      </w:r>
      <w:r w:rsidR="00B653D8" w:rsidRPr="00D73648">
        <w:rPr>
          <w:rFonts w:ascii="Arial" w:hAnsi="Arial" w:cs="Arial"/>
          <w:sz w:val="20"/>
          <w:szCs w:val="20"/>
        </w:rPr>
        <w:t xml:space="preserve"> </w:t>
      </w:r>
      <w:r w:rsidRPr="00D73648">
        <w:rPr>
          <w:rFonts w:ascii="Arial" w:hAnsi="Arial" w:cs="Arial"/>
          <w:sz w:val="20"/>
          <w:szCs w:val="20"/>
        </w:rPr>
        <w:t xml:space="preserve">equal amounts of positive and negative </w:t>
      </w:r>
      <w:r w:rsidR="00B653D8">
        <w:rPr>
          <w:rFonts w:ascii="Arial" w:hAnsi="Arial" w:cs="Arial"/>
          <w:sz w:val="20"/>
          <w:szCs w:val="20"/>
        </w:rPr>
        <w:t>deviations</w:t>
      </w:r>
      <w:r w:rsidRPr="00D73648">
        <w:rPr>
          <w:rFonts w:ascii="Arial" w:hAnsi="Arial" w:cs="Arial"/>
          <w:sz w:val="20"/>
          <w:szCs w:val="20"/>
        </w:rPr>
        <w:t>. However, since the majority of agents are already above the threshold</w:t>
      </w:r>
      <w:r w:rsidR="00B653D8">
        <w:rPr>
          <w:rFonts w:ascii="Arial" w:hAnsi="Arial" w:cs="Arial"/>
          <w:sz w:val="20"/>
          <w:szCs w:val="20"/>
        </w:rPr>
        <w:t xml:space="preserve"> in this example</w:t>
      </w:r>
      <w:r w:rsidRPr="00D73648">
        <w:rPr>
          <w:rFonts w:ascii="Arial" w:hAnsi="Arial" w:cs="Arial"/>
          <w:sz w:val="20"/>
          <w:szCs w:val="20"/>
        </w:rPr>
        <w:t>, there are far more agents at risk of being pushed below 0 (Y→N) than agents below 0 that could be pushed above (N→Y).</w:t>
      </w:r>
      <w:r w:rsidR="00B653D8">
        <w:rPr>
          <w:rFonts w:ascii="Arial" w:hAnsi="Arial" w:cs="Arial"/>
          <w:sz w:val="20"/>
          <w:szCs w:val="20"/>
        </w:rPr>
        <w:t xml:space="preserve"> The opposite is the case for small </w:t>
      </w:r>
      <w:r w:rsidR="00B653D8" w:rsidRPr="007A2342">
        <w:rPr>
          <w:rFonts w:ascii="Arial" w:hAnsi="Arial" w:cs="Arial"/>
          <w:sz w:val="20"/>
          <w:szCs w:val="20"/>
        </w:rPr>
        <w:t>β</w:t>
      </w:r>
      <w:r w:rsidR="00B653D8" w:rsidRPr="007A2342">
        <w:rPr>
          <w:rFonts w:ascii="Cambria Math" w:hAnsi="Cambria Math" w:cs="Cambria Math"/>
          <w:sz w:val="20"/>
          <w:szCs w:val="20"/>
        </w:rPr>
        <w:t>₀</w:t>
      </w:r>
      <w:r w:rsidR="00B653D8">
        <w:rPr>
          <w:rFonts w:ascii="Cambria Math" w:hAnsi="Cambria Math" w:cs="Cambria Math"/>
          <w:sz w:val="20"/>
          <w:szCs w:val="20"/>
        </w:rPr>
        <w:t>.</w:t>
      </w:r>
    </w:p>
    <w:p w14:paraId="496C9FF4" w14:textId="77777777" w:rsidR="00E66B44" w:rsidRPr="000B714C" w:rsidRDefault="00E66B44" w:rsidP="00E66B44">
      <w:pPr>
        <w:pStyle w:val="Heading2"/>
        <w:rPr>
          <w:rFonts w:ascii="Arial" w:hAnsi="Arial" w:cs="Arial"/>
          <w:sz w:val="20"/>
          <w:szCs w:val="20"/>
        </w:rPr>
      </w:pPr>
      <w:bookmarkStart w:id="37" w:name="direct-effect-calculation"/>
      <w:bookmarkEnd w:id="31"/>
      <w:bookmarkEnd w:id="36"/>
      <w:r w:rsidRPr="000B714C">
        <w:rPr>
          <w:rFonts w:ascii="Arial" w:hAnsi="Arial" w:cs="Arial"/>
          <w:sz w:val="20"/>
          <w:szCs w:val="20"/>
        </w:rPr>
        <w:t>5. Direct Effect Calculation</w:t>
      </w:r>
    </w:p>
    <w:p w14:paraId="67412CA7"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 xml:space="preserve">The direct effect captures the direct influence of personality traits and income on </w:t>
      </w:r>
      <w:r w:rsidR="00306C6F">
        <w:rPr>
          <w:rFonts w:ascii="Arial" w:hAnsi="Arial" w:cs="Arial"/>
          <w:sz w:val="20"/>
          <w:szCs w:val="20"/>
        </w:rPr>
        <w:t xml:space="preserve">income </w:t>
      </w:r>
      <w:r w:rsidRPr="000B714C">
        <w:rPr>
          <w:rFonts w:ascii="Arial" w:hAnsi="Arial" w:cs="Arial"/>
          <w:sz w:val="20"/>
          <w:szCs w:val="20"/>
        </w:rPr>
        <w:t>disclosure, separate from the prosocial behavior mediation path. This differs by income specification mode.</w:t>
      </w:r>
    </w:p>
    <w:p w14:paraId="4A5AFAC7" w14:textId="77777777" w:rsidR="00E66B44" w:rsidRPr="000B714C" w:rsidRDefault="00E66B44" w:rsidP="00E66B44">
      <w:pPr>
        <w:pStyle w:val="Heading3"/>
        <w:rPr>
          <w:rFonts w:ascii="Arial" w:hAnsi="Arial" w:cs="Arial"/>
          <w:sz w:val="20"/>
          <w:szCs w:val="20"/>
        </w:rPr>
      </w:pPr>
      <w:bookmarkStart w:id="38" w:name="categorical-mode"/>
      <w:r w:rsidRPr="000B714C">
        <w:rPr>
          <w:rFonts w:ascii="Arial" w:hAnsi="Arial" w:cs="Arial"/>
          <w:sz w:val="20"/>
          <w:szCs w:val="20"/>
        </w:rPr>
        <w:t>Categorical Mode</w:t>
      </w:r>
    </w:p>
    <w:p w14:paraId="1F5384A7"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 xml:space="preserve">Uses level-specific </w:t>
      </w:r>
      <w:r w:rsidR="00E87495">
        <w:rPr>
          <w:rFonts w:ascii="Arial" w:hAnsi="Arial" w:cs="Arial"/>
          <w:sz w:val="20"/>
          <w:szCs w:val="20"/>
        </w:rPr>
        <w:t>values</w:t>
      </w:r>
      <w:r w:rsidRPr="000B714C">
        <w:rPr>
          <w:rFonts w:ascii="Arial" w:hAnsi="Arial" w:cs="Arial"/>
          <w:sz w:val="20"/>
          <w:szCs w:val="20"/>
        </w:rPr>
        <w:t xml:space="preserve"> that absorb the income effect, with NO separate income coefficient:</w:t>
      </w:r>
    </w:p>
    <w:p w14:paraId="6214C4C5" w14:textId="77777777" w:rsidR="00E66B44" w:rsidRPr="000B714C" w:rsidRDefault="00E66B44" w:rsidP="00E66B44">
      <w:pPr>
        <w:pStyle w:val="SourceCode"/>
        <w:rPr>
          <w:rFonts w:ascii="Arial" w:hAnsi="Arial"/>
          <w:sz w:val="20"/>
        </w:rPr>
      </w:pPr>
      <w:r w:rsidRPr="000B714C">
        <w:rPr>
          <w:rStyle w:val="VerbatimChar"/>
          <w:rFonts w:ascii="Arial" w:hAnsi="Arial"/>
          <w:sz w:val="20"/>
        </w:rPr>
        <w:t>direct_effect = β_income_q[quintile_i] + 0.00680238 × z_E_i + 0.0173732 × z_N_i + 0.0163905 × z_HH_i</w:t>
      </w:r>
    </w:p>
    <w:p w14:paraId="51CDAC0E" w14:textId="77777777" w:rsidR="00E66B44" w:rsidRPr="000B714C" w:rsidRDefault="00E66B44" w:rsidP="00E66B44">
      <w:pPr>
        <w:pStyle w:val="FirstParagraph"/>
        <w:rPr>
          <w:rFonts w:ascii="Arial" w:hAnsi="Arial" w:cs="Arial"/>
          <w:sz w:val="20"/>
          <w:szCs w:val="20"/>
        </w:rPr>
      </w:pPr>
      <w:r w:rsidRPr="000B714C">
        <w:rPr>
          <w:rFonts w:ascii="Arial" w:hAnsi="Arial" w:cs="Arial"/>
          <w:b/>
          <w:bCs/>
          <w:sz w:val="20"/>
          <w:szCs w:val="20"/>
        </w:rPr>
        <w:t>Income Quintile Effects (β_income_q):</w:t>
      </w:r>
    </w:p>
    <w:tbl>
      <w:tblPr>
        <w:tblW w:w="0" w:type="auto"/>
        <w:tblLook w:val="0020" w:firstRow="1" w:lastRow="0" w:firstColumn="0" w:lastColumn="0" w:noHBand="0" w:noVBand="0"/>
      </w:tblPr>
      <w:tblGrid>
        <w:gridCol w:w="895"/>
        <w:gridCol w:w="850"/>
        <w:gridCol w:w="1310"/>
      </w:tblGrid>
      <w:tr w:rsidR="00FF1530" w14:paraId="052D4702" w14:textId="77777777" w:rsidTr="009360D1">
        <w:trPr>
          <w:tblHeader/>
        </w:trPr>
        <w:tc>
          <w:tcPr>
            <w:tcW w:w="0" w:type="auto"/>
            <w:vAlign w:val="bottom"/>
          </w:tcPr>
          <w:p w14:paraId="5A4E83E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Quintile</w:t>
            </w:r>
          </w:p>
        </w:tc>
        <w:tc>
          <w:tcPr>
            <w:tcW w:w="0" w:type="auto"/>
            <w:vAlign w:val="bottom"/>
          </w:tcPr>
          <w:p w14:paraId="1127279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Budget</w:t>
            </w:r>
          </w:p>
        </w:tc>
        <w:tc>
          <w:tcPr>
            <w:tcW w:w="0" w:type="auto"/>
            <w:vAlign w:val="bottom"/>
          </w:tcPr>
          <w:p w14:paraId="26256F58" w14:textId="77777777" w:rsidR="00E66B44" w:rsidRPr="00E61C09" w:rsidRDefault="00E87495" w:rsidP="009360D1">
            <w:pPr>
              <w:pStyle w:val="Compact"/>
              <w:rPr>
                <w:rFonts w:ascii="Arial" w:hAnsi="Arial" w:cs="Arial"/>
                <w:sz w:val="20"/>
                <w:szCs w:val="20"/>
              </w:rPr>
            </w:pPr>
            <w:r w:rsidRPr="00E87495">
              <w:rPr>
                <w:rFonts w:ascii="Arial" w:hAnsi="Arial" w:cs="Arial"/>
                <w:sz w:val="20"/>
                <w:szCs w:val="20"/>
              </w:rPr>
              <w:t>β_income_q</w:t>
            </w:r>
          </w:p>
        </w:tc>
      </w:tr>
      <w:tr w:rsidR="00E66B44" w:rsidRPr="00E61C09" w14:paraId="7B3F8C50" w14:textId="77777777" w:rsidTr="009360D1">
        <w:tc>
          <w:tcPr>
            <w:tcW w:w="0" w:type="auto"/>
          </w:tcPr>
          <w:p w14:paraId="3509C882"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Q1</w:t>
            </w:r>
          </w:p>
        </w:tc>
        <w:tc>
          <w:tcPr>
            <w:tcW w:w="0" w:type="auto"/>
          </w:tcPr>
          <w:p w14:paraId="535DE038"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€12</w:t>
            </w:r>
          </w:p>
        </w:tc>
        <w:tc>
          <w:tcPr>
            <w:tcW w:w="0" w:type="auto"/>
          </w:tcPr>
          <w:p w14:paraId="536F98A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0.0089007</w:t>
            </w:r>
          </w:p>
        </w:tc>
      </w:tr>
      <w:tr w:rsidR="00E66B44" w:rsidRPr="00E61C09" w14:paraId="0784FD56" w14:textId="77777777" w:rsidTr="009360D1">
        <w:tc>
          <w:tcPr>
            <w:tcW w:w="0" w:type="auto"/>
          </w:tcPr>
          <w:p w14:paraId="4FF6D6D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Q2</w:t>
            </w:r>
          </w:p>
        </w:tc>
        <w:tc>
          <w:tcPr>
            <w:tcW w:w="0" w:type="auto"/>
          </w:tcPr>
          <w:p w14:paraId="4B9DDB9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€32</w:t>
            </w:r>
          </w:p>
        </w:tc>
        <w:tc>
          <w:tcPr>
            <w:tcW w:w="0" w:type="auto"/>
          </w:tcPr>
          <w:p w14:paraId="01FDFAA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0.0055352</w:t>
            </w:r>
          </w:p>
        </w:tc>
      </w:tr>
      <w:tr w:rsidR="00E66B44" w:rsidRPr="00E61C09" w14:paraId="6603A9C7" w14:textId="77777777" w:rsidTr="009360D1">
        <w:tc>
          <w:tcPr>
            <w:tcW w:w="0" w:type="auto"/>
          </w:tcPr>
          <w:p w14:paraId="13F76F9D"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Q3</w:t>
            </w:r>
          </w:p>
        </w:tc>
        <w:tc>
          <w:tcPr>
            <w:tcW w:w="0" w:type="auto"/>
          </w:tcPr>
          <w:p w14:paraId="16819A5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€72</w:t>
            </w:r>
          </w:p>
        </w:tc>
        <w:tc>
          <w:tcPr>
            <w:tcW w:w="0" w:type="auto"/>
          </w:tcPr>
          <w:p w14:paraId="0509DA2D"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0.0023109</w:t>
            </w:r>
          </w:p>
        </w:tc>
      </w:tr>
      <w:tr w:rsidR="00E66B44" w:rsidRPr="00E61C09" w14:paraId="522D09BD" w14:textId="77777777" w:rsidTr="009360D1">
        <w:tc>
          <w:tcPr>
            <w:tcW w:w="0" w:type="auto"/>
          </w:tcPr>
          <w:p w14:paraId="35952D0B"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Q4</w:t>
            </w:r>
          </w:p>
        </w:tc>
        <w:tc>
          <w:tcPr>
            <w:tcW w:w="0" w:type="auto"/>
          </w:tcPr>
          <w:p w14:paraId="36EDD6E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€128</w:t>
            </w:r>
          </w:p>
        </w:tc>
        <w:tc>
          <w:tcPr>
            <w:tcW w:w="0" w:type="auto"/>
          </w:tcPr>
          <w:p w14:paraId="5D599EC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−0.0032216</w:t>
            </w:r>
          </w:p>
        </w:tc>
      </w:tr>
      <w:tr w:rsidR="00E66B44" w:rsidRPr="00E61C09" w14:paraId="784D9120" w14:textId="77777777" w:rsidTr="009360D1">
        <w:tc>
          <w:tcPr>
            <w:tcW w:w="0" w:type="auto"/>
          </w:tcPr>
          <w:p w14:paraId="24DB828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Q5</w:t>
            </w:r>
          </w:p>
        </w:tc>
        <w:tc>
          <w:tcPr>
            <w:tcW w:w="0" w:type="auto"/>
          </w:tcPr>
          <w:p w14:paraId="142A8FD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€200</w:t>
            </w:r>
          </w:p>
        </w:tc>
        <w:tc>
          <w:tcPr>
            <w:tcW w:w="0" w:type="auto"/>
          </w:tcPr>
          <w:p w14:paraId="3FDC0F8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−0.0145324</w:t>
            </w:r>
          </w:p>
        </w:tc>
      </w:tr>
    </w:tbl>
    <w:p w14:paraId="52C570F6" w14:textId="77777777" w:rsidR="00E66B44" w:rsidRPr="000B714C" w:rsidRDefault="00E66B44" w:rsidP="00E66B44">
      <w:pPr>
        <w:pStyle w:val="BodyText"/>
        <w:rPr>
          <w:rFonts w:ascii="Arial" w:hAnsi="Arial" w:cs="Arial"/>
          <w:sz w:val="20"/>
          <w:szCs w:val="20"/>
        </w:rPr>
      </w:pPr>
      <w:r w:rsidRPr="000B714C">
        <w:rPr>
          <w:rFonts w:ascii="Arial" w:hAnsi="Arial" w:cs="Arial"/>
          <w:sz w:val="20"/>
          <w:szCs w:val="20"/>
        </w:rPr>
        <w:t>The</w:t>
      </w:r>
      <w:r w:rsidR="00E87495" w:rsidRPr="00E87495">
        <w:rPr>
          <w:rFonts w:ascii="Arial" w:eastAsia="Calibri" w:hAnsi="Arial" w:cs="Arial"/>
          <w:b/>
          <w:bCs/>
          <w:sz w:val="20"/>
          <w:szCs w:val="20"/>
          <w:lang w:bidi="he-IL"/>
        </w:rPr>
        <w:t xml:space="preserve"> </w:t>
      </w:r>
      <w:r w:rsidR="00E87495" w:rsidRPr="0092097A">
        <w:rPr>
          <w:rFonts w:ascii="Arial" w:hAnsi="Arial" w:cs="Arial"/>
          <w:sz w:val="20"/>
          <w:szCs w:val="20"/>
        </w:rPr>
        <w:t>β_income_q</w:t>
      </w:r>
      <w:r w:rsidR="00E87495" w:rsidRPr="00E87495" w:rsidDel="00E87495">
        <w:rPr>
          <w:rFonts w:ascii="Arial" w:hAnsi="Arial" w:cs="Arial"/>
          <w:sz w:val="20"/>
          <w:szCs w:val="20"/>
        </w:rPr>
        <w:t xml:space="preserve"> </w:t>
      </w:r>
      <w:r w:rsidR="00E87495">
        <w:rPr>
          <w:rFonts w:ascii="Arial" w:hAnsi="Arial" w:cs="Arial"/>
          <w:sz w:val="20"/>
          <w:szCs w:val="20"/>
        </w:rPr>
        <w:t xml:space="preserve">values </w:t>
      </w:r>
      <w:r w:rsidRPr="000B714C">
        <w:rPr>
          <w:rFonts w:ascii="Arial" w:hAnsi="Arial" w:cs="Arial"/>
          <w:sz w:val="20"/>
          <w:szCs w:val="20"/>
        </w:rPr>
        <w:t>decrease with income level, reflecting that higher-income agents are less likely to disclose.</w:t>
      </w:r>
    </w:p>
    <w:p w14:paraId="7B8B5C43" w14:textId="77777777" w:rsidR="00E66B44" w:rsidRDefault="00E66B44" w:rsidP="00E66B44">
      <w:pPr>
        <w:pStyle w:val="BodyText"/>
        <w:rPr>
          <w:rFonts w:ascii="Arial" w:hAnsi="Arial" w:cs="Arial"/>
          <w:sz w:val="20"/>
          <w:szCs w:val="20"/>
        </w:rPr>
      </w:pPr>
      <w:r w:rsidRPr="000B714C">
        <w:rPr>
          <w:rFonts w:ascii="Arial" w:hAnsi="Arial" w:cs="Arial"/>
          <w:b/>
          <w:bCs/>
          <w:sz w:val="20"/>
          <w:szCs w:val="20"/>
        </w:rPr>
        <w:lastRenderedPageBreak/>
        <w:t>I_high indicator</w:t>
      </w:r>
      <w:r w:rsidRPr="000B714C">
        <w:rPr>
          <w:rFonts w:ascii="Arial" w:hAnsi="Arial" w:cs="Arial"/>
          <w:sz w:val="20"/>
          <w:szCs w:val="20"/>
        </w:rPr>
        <w:t xml:space="preserve"> (categorical): </w:t>
      </w:r>
      <w:r w:rsidRPr="000B714C">
        <w:rPr>
          <w:rStyle w:val="VerbatimChar"/>
          <w:rFonts w:ascii="Arial" w:hAnsi="Arial" w:cs="Arial"/>
          <w:sz w:val="20"/>
          <w:szCs w:val="20"/>
        </w:rPr>
        <w:t>I_high = 1</w:t>
      </w:r>
      <w:r w:rsidRPr="000B714C">
        <w:rPr>
          <w:rFonts w:ascii="Arial" w:hAnsi="Arial" w:cs="Arial"/>
          <w:sz w:val="20"/>
          <w:szCs w:val="20"/>
        </w:rPr>
        <w:t xml:space="preserve"> if Assigned Allowance Level &gt; 3, else </w:t>
      </w:r>
      <w:r w:rsidRPr="000B714C">
        <w:rPr>
          <w:rStyle w:val="VerbatimChar"/>
          <w:rFonts w:ascii="Arial" w:hAnsi="Arial" w:cs="Arial"/>
          <w:sz w:val="20"/>
          <w:szCs w:val="20"/>
        </w:rPr>
        <w:t>0</w:t>
      </w:r>
      <w:r w:rsidRPr="000B714C">
        <w:rPr>
          <w:rFonts w:ascii="Arial" w:hAnsi="Arial" w:cs="Arial"/>
          <w:sz w:val="20"/>
          <w:szCs w:val="20"/>
        </w:rPr>
        <w:t>.</w:t>
      </w:r>
    </w:p>
    <w:p w14:paraId="2C5F80CF" w14:textId="77777777" w:rsidR="00036C69" w:rsidRPr="00D73648" w:rsidRDefault="00036C69" w:rsidP="00D73648">
      <w:pPr>
        <w:pStyle w:val="BodyText"/>
        <w:spacing w:line="312" w:lineRule="auto"/>
        <w:rPr>
          <w:rFonts w:ascii="Arial" w:hAnsi="Arial"/>
          <w:sz w:val="20"/>
          <w:szCs w:val="20"/>
          <w:lang w:val="en-IT"/>
        </w:rPr>
      </w:pPr>
      <w:r>
        <w:rPr>
          <w:rFonts w:ascii="Arial" w:hAnsi="Arial" w:cs="Arial"/>
          <w:sz w:val="20"/>
          <w:szCs w:val="20"/>
        </w:rPr>
        <w:t xml:space="preserve">It is important to note that </w:t>
      </w:r>
      <w:r w:rsidR="00B653D8">
        <w:rPr>
          <w:rFonts w:ascii="Arial" w:hAnsi="Arial" w:cs="Arial"/>
          <w:sz w:val="20"/>
          <w:szCs w:val="20"/>
        </w:rPr>
        <w:t xml:space="preserve">the </w:t>
      </w:r>
      <w:r>
        <w:rPr>
          <w:rFonts w:ascii="Arial" w:hAnsi="Arial" w:cs="Arial"/>
          <w:sz w:val="20"/>
          <w:szCs w:val="20"/>
        </w:rPr>
        <w:t xml:space="preserve">categorical mode uses discrete income categories (levels 1-5) while continuous mode uses the actual income assigned to the agents by the simulation during the runtime. </w:t>
      </w:r>
      <w:r>
        <w:rPr>
          <w:rFonts w:ascii="Arial" w:hAnsi="Arial" w:cs="Arial"/>
          <w:sz w:val="20"/>
          <w:szCs w:val="20"/>
        </w:rPr>
        <w:br/>
      </w:r>
      <w:r>
        <w:rPr>
          <w:rFonts w:ascii="Arial" w:hAnsi="Arial" w:cs="Arial"/>
          <w:sz w:val="20"/>
          <w:szCs w:val="20"/>
        </w:rPr>
        <w:br/>
      </w:r>
      <w:r w:rsidRPr="00D73648">
        <w:rPr>
          <w:rFonts w:ascii="Arial" w:hAnsi="Arial"/>
          <w:b/>
          <w:bCs/>
          <w:sz w:val="20"/>
          <w:szCs w:val="20"/>
          <w:lang w:val="en-IT"/>
        </w:rPr>
        <w:t>Categorical mode</w:t>
      </w:r>
      <w:r w:rsidRPr="00D73648">
        <w:rPr>
          <w:rFonts w:ascii="Arial" w:hAnsi="Arial"/>
          <w:sz w:val="20"/>
          <w:szCs w:val="20"/>
          <w:lang w:val="en-IT"/>
        </w:rPr>
        <w:t>: I_high = 1 if Assigned Allowance Level &gt; 3, else 0. Uses the discrete income category (levels 1–5), not the income column.</w:t>
      </w:r>
    </w:p>
    <w:p w14:paraId="66DD5273" w14:textId="77777777" w:rsidR="00036C69" w:rsidRPr="00D73648" w:rsidRDefault="00036C69" w:rsidP="00D73648">
      <w:pPr>
        <w:pStyle w:val="BodyText"/>
        <w:spacing w:line="312" w:lineRule="auto"/>
        <w:rPr>
          <w:rFonts w:ascii="Arial" w:hAnsi="Arial"/>
          <w:sz w:val="20"/>
          <w:szCs w:val="20"/>
          <w:lang w:val="en-IT"/>
        </w:rPr>
      </w:pPr>
      <w:r w:rsidRPr="00D73648">
        <w:rPr>
          <w:rFonts w:ascii="Arial" w:hAnsi="Arial"/>
          <w:b/>
          <w:bCs/>
          <w:sz w:val="20"/>
          <w:szCs w:val="20"/>
          <w:lang w:val="en-IT"/>
        </w:rPr>
        <w:t>Continuous mode</w:t>
      </w:r>
      <w:r w:rsidRPr="00D73648">
        <w:rPr>
          <w:rFonts w:ascii="Arial" w:hAnsi="Arial"/>
          <w:sz w:val="20"/>
          <w:szCs w:val="20"/>
          <w:lang w:val="en-IT"/>
        </w:rPr>
        <w:t>: I_high = 1 if income &gt; population median, else 0. Uses the actual income value shown in the income column.</w:t>
      </w:r>
      <w:r>
        <w:rPr>
          <w:rFonts w:ascii="Arial" w:hAnsi="Arial"/>
          <w:sz w:val="20"/>
          <w:szCs w:val="20"/>
          <w:lang w:val="en-IT"/>
        </w:rPr>
        <w:br/>
      </w:r>
      <w:r>
        <w:rPr>
          <w:rFonts w:ascii="Arial" w:hAnsi="Arial"/>
          <w:sz w:val="20"/>
          <w:szCs w:val="20"/>
          <w:lang w:val="en-IT"/>
        </w:rPr>
        <w:br/>
      </w:r>
      <w:r w:rsidR="00265DBE" w:rsidRPr="00265DBE">
        <w:rPr>
          <w:rFonts w:ascii="Arial" w:hAnsi="Arial"/>
          <w:sz w:val="20"/>
          <w:szCs w:val="20"/>
        </w:rPr>
        <w:t xml:space="preserve">Because of this difference, </w:t>
      </w:r>
      <w:r w:rsidR="00265DBE">
        <w:rPr>
          <w:rFonts w:ascii="Arial" w:hAnsi="Arial"/>
          <w:sz w:val="20"/>
          <w:szCs w:val="20"/>
        </w:rPr>
        <w:t xml:space="preserve">categorical and continuous income </w:t>
      </w:r>
      <w:r w:rsidR="00265DBE" w:rsidRPr="00265DBE">
        <w:rPr>
          <w:rFonts w:ascii="Arial" w:hAnsi="Arial"/>
          <w:sz w:val="20"/>
          <w:szCs w:val="20"/>
        </w:rPr>
        <w:t xml:space="preserve">modes produce different I_high values </w:t>
      </w:r>
      <w:r w:rsidR="00265DBE">
        <w:rPr>
          <w:rFonts w:ascii="Arial" w:hAnsi="Arial"/>
          <w:sz w:val="20"/>
          <w:szCs w:val="20"/>
        </w:rPr>
        <w:t xml:space="preserve">for the same population mode </w:t>
      </w:r>
      <w:r w:rsidR="00265DBE" w:rsidRPr="00265DBE">
        <w:rPr>
          <w:rFonts w:ascii="Arial" w:hAnsi="Arial"/>
          <w:sz w:val="20"/>
          <w:szCs w:val="20"/>
        </w:rPr>
        <w:t xml:space="preserve">for agents in Level 3 (40th–60th percentile). In categorical mode, all Level 3 agents have I_high = 0 (since 3 is not &gt; 3). In continuous mode, Level 3 agents whose actual income falls above the population median receive I_high = 1. </w:t>
      </w:r>
      <w:r w:rsidR="00265DBE">
        <w:rPr>
          <w:rFonts w:ascii="Arial" w:hAnsi="Arial"/>
          <w:sz w:val="20"/>
          <w:szCs w:val="20"/>
        </w:rPr>
        <w:t>Therefore</w:t>
      </w:r>
      <w:r w:rsidR="001E5B15">
        <w:rPr>
          <w:rFonts w:ascii="Arial" w:hAnsi="Arial"/>
          <w:sz w:val="20"/>
          <w:szCs w:val="20"/>
        </w:rPr>
        <w:t>,</w:t>
      </w:r>
      <w:r w:rsidR="00265DBE">
        <w:rPr>
          <w:rFonts w:ascii="Arial" w:hAnsi="Arial"/>
          <w:sz w:val="20"/>
          <w:szCs w:val="20"/>
        </w:rPr>
        <w:t xml:space="preserve"> there are some </w:t>
      </w:r>
      <w:r w:rsidR="00265DBE" w:rsidRPr="00265DBE">
        <w:rPr>
          <w:rFonts w:ascii="Arial" w:hAnsi="Arial"/>
          <w:sz w:val="20"/>
          <w:szCs w:val="20"/>
        </w:rPr>
        <w:t xml:space="preserve">agents </w:t>
      </w:r>
      <w:r w:rsidR="00B653D8">
        <w:rPr>
          <w:rFonts w:ascii="Arial" w:hAnsi="Arial"/>
          <w:sz w:val="20"/>
          <w:szCs w:val="20"/>
        </w:rPr>
        <w:t xml:space="preserve">belonging to allowance level 3 </w:t>
      </w:r>
      <w:r w:rsidR="00265DBE" w:rsidRPr="00265DBE">
        <w:rPr>
          <w:rFonts w:ascii="Arial" w:hAnsi="Arial"/>
          <w:sz w:val="20"/>
          <w:szCs w:val="20"/>
        </w:rPr>
        <w:t>with differing I_high values between</w:t>
      </w:r>
      <w:r w:rsidR="00265DBE">
        <w:rPr>
          <w:rFonts w:ascii="Arial" w:hAnsi="Arial"/>
          <w:sz w:val="20"/>
          <w:szCs w:val="20"/>
        </w:rPr>
        <w:t xml:space="preserve"> the categorical and continuous income modes of the same population mode.  </w:t>
      </w:r>
    </w:p>
    <w:p w14:paraId="53B0EA08" w14:textId="77777777" w:rsidR="00E66B44" w:rsidRPr="000B714C" w:rsidRDefault="00E66B44" w:rsidP="00E66B44">
      <w:pPr>
        <w:pStyle w:val="Heading3"/>
        <w:rPr>
          <w:rFonts w:ascii="Arial" w:hAnsi="Arial" w:cs="Arial"/>
          <w:sz w:val="20"/>
          <w:szCs w:val="20"/>
        </w:rPr>
      </w:pPr>
      <w:bookmarkStart w:id="39" w:name="continuous-mode"/>
      <w:bookmarkEnd w:id="38"/>
      <w:r w:rsidRPr="000B714C">
        <w:rPr>
          <w:rFonts w:ascii="Arial" w:hAnsi="Arial" w:cs="Arial"/>
          <w:sz w:val="20"/>
          <w:szCs w:val="20"/>
        </w:rPr>
        <w:t>Continuous Mode</w:t>
      </w:r>
    </w:p>
    <w:p w14:paraId="450F1018"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Uses a single β</w:t>
      </w:r>
      <w:r w:rsidRPr="000B714C">
        <w:rPr>
          <w:rFonts w:ascii="Cambria Math" w:hAnsi="Cambria Math" w:cs="Cambria Math"/>
          <w:sz w:val="20"/>
          <w:szCs w:val="20"/>
        </w:rPr>
        <w:t>₀</w:t>
      </w:r>
      <w:r w:rsidRPr="000B714C">
        <w:rPr>
          <w:rFonts w:ascii="Arial" w:hAnsi="Arial" w:cs="Arial"/>
          <w:sz w:val="20"/>
          <w:szCs w:val="20"/>
        </w:rPr>
        <w:t xml:space="preserve"> intercept and an explicit income coefficient:</w:t>
      </w:r>
    </w:p>
    <w:p w14:paraId="6DE944BA" w14:textId="77777777" w:rsidR="00E66B44" w:rsidRPr="000B714C" w:rsidRDefault="00E66B44" w:rsidP="00E66B44">
      <w:pPr>
        <w:pStyle w:val="SourceCode"/>
        <w:rPr>
          <w:rFonts w:ascii="Arial" w:hAnsi="Arial"/>
          <w:sz w:val="20"/>
        </w:rPr>
      </w:pPr>
      <w:r w:rsidRPr="000B714C">
        <w:rPr>
          <w:rStyle w:val="VerbatimChar"/>
          <w:rFonts w:ascii="Arial" w:hAnsi="Arial"/>
          <w:sz w:val="20"/>
        </w:rPr>
        <w:t>direct_effect = 0.00680238 × z_E_i + 0.0173732 × z_N_i + 0.0163905 × z_HH_i + (−0.008988) × z_I_i</w:t>
      </w:r>
    </w:p>
    <w:p w14:paraId="28FE95DF"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 xml:space="preserve">Where: - </w:t>
      </w:r>
      <w:r w:rsidRPr="000B714C">
        <w:rPr>
          <w:rFonts w:ascii="Arial" w:hAnsi="Arial" w:cs="Arial"/>
          <w:b/>
          <w:bCs/>
          <w:sz w:val="20"/>
          <w:szCs w:val="20"/>
        </w:rPr>
        <w:t>z_I</w:t>
      </w:r>
      <w:r w:rsidRPr="000B714C">
        <w:rPr>
          <w:rFonts w:ascii="Arial" w:hAnsi="Arial" w:cs="Arial"/>
          <w:sz w:val="20"/>
          <w:szCs w:val="20"/>
        </w:rPr>
        <w:t xml:space="preserve">: Z-scored actual income of the agent, computed at runtime against the population: </w:t>
      </w:r>
      <w:r w:rsidRPr="000B714C">
        <w:rPr>
          <w:rStyle w:val="VerbatimChar"/>
          <w:rFonts w:ascii="Arial" w:hAnsi="Arial" w:cs="Arial"/>
          <w:sz w:val="20"/>
          <w:szCs w:val="20"/>
        </w:rPr>
        <w:t>z_I = (income − population_mean) / population_sd</w:t>
      </w:r>
      <w:r w:rsidRPr="000B714C">
        <w:rPr>
          <w:rFonts w:ascii="Arial" w:hAnsi="Arial" w:cs="Arial"/>
          <w:sz w:val="20"/>
          <w:szCs w:val="20"/>
        </w:rPr>
        <w:t xml:space="preserve"> - </w:t>
      </w:r>
      <w:r w:rsidRPr="000B714C">
        <w:rPr>
          <w:rFonts w:ascii="Arial" w:hAnsi="Arial" w:cs="Arial"/>
          <w:b/>
          <w:bCs/>
          <w:sz w:val="20"/>
          <w:szCs w:val="20"/>
        </w:rPr>
        <w:t>I_high indicator</w:t>
      </w:r>
      <w:r w:rsidRPr="000B714C">
        <w:rPr>
          <w:rFonts w:ascii="Arial" w:hAnsi="Arial" w:cs="Arial"/>
          <w:sz w:val="20"/>
          <w:szCs w:val="20"/>
        </w:rPr>
        <w:t xml:space="preserve"> (continuous): </w:t>
      </w:r>
      <w:r w:rsidRPr="000B714C">
        <w:rPr>
          <w:rStyle w:val="VerbatimChar"/>
          <w:rFonts w:ascii="Arial" w:hAnsi="Arial" w:cs="Arial"/>
          <w:sz w:val="20"/>
          <w:szCs w:val="20"/>
        </w:rPr>
        <w:t>I_high = 1</w:t>
      </w:r>
      <w:r w:rsidRPr="000B714C">
        <w:rPr>
          <w:rFonts w:ascii="Arial" w:hAnsi="Arial" w:cs="Arial"/>
          <w:sz w:val="20"/>
          <w:szCs w:val="20"/>
        </w:rPr>
        <w:t xml:space="preserve"> if agent income &gt; population median, else </w:t>
      </w:r>
      <w:r w:rsidRPr="000B714C">
        <w:rPr>
          <w:rStyle w:val="VerbatimChar"/>
          <w:rFonts w:ascii="Arial" w:hAnsi="Arial" w:cs="Arial"/>
          <w:sz w:val="20"/>
          <w:szCs w:val="20"/>
        </w:rPr>
        <w:t>0</w:t>
      </w:r>
    </w:p>
    <w:p w14:paraId="49C8610E" w14:textId="77777777" w:rsidR="00E66B44" w:rsidRPr="000B714C" w:rsidRDefault="00E66B44" w:rsidP="00E66B44">
      <w:pPr>
        <w:pStyle w:val="Heading3"/>
        <w:rPr>
          <w:rFonts w:ascii="Arial" w:hAnsi="Arial" w:cs="Arial"/>
          <w:sz w:val="20"/>
          <w:szCs w:val="20"/>
        </w:rPr>
      </w:pPr>
      <w:bookmarkStart w:id="40" w:name="income-specification-selection"/>
      <w:bookmarkEnd w:id="39"/>
      <w:r w:rsidRPr="000B714C">
        <w:rPr>
          <w:rFonts w:ascii="Arial" w:hAnsi="Arial" w:cs="Arial"/>
          <w:sz w:val="20"/>
          <w:szCs w:val="20"/>
        </w:rPr>
        <w:t>Income Specification Selection</w:t>
      </w:r>
    </w:p>
    <w:p w14:paraId="27403625"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The user selects the income specification mode using the radio button in the “Income Specification” section:</w:t>
      </w:r>
    </w:p>
    <w:p w14:paraId="6569FE09" w14:textId="77777777" w:rsidR="00E66B44" w:rsidRPr="000B714C" w:rsidRDefault="00E66B44">
      <w:pPr>
        <w:pStyle w:val="Compact"/>
        <w:numPr>
          <w:ilvl w:val="0"/>
          <w:numId w:val="105"/>
        </w:numPr>
        <w:spacing w:line="312" w:lineRule="auto"/>
        <w:ind w:hanging="482"/>
        <w:rPr>
          <w:rFonts w:ascii="Arial" w:hAnsi="Arial" w:cs="Arial"/>
          <w:sz w:val="20"/>
          <w:szCs w:val="20"/>
        </w:rPr>
      </w:pPr>
      <w:r w:rsidRPr="000B714C">
        <w:rPr>
          <w:rFonts w:ascii="Arial" w:hAnsi="Arial" w:cs="Arial"/>
          <w:b/>
          <w:bCs/>
          <w:sz w:val="20"/>
          <w:szCs w:val="20"/>
        </w:rPr>
        <w:t>Categorical only</w:t>
      </w:r>
      <w:r w:rsidRPr="000B714C">
        <w:rPr>
          <w:rFonts w:ascii="Arial" w:hAnsi="Arial" w:cs="Arial"/>
          <w:sz w:val="20"/>
          <w:szCs w:val="20"/>
        </w:rPr>
        <w:t>: Uses the 5 level-specific β_income_q</w:t>
      </w:r>
      <w:r w:rsidR="00E87495">
        <w:rPr>
          <w:rFonts w:ascii="Arial" w:hAnsi="Arial" w:cs="Arial"/>
          <w:sz w:val="20"/>
          <w:szCs w:val="20"/>
        </w:rPr>
        <w:t xml:space="preserve"> values </w:t>
      </w:r>
    </w:p>
    <w:p w14:paraId="2E437BE2" w14:textId="77777777" w:rsidR="00E66B44" w:rsidRPr="000B714C" w:rsidRDefault="00E66B44">
      <w:pPr>
        <w:pStyle w:val="Compact"/>
        <w:numPr>
          <w:ilvl w:val="0"/>
          <w:numId w:val="105"/>
        </w:numPr>
        <w:spacing w:line="312" w:lineRule="auto"/>
        <w:ind w:hanging="482"/>
        <w:rPr>
          <w:rFonts w:ascii="Arial" w:hAnsi="Arial" w:cs="Arial"/>
          <w:sz w:val="20"/>
          <w:szCs w:val="20"/>
        </w:rPr>
      </w:pPr>
      <w:r w:rsidRPr="000B714C">
        <w:rPr>
          <w:rFonts w:ascii="Arial" w:hAnsi="Arial" w:cs="Arial"/>
          <w:b/>
          <w:bCs/>
          <w:sz w:val="20"/>
          <w:szCs w:val="20"/>
        </w:rPr>
        <w:t>Continuous only</w:t>
      </w:r>
      <w:r w:rsidRPr="000B714C">
        <w:rPr>
          <w:rFonts w:ascii="Arial" w:hAnsi="Arial" w:cs="Arial"/>
          <w:sz w:val="20"/>
          <w:szCs w:val="20"/>
        </w:rPr>
        <w:t>: Uses the single β</w:t>
      </w:r>
      <w:r w:rsidRPr="000B714C">
        <w:rPr>
          <w:rFonts w:ascii="Cambria Math" w:hAnsi="Cambria Math" w:cs="Cambria Math"/>
          <w:sz w:val="20"/>
          <w:szCs w:val="20"/>
        </w:rPr>
        <w:t>₀</w:t>
      </w:r>
      <w:r w:rsidRPr="000B714C">
        <w:rPr>
          <w:rFonts w:ascii="Arial" w:hAnsi="Arial" w:cs="Arial"/>
          <w:sz w:val="20"/>
          <w:szCs w:val="20"/>
        </w:rPr>
        <w:t xml:space="preserve"> intercept + income coefficient</w:t>
      </w:r>
    </w:p>
    <w:p w14:paraId="6DF4540E" w14:textId="77777777" w:rsidR="00E66B44" w:rsidRPr="000B714C" w:rsidRDefault="00E66B44">
      <w:pPr>
        <w:pStyle w:val="Compact"/>
        <w:numPr>
          <w:ilvl w:val="0"/>
          <w:numId w:val="105"/>
        </w:numPr>
        <w:spacing w:line="312" w:lineRule="auto"/>
        <w:ind w:hanging="482"/>
        <w:rPr>
          <w:rFonts w:ascii="Arial" w:hAnsi="Arial" w:cs="Arial"/>
          <w:sz w:val="20"/>
          <w:szCs w:val="20"/>
        </w:rPr>
      </w:pPr>
      <w:r w:rsidRPr="000B714C">
        <w:rPr>
          <w:rFonts w:ascii="Arial" w:hAnsi="Arial" w:cs="Arial"/>
          <w:b/>
          <w:bCs/>
          <w:sz w:val="20"/>
          <w:szCs w:val="20"/>
        </w:rPr>
        <w:t>Compare both</w:t>
      </w:r>
      <w:r w:rsidRPr="000B714C">
        <w:rPr>
          <w:rFonts w:ascii="Arial" w:hAnsi="Arial" w:cs="Arial"/>
          <w:sz w:val="20"/>
          <w:szCs w:val="20"/>
        </w:rPr>
        <w:t>: Runs both specifications and displays comparison results</w:t>
      </w:r>
    </w:p>
    <w:p w14:paraId="51499DD0"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The coefficient values (0.00680238, 0.0173732, 0.0163905, −0.008988) are fixed from the original regression and are not user-adjustable.</w:t>
      </w:r>
    </w:p>
    <w:p w14:paraId="103810A7" w14:textId="77777777" w:rsidR="00E66B44" w:rsidRPr="000B714C" w:rsidRDefault="00E66B44" w:rsidP="00E66B44">
      <w:pPr>
        <w:pStyle w:val="Heading2"/>
        <w:rPr>
          <w:rFonts w:ascii="Arial" w:hAnsi="Arial" w:cs="Arial"/>
          <w:sz w:val="20"/>
          <w:szCs w:val="20"/>
        </w:rPr>
      </w:pPr>
      <w:bookmarkStart w:id="41" w:name="final-combining-equation-di_i"/>
      <w:bookmarkEnd w:id="37"/>
      <w:bookmarkEnd w:id="40"/>
      <w:r w:rsidRPr="000B714C">
        <w:rPr>
          <w:rFonts w:ascii="Arial" w:hAnsi="Arial" w:cs="Arial"/>
          <w:sz w:val="20"/>
          <w:szCs w:val="20"/>
        </w:rPr>
        <w:t>6. Final Combining Equation (DI_i)</w:t>
      </w:r>
    </w:p>
    <w:p w14:paraId="51E39336"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 xml:space="preserve">The final </w:t>
      </w:r>
      <w:r w:rsidR="00306C6F">
        <w:rPr>
          <w:rFonts w:ascii="Arial" w:hAnsi="Arial" w:cs="Arial"/>
          <w:sz w:val="20"/>
          <w:szCs w:val="20"/>
        </w:rPr>
        <w:t xml:space="preserve">income </w:t>
      </w:r>
      <w:r w:rsidRPr="000B714C">
        <w:rPr>
          <w:rFonts w:ascii="Arial" w:hAnsi="Arial" w:cs="Arial"/>
          <w:sz w:val="20"/>
          <w:szCs w:val="20"/>
        </w:rPr>
        <w:t>disclosure score combines all components:</w:t>
      </w:r>
    </w:p>
    <w:p w14:paraId="22934F78" w14:textId="77777777" w:rsidR="00E66B44" w:rsidRPr="000B714C" w:rsidRDefault="00E66B44" w:rsidP="00E66B44">
      <w:pPr>
        <w:pStyle w:val="Heading3"/>
        <w:rPr>
          <w:rFonts w:ascii="Arial" w:hAnsi="Arial" w:cs="Arial"/>
          <w:sz w:val="20"/>
          <w:szCs w:val="20"/>
        </w:rPr>
      </w:pPr>
      <w:bookmarkStart w:id="42" w:name="categorical-mode-1"/>
      <w:r w:rsidRPr="000B714C">
        <w:rPr>
          <w:rFonts w:ascii="Arial" w:hAnsi="Arial" w:cs="Arial"/>
          <w:sz w:val="20"/>
          <w:szCs w:val="20"/>
        </w:rPr>
        <w:t>Categorical Mode</w:t>
      </w:r>
    </w:p>
    <w:p w14:paraId="085C61B3" w14:textId="77777777" w:rsidR="00E66B44" w:rsidRPr="000B714C" w:rsidRDefault="00E66B44" w:rsidP="00E66B44">
      <w:pPr>
        <w:pStyle w:val="SourceCode"/>
        <w:rPr>
          <w:rFonts w:ascii="Arial" w:hAnsi="Arial"/>
          <w:sz w:val="20"/>
        </w:rPr>
      </w:pPr>
      <w:r w:rsidRPr="000B714C">
        <w:rPr>
          <w:rStyle w:val="VerbatimChar"/>
          <w:rFonts w:ascii="Arial" w:hAnsi="Arial"/>
          <w:sz w:val="20"/>
        </w:rPr>
        <w:t>DI_i = β_income_q[quintile_i] + (1 − W_PB) × z_direct_effect + W_PB × (z_PB_i × I_high)</w:t>
      </w:r>
    </w:p>
    <w:p w14:paraId="5B1CBEDB"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Note: In categorical mode, the level-specific intercepts are part of the direct_effect before z-scoring. There is no separate β</w:t>
      </w:r>
      <w:r w:rsidRPr="000B714C">
        <w:rPr>
          <w:rFonts w:ascii="Cambria Math" w:hAnsi="Cambria Math" w:cs="Cambria Math"/>
          <w:sz w:val="20"/>
          <w:szCs w:val="20"/>
        </w:rPr>
        <w:t>₀</w:t>
      </w:r>
      <w:r w:rsidRPr="000B714C">
        <w:rPr>
          <w:rFonts w:ascii="Arial" w:hAnsi="Arial" w:cs="Arial"/>
          <w:sz w:val="20"/>
          <w:szCs w:val="20"/>
        </w:rPr>
        <w:t xml:space="preserve"> (it defaults to 0.0).</w:t>
      </w:r>
    </w:p>
    <w:p w14:paraId="78D2C58D" w14:textId="77777777" w:rsidR="00E66B44" w:rsidRPr="000B714C" w:rsidRDefault="00E66B44" w:rsidP="00E66B44">
      <w:pPr>
        <w:pStyle w:val="Heading3"/>
        <w:rPr>
          <w:rFonts w:ascii="Arial" w:hAnsi="Arial" w:cs="Arial"/>
          <w:sz w:val="20"/>
          <w:szCs w:val="20"/>
        </w:rPr>
      </w:pPr>
      <w:bookmarkStart w:id="43" w:name="continuous-mode-1"/>
      <w:bookmarkEnd w:id="42"/>
      <w:r w:rsidRPr="000B714C">
        <w:rPr>
          <w:rFonts w:ascii="Arial" w:hAnsi="Arial" w:cs="Arial"/>
          <w:sz w:val="20"/>
          <w:szCs w:val="20"/>
        </w:rPr>
        <w:t>Continuous Mode</w:t>
      </w:r>
    </w:p>
    <w:p w14:paraId="48F1A4F0" w14:textId="77777777" w:rsidR="00E66B44" w:rsidRPr="000B714C" w:rsidRDefault="00E66B44" w:rsidP="00B653D8">
      <w:pPr>
        <w:pStyle w:val="SourceCode"/>
        <w:spacing w:before="120"/>
        <w:rPr>
          <w:rFonts w:ascii="Arial" w:hAnsi="Arial"/>
          <w:sz w:val="20"/>
        </w:rPr>
      </w:pPr>
      <w:r w:rsidRPr="000B714C">
        <w:rPr>
          <w:rStyle w:val="VerbatimChar"/>
          <w:rFonts w:ascii="Arial" w:hAnsi="Arial"/>
          <w:sz w:val="20"/>
        </w:rPr>
        <w:t>DI_i = β</w:t>
      </w:r>
      <w:r w:rsidRPr="000B714C">
        <w:rPr>
          <w:rStyle w:val="VerbatimChar"/>
          <w:rFonts w:ascii="Cambria Math" w:hAnsi="Cambria Math" w:cs="Cambria Math"/>
          <w:sz w:val="20"/>
        </w:rPr>
        <w:t>₀</w:t>
      </w:r>
      <w:r w:rsidRPr="000B714C">
        <w:rPr>
          <w:rStyle w:val="VerbatimChar"/>
          <w:rFonts w:ascii="Arial" w:hAnsi="Arial"/>
          <w:sz w:val="20"/>
        </w:rPr>
        <w:t xml:space="preserve"> + (1 − W_PB) × z_direct_effect + W_PB × (z_PB_i × I_high)</w:t>
      </w:r>
    </w:p>
    <w:p w14:paraId="7951689F"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Where:</w:t>
      </w:r>
    </w:p>
    <w:p w14:paraId="43278902"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lastRenderedPageBreak/>
        <w:t>β</w:t>
      </w:r>
      <w:r w:rsidRPr="000B714C">
        <w:rPr>
          <w:rFonts w:ascii="Cambria Math" w:hAnsi="Cambria Math" w:cs="Cambria Math"/>
          <w:b/>
          <w:bCs/>
        </w:rPr>
        <w:t>₀</w:t>
      </w:r>
      <w:r w:rsidRPr="000B714C">
        <w:rPr>
          <w:rFonts w:ascii="Arial" w:hAnsi="Arial"/>
          <w:b/>
          <w:bCs/>
        </w:rPr>
        <w:t xml:space="preserve"> (Intercept)</w:t>
      </w:r>
      <w:r w:rsidRPr="000B714C">
        <w:rPr>
          <w:rFonts w:ascii="Arial" w:hAnsi="Arial"/>
        </w:rPr>
        <w:t xml:space="preserve">: Default </w:t>
      </w:r>
      <w:r w:rsidRPr="00DB2230">
        <w:rPr>
          <w:rFonts w:ascii="Arial" w:hAnsi="Arial"/>
        </w:rPr>
        <w:t xml:space="preserve">= </w:t>
      </w:r>
      <w:r w:rsidRPr="00B653D8">
        <w:rPr>
          <w:rFonts w:ascii="Arial" w:hAnsi="Arial"/>
        </w:rPr>
        <w:t>0.75</w:t>
      </w:r>
      <w:r w:rsidRPr="00DB2230">
        <w:rPr>
          <w:rFonts w:ascii="Arial" w:hAnsi="Arial"/>
        </w:rPr>
        <w:t>.</w:t>
      </w:r>
      <w:r w:rsidRPr="000B714C">
        <w:rPr>
          <w:rFonts w:ascii="Arial" w:hAnsi="Arial"/>
        </w:rPr>
        <w:t xml:space="preserve"> This parameter can be modified using the “Intercept Override” section of the tab. Higher values increase the baseline probability of disclosure.</w:t>
      </w:r>
    </w:p>
    <w:p w14:paraId="5EBFE51F"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t>W_PB</w:t>
      </w:r>
      <w:r w:rsidRPr="000B714C">
        <w:rPr>
          <w:rFonts w:ascii="Arial" w:hAnsi="Arial"/>
        </w:rPr>
        <w:t xml:space="preserve"> (Weight for Prosocial Behavior effect): Default = </w:t>
      </w:r>
      <w:r w:rsidRPr="00B653D8">
        <w:rPr>
          <w:rFonts w:ascii="Arial" w:hAnsi="Arial"/>
        </w:rPr>
        <w:t>0.50</w:t>
      </w:r>
      <w:r w:rsidRPr="00DB2230">
        <w:rPr>
          <w:rFonts w:ascii="Arial" w:hAnsi="Arial"/>
        </w:rPr>
        <w:t>.</w:t>
      </w:r>
      <w:r w:rsidRPr="000B714C">
        <w:rPr>
          <w:rFonts w:ascii="Arial" w:hAnsi="Arial"/>
        </w:rPr>
        <w:t xml:space="preserve"> This parameter can be modified using the “W_PB” slider in the “Anchor Mix” section.</w:t>
      </w:r>
    </w:p>
    <w:p w14:paraId="02C5B679"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t>z_direct_effect</w:t>
      </w:r>
      <w:r w:rsidRPr="000B714C">
        <w:rPr>
          <w:rFonts w:ascii="Arial" w:hAnsi="Arial"/>
        </w:rPr>
        <w:t>: The z-scored direct effect from Step 5. Standardized using:</w:t>
      </w:r>
    </w:p>
    <w:p w14:paraId="75F5FC1F" w14:textId="77777777" w:rsidR="00E66B44" w:rsidRPr="000B714C" w:rsidRDefault="00E66B44">
      <w:pPr>
        <w:pStyle w:val="Compact"/>
        <w:numPr>
          <w:ilvl w:val="1"/>
          <w:numId w:val="105"/>
        </w:numPr>
        <w:spacing w:line="312" w:lineRule="auto"/>
        <w:ind w:hanging="482"/>
        <w:rPr>
          <w:rFonts w:ascii="Arial" w:hAnsi="Arial" w:cs="Arial"/>
          <w:sz w:val="20"/>
          <w:szCs w:val="20"/>
        </w:rPr>
      </w:pPr>
      <w:r w:rsidRPr="000B714C">
        <w:rPr>
          <w:rFonts w:ascii="Arial" w:hAnsi="Arial" w:cs="Arial"/>
          <w:sz w:val="20"/>
          <w:szCs w:val="20"/>
        </w:rPr>
        <w:t>Categorical: fixed stats (mean = 0.0, sd = 0.025040462)</w:t>
      </w:r>
    </w:p>
    <w:p w14:paraId="78D62BFE" w14:textId="77777777" w:rsidR="00E66B44" w:rsidRPr="000B714C" w:rsidRDefault="00E66B44">
      <w:pPr>
        <w:pStyle w:val="Compact"/>
        <w:numPr>
          <w:ilvl w:val="1"/>
          <w:numId w:val="105"/>
        </w:numPr>
        <w:spacing w:line="312" w:lineRule="auto"/>
        <w:ind w:hanging="482"/>
        <w:rPr>
          <w:rFonts w:ascii="Arial" w:hAnsi="Arial" w:cs="Arial"/>
          <w:sz w:val="20"/>
          <w:szCs w:val="20"/>
        </w:rPr>
      </w:pPr>
      <w:r w:rsidRPr="000B714C">
        <w:rPr>
          <w:rFonts w:ascii="Arial" w:hAnsi="Arial" w:cs="Arial"/>
          <w:sz w:val="20"/>
          <w:szCs w:val="20"/>
        </w:rPr>
        <w:t>Continuous: runtime-computed stats</w:t>
      </w:r>
    </w:p>
    <w:p w14:paraId="4B62B445"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t>z_PB_i</w:t>
      </w:r>
      <w:r w:rsidRPr="000B714C">
        <w:rPr>
          <w:rFonts w:ascii="Arial" w:hAnsi="Arial"/>
        </w:rPr>
        <w:t>: The z-scored prosocial behavior anchor (with optional stochastic draw). Standardized using (mean = 0.0, sd = 0.7984211971).</w:t>
      </w:r>
    </w:p>
    <w:p w14:paraId="24AAA4CB" w14:textId="77777777" w:rsidR="00E66B44" w:rsidRPr="000B714C" w:rsidRDefault="00E66B44">
      <w:pPr>
        <w:numPr>
          <w:ilvl w:val="0"/>
          <w:numId w:val="105"/>
        </w:numPr>
        <w:spacing w:after="200" w:line="312" w:lineRule="auto"/>
        <w:ind w:hanging="482"/>
        <w:rPr>
          <w:rFonts w:ascii="Arial" w:hAnsi="Arial"/>
        </w:rPr>
      </w:pPr>
      <w:r w:rsidRPr="000B714C">
        <w:rPr>
          <w:rFonts w:ascii="Arial" w:hAnsi="Arial"/>
          <w:b/>
          <w:bCs/>
        </w:rPr>
        <w:t>I_high</w:t>
      </w:r>
      <w:r w:rsidRPr="000B714C">
        <w:rPr>
          <w:rFonts w:ascii="Arial" w:hAnsi="Arial"/>
        </w:rPr>
        <w:t>: Binary income indicator (1 if high income, 0 otherwise).</w:t>
      </w:r>
    </w:p>
    <w:p w14:paraId="4180BE89"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 xml:space="preserve">The </w:t>
      </w:r>
      <w:r w:rsidRPr="000B714C">
        <w:rPr>
          <w:rStyle w:val="VerbatimChar"/>
          <w:rFonts w:ascii="Arial" w:hAnsi="Arial" w:cs="Arial"/>
          <w:sz w:val="20"/>
          <w:szCs w:val="20"/>
        </w:rPr>
        <w:t>(1 − W_PB)</w:t>
      </w:r>
      <w:r w:rsidRPr="000B714C">
        <w:rPr>
          <w:rFonts w:ascii="Arial" w:hAnsi="Arial" w:cs="Arial"/>
          <w:sz w:val="20"/>
          <w:szCs w:val="20"/>
        </w:rPr>
        <w:t xml:space="preserve"> term weights the direct personality/income effect, while the </w:t>
      </w:r>
      <w:r w:rsidRPr="000B714C">
        <w:rPr>
          <w:rStyle w:val="VerbatimChar"/>
          <w:rFonts w:ascii="Arial" w:hAnsi="Arial" w:cs="Arial"/>
          <w:sz w:val="20"/>
          <w:szCs w:val="20"/>
        </w:rPr>
        <w:t>W_PB</w:t>
      </w:r>
      <w:r w:rsidRPr="000B714C">
        <w:rPr>
          <w:rFonts w:ascii="Arial" w:hAnsi="Arial" w:cs="Arial"/>
          <w:sz w:val="20"/>
          <w:szCs w:val="20"/>
        </w:rPr>
        <w:t xml:space="preserve"> term weights the prosocial behavior mediation effect. With the default W_PB = 0.50, both paths contribute equally.</w:t>
      </w:r>
    </w:p>
    <w:p w14:paraId="031A6FDB" w14:textId="77777777" w:rsidR="00E66B44" w:rsidRPr="000B714C" w:rsidRDefault="00E66B44" w:rsidP="00B653D8">
      <w:pPr>
        <w:pStyle w:val="BodyText"/>
        <w:spacing w:line="312" w:lineRule="auto"/>
        <w:rPr>
          <w:rFonts w:ascii="Arial" w:hAnsi="Arial" w:cs="Arial"/>
          <w:sz w:val="20"/>
          <w:szCs w:val="20"/>
        </w:rPr>
      </w:pPr>
      <w:r w:rsidRPr="000B714C">
        <w:rPr>
          <w:rFonts w:ascii="Arial" w:hAnsi="Arial" w:cs="Arial"/>
          <w:b/>
          <w:bCs/>
          <w:sz w:val="20"/>
          <w:szCs w:val="20"/>
        </w:rPr>
        <w:t>Important</w:t>
      </w:r>
      <w:r w:rsidRPr="000B714C">
        <w:rPr>
          <w:rFonts w:ascii="Arial" w:hAnsi="Arial" w:cs="Arial"/>
          <w:sz w:val="20"/>
          <w:szCs w:val="20"/>
        </w:rPr>
        <w:t>: The prosocial behavior effect is multiplied by I_high, meaning that prosocial behavior only influences disclosure for agents with above-median (or above-level-3) income. For low-income agents (I_high = 0), the prosocial term drops out entirely.</w:t>
      </w:r>
    </w:p>
    <w:p w14:paraId="2841CF1F" w14:textId="77777777" w:rsidR="00E66B44" w:rsidRPr="000B714C" w:rsidRDefault="00E66B44" w:rsidP="00E66B44">
      <w:pPr>
        <w:pStyle w:val="Heading2"/>
        <w:rPr>
          <w:rFonts w:ascii="Arial" w:hAnsi="Arial" w:cs="Arial"/>
          <w:sz w:val="20"/>
          <w:szCs w:val="20"/>
        </w:rPr>
      </w:pPr>
      <w:bookmarkStart w:id="44" w:name="classification-final-decision"/>
      <w:bookmarkEnd w:id="41"/>
      <w:bookmarkEnd w:id="43"/>
      <w:r w:rsidRPr="000B714C">
        <w:rPr>
          <w:rFonts w:ascii="Arial" w:hAnsi="Arial" w:cs="Arial"/>
          <w:sz w:val="20"/>
          <w:szCs w:val="20"/>
        </w:rPr>
        <w:t>7. Classification (Final Decision)</w:t>
      </w:r>
    </w:p>
    <w:p w14:paraId="7FB39254" w14:textId="77777777" w:rsidR="00E66B44" w:rsidRPr="000B714C" w:rsidRDefault="00E66B44" w:rsidP="00B653D8">
      <w:pPr>
        <w:pStyle w:val="FirstParagraph"/>
        <w:spacing w:after="0" w:line="312" w:lineRule="auto"/>
        <w:rPr>
          <w:rFonts w:ascii="Arial" w:hAnsi="Arial" w:cs="Arial"/>
          <w:sz w:val="20"/>
          <w:szCs w:val="20"/>
        </w:rPr>
      </w:pPr>
      <w:r w:rsidRPr="000B714C">
        <w:rPr>
          <w:rFonts w:ascii="Arial" w:hAnsi="Arial" w:cs="Arial"/>
          <w:sz w:val="20"/>
          <w:szCs w:val="20"/>
        </w:rPr>
        <w:t>The continuous DI_i score is converted to a binary decision:</w:t>
      </w:r>
    </w:p>
    <w:p w14:paraId="2701AEF5" w14:textId="77777777" w:rsidR="00E66B44" w:rsidRPr="000B714C" w:rsidRDefault="00E66B44" w:rsidP="00B653D8">
      <w:pPr>
        <w:pStyle w:val="SourceCode"/>
        <w:wordWrap/>
        <w:spacing w:after="0" w:line="312" w:lineRule="auto"/>
        <w:rPr>
          <w:rFonts w:ascii="Arial" w:hAnsi="Arial"/>
          <w:sz w:val="20"/>
        </w:rPr>
      </w:pPr>
      <w:r w:rsidRPr="000B714C">
        <w:rPr>
          <w:rStyle w:val="VerbatimChar"/>
          <w:rFonts w:ascii="Arial" w:hAnsi="Arial"/>
          <w:sz w:val="20"/>
        </w:rPr>
        <w:t>disclose_income = "Y" if DI_i &gt; 0</w:t>
      </w:r>
      <w:r w:rsidRPr="000B714C">
        <w:rPr>
          <w:rFonts w:ascii="Arial" w:hAnsi="Arial"/>
          <w:sz w:val="20"/>
        </w:rPr>
        <w:br/>
      </w:r>
      <w:r w:rsidRPr="000B714C">
        <w:rPr>
          <w:rStyle w:val="VerbatimChar"/>
          <w:rFonts w:ascii="Arial" w:hAnsi="Arial"/>
          <w:sz w:val="20"/>
        </w:rPr>
        <w:t>disclose_income = "N" if DI_i ≤ 0</w:t>
      </w:r>
    </w:p>
    <w:p w14:paraId="06A1AC06" w14:textId="77777777" w:rsidR="00E66B44" w:rsidRPr="000B714C" w:rsidRDefault="00E66B44" w:rsidP="00B653D8">
      <w:pPr>
        <w:pStyle w:val="FirstParagraph"/>
        <w:spacing w:after="0" w:line="312" w:lineRule="auto"/>
        <w:rPr>
          <w:rFonts w:ascii="Arial" w:hAnsi="Arial" w:cs="Arial"/>
          <w:sz w:val="20"/>
          <w:szCs w:val="20"/>
        </w:rPr>
      </w:pPr>
      <w:r w:rsidRPr="000B714C">
        <w:rPr>
          <w:rFonts w:ascii="Arial" w:hAnsi="Arial" w:cs="Arial"/>
          <w:sz w:val="20"/>
          <w:szCs w:val="20"/>
        </w:rPr>
        <w:t>No additional thresholding or probability conversion is applied — the zero-crossing of DI_i is the decision boundary.</w:t>
      </w:r>
    </w:p>
    <w:p w14:paraId="03510C71" w14:textId="77777777" w:rsidR="00E66B44" w:rsidRPr="000B714C" w:rsidRDefault="00E66B44" w:rsidP="00E66B44">
      <w:pPr>
        <w:rPr>
          <w:rFonts w:ascii="Arial" w:hAnsi="Arial"/>
        </w:rPr>
      </w:pPr>
    </w:p>
    <w:p w14:paraId="57570F9C" w14:textId="77777777" w:rsidR="00E66B44" w:rsidRPr="000B714C" w:rsidRDefault="00E66B44" w:rsidP="00E66B44">
      <w:pPr>
        <w:pStyle w:val="Heading2"/>
        <w:rPr>
          <w:rFonts w:ascii="Arial" w:hAnsi="Arial" w:cs="Arial"/>
          <w:sz w:val="20"/>
          <w:szCs w:val="20"/>
        </w:rPr>
      </w:pPr>
      <w:bookmarkStart w:id="45" w:name="tab-controls-reference"/>
      <w:bookmarkEnd w:id="44"/>
      <w:r w:rsidRPr="000B714C">
        <w:rPr>
          <w:rFonts w:ascii="Arial" w:hAnsi="Arial" w:cs="Arial"/>
          <w:sz w:val="20"/>
          <w:szCs w:val="20"/>
        </w:rPr>
        <w:t>Tab Controls Reference</w:t>
      </w:r>
    </w:p>
    <w:p w14:paraId="41FEB53B" w14:textId="77777777" w:rsidR="00E66B44" w:rsidRPr="000B714C" w:rsidRDefault="00E66B44" w:rsidP="00E66B44">
      <w:pPr>
        <w:pStyle w:val="Heading3"/>
        <w:rPr>
          <w:rFonts w:ascii="Arial" w:hAnsi="Arial" w:cs="Arial"/>
          <w:sz w:val="20"/>
          <w:szCs w:val="20"/>
        </w:rPr>
      </w:pPr>
      <w:bookmarkStart w:id="46" w:name="left-column"/>
      <w:r w:rsidRPr="000B714C">
        <w:rPr>
          <w:rFonts w:ascii="Arial" w:hAnsi="Arial" w:cs="Arial"/>
          <w:sz w:val="20"/>
          <w:szCs w:val="20"/>
        </w:rPr>
        <w:t>Left Column</w:t>
      </w:r>
    </w:p>
    <w:p w14:paraId="637B75F1" w14:textId="77777777" w:rsidR="00E66B44" w:rsidRPr="000B714C" w:rsidRDefault="00E66B44" w:rsidP="00E66B44">
      <w:pPr>
        <w:pStyle w:val="Heading4"/>
        <w:rPr>
          <w:rFonts w:ascii="Arial" w:hAnsi="Arial" w:cs="Arial"/>
          <w:sz w:val="20"/>
          <w:szCs w:val="20"/>
        </w:rPr>
      </w:pPr>
      <w:bookmarkStart w:id="47" w:name="income-specification"/>
      <w:r w:rsidRPr="000B714C">
        <w:rPr>
          <w:rFonts w:ascii="Arial" w:hAnsi="Arial" w:cs="Arial"/>
          <w:sz w:val="20"/>
          <w:szCs w:val="20"/>
        </w:rPr>
        <w:t>Income Specification</w:t>
      </w:r>
    </w:p>
    <w:p w14:paraId="126892C5" w14:textId="77777777" w:rsidR="00962869" w:rsidRDefault="00E66B44" w:rsidP="00962869">
      <w:pPr>
        <w:pStyle w:val="FirstParagraph"/>
        <w:spacing w:line="312" w:lineRule="auto"/>
        <w:rPr>
          <w:rFonts w:ascii="Arial" w:hAnsi="Arial" w:cs="Arial"/>
          <w:sz w:val="20"/>
          <w:szCs w:val="20"/>
        </w:rPr>
      </w:pPr>
      <w:r w:rsidRPr="000B714C">
        <w:rPr>
          <w:rFonts w:ascii="Arial" w:hAnsi="Arial" w:cs="Arial"/>
          <w:sz w:val="20"/>
          <w:szCs w:val="20"/>
        </w:rPr>
        <w:t xml:space="preserve">Radio button with three options: </w:t>
      </w:r>
    </w:p>
    <w:p w14:paraId="50D3387A" w14:textId="77777777" w:rsidR="00962869" w:rsidRDefault="00E66B44">
      <w:pPr>
        <w:pStyle w:val="FirstParagraph"/>
        <w:numPr>
          <w:ilvl w:val="0"/>
          <w:numId w:val="109"/>
        </w:numPr>
        <w:spacing w:before="120" w:after="0" w:line="312" w:lineRule="auto"/>
        <w:rPr>
          <w:rFonts w:ascii="Arial" w:hAnsi="Arial" w:cs="Arial"/>
          <w:sz w:val="20"/>
          <w:szCs w:val="20"/>
        </w:rPr>
      </w:pPr>
      <w:r w:rsidRPr="000B714C">
        <w:rPr>
          <w:rFonts w:ascii="Arial" w:hAnsi="Arial" w:cs="Arial"/>
          <w:b/>
          <w:bCs/>
          <w:sz w:val="20"/>
          <w:szCs w:val="20"/>
        </w:rPr>
        <w:t>Categorical only</w:t>
      </w:r>
      <w:r w:rsidRPr="000B714C">
        <w:rPr>
          <w:rFonts w:ascii="Arial" w:hAnsi="Arial" w:cs="Arial"/>
          <w:sz w:val="20"/>
          <w:szCs w:val="20"/>
        </w:rPr>
        <w:t xml:space="preserve">: Uses 5 income levels with level-specific </w:t>
      </w:r>
      <w:r w:rsidR="00E87495">
        <w:rPr>
          <w:rFonts w:ascii="Arial" w:hAnsi="Arial" w:cs="Arial"/>
          <w:sz w:val="20"/>
          <w:szCs w:val="20"/>
        </w:rPr>
        <w:t>B_income_q values</w:t>
      </w:r>
    </w:p>
    <w:p w14:paraId="522A80E7" w14:textId="77777777" w:rsidR="00962869" w:rsidRDefault="00E66B44">
      <w:pPr>
        <w:pStyle w:val="FirstParagraph"/>
        <w:numPr>
          <w:ilvl w:val="0"/>
          <w:numId w:val="109"/>
        </w:numPr>
        <w:spacing w:before="120" w:after="0" w:line="312" w:lineRule="auto"/>
        <w:rPr>
          <w:rFonts w:ascii="Arial" w:hAnsi="Arial" w:cs="Arial"/>
          <w:sz w:val="20"/>
          <w:szCs w:val="20"/>
        </w:rPr>
      </w:pPr>
      <w:r w:rsidRPr="000B714C">
        <w:rPr>
          <w:rFonts w:ascii="Arial" w:hAnsi="Arial" w:cs="Arial"/>
          <w:b/>
          <w:bCs/>
          <w:sz w:val="20"/>
          <w:szCs w:val="20"/>
        </w:rPr>
        <w:t>Continuous only</w:t>
      </w:r>
      <w:r w:rsidRPr="000B714C">
        <w:rPr>
          <w:rFonts w:ascii="Arial" w:hAnsi="Arial" w:cs="Arial"/>
          <w:sz w:val="20"/>
          <w:szCs w:val="20"/>
        </w:rPr>
        <w:t>: Uses actual income amounts with a single β</w:t>
      </w:r>
      <w:r w:rsidRPr="000B714C">
        <w:rPr>
          <w:rFonts w:ascii="Cambria Math" w:hAnsi="Cambria Math" w:cs="Cambria Math"/>
          <w:sz w:val="20"/>
          <w:szCs w:val="20"/>
        </w:rPr>
        <w:t>₀</w:t>
      </w:r>
      <w:r w:rsidRPr="000B714C">
        <w:rPr>
          <w:rFonts w:ascii="Arial" w:hAnsi="Arial" w:cs="Arial"/>
          <w:sz w:val="20"/>
          <w:szCs w:val="20"/>
        </w:rPr>
        <w:t xml:space="preserve"> and income coefficient </w:t>
      </w:r>
    </w:p>
    <w:p w14:paraId="439FFCED" w14:textId="77777777" w:rsidR="00E66B44" w:rsidRPr="000B714C" w:rsidRDefault="00E66B44">
      <w:pPr>
        <w:pStyle w:val="FirstParagraph"/>
        <w:numPr>
          <w:ilvl w:val="0"/>
          <w:numId w:val="109"/>
        </w:numPr>
        <w:spacing w:line="312" w:lineRule="auto"/>
        <w:rPr>
          <w:rFonts w:ascii="Arial" w:hAnsi="Arial" w:cs="Arial"/>
          <w:sz w:val="20"/>
          <w:szCs w:val="20"/>
        </w:rPr>
      </w:pPr>
      <w:r w:rsidRPr="000B714C">
        <w:rPr>
          <w:rFonts w:ascii="Arial" w:hAnsi="Arial" w:cs="Arial"/>
          <w:b/>
          <w:bCs/>
          <w:sz w:val="20"/>
          <w:szCs w:val="20"/>
        </w:rPr>
        <w:t>Compare both</w:t>
      </w:r>
      <w:r w:rsidRPr="000B714C">
        <w:rPr>
          <w:rFonts w:ascii="Arial" w:hAnsi="Arial" w:cs="Arial"/>
          <w:sz w:val="20"/>
          <w:szCs w:val="20"/>
        </w:rPr>
        <w:t>: Runs both specifications for side-by-side comparison</w:t>
      </w:r>
    </w:p>
    <w:p w14:paraId="6BB6F639" w14:textId="77777777" w:rsidR="00E66B44" w:rsidRPr="000B714C" w:rsidRDefault="00E66B44" w:rsidP="00B653D8">
      <w:pPr>
        <w:pStyle w:val="Heading3"/>
        <w:spacing w:line="312" w:lineRule="auto"/>
        <w:rPr>
          <w:rFonts w:ascii="Arial" w:hAnsi="Arial" w:cs="Arial"/>
          <w:sz w:val="20"/>
          <w:szCs w:val="20"/>
        </w:rPr>
      </w:pPr>
      <w:bookmarkStart w:id="48" w:name="right-column"/>
      <w:bookmarkEnd w:id="46"/>
      <w:bookmarkEnd w:id="47"/>
      <w:r w:rsidRPr="000B714C">
        <w:rPr>
          <w:rFonts w:ascii="Arial" w:hAnsi="Arial" w:cs="Arial"/>
          <w:sz w:val="20"/>
          <w:szCs w:val="20"/>
        </w:rPr>
        <w:t>Right Column</w:t>
      </w:r>
    </w:p>
    <w:p w14:paraId="6510D8A6" w14:textId="77777777" w:rsidR="00E66B44" w:rsidRPr="000B714C" w:rsidRDefault="00E66B44" w:rsidP="00B653D8">
      <w:pPr>
        <w:pStyle w:val="Heading4"/>
        <w:spacing w:line="312" w:lineRule="auto"/>
        <w:rPr>
          <w:rFonts w:ascii="Arial" w:hAnsi="Arial" w:cs="Arial"/>
          <w:sz w:val="20"/>
          <w:szCs w:val="20"/>
        </w:rPr>
      </w:pPr>
      <w:bookmarkStart w:id="49" w:name="stochastic-component"/>
      <w:r w:rsidRPr="000B714C">
        <w:rPr>
          <w:rFonts w:ascii="Arial" w:hAnsi="Arial" w:cs="Arial"/>
          <w:sz w:val="20"/>
          <w:szCs w:val="20"/>
        </w:rPr>
        <w:t>Stochastic Component</w:t>
      </w:r>
    </w:p>
    <w:p w14:paraId="52544061" w14:textId="77777777" w:rsidR="00962869" w:rsidRDefault="00E66B44" w:rsidP="00962869">
      <w:pPr>
        <w:pStyle w:val="FirstParagraph"/>
        <w:spacing w:line="312" w:lineRule="auto"/>
        <w:rPr>
          <w:rFonts w:ascii="Arial" w:hAnsi="Arial" w:cs="Arial"/>
          <w:sz w:val="20"/>
          <w:szCs w:val="20"/>
        </w:rPr>
      </w:pPr>
      <w:r w:rsidRPr="000B714C">
        <w:rPr>
          <w:rFonts w:ascii="Arial" w:hAnsi="Arial" w:cs="Arial"/>
          <w:sz w:val="20"/>
          <w:szCs w:val="20"/>
        </w:rPr>
        <w:t xml:space="preserve">Controls vary by population mode (set on Page 1): </w:t>
      </w:r>
    </w:p>
    <w:p w14:paraId="0536AE8C" w14:textId="77777777" w:rsidR="00962869" w:rsidRDefault="00E66B44">
      <w:pPr>
        <w:pStyle w:val="FirstParagraph"/>
        <w:numPr>
          <w:ilvl w:val="0"/>
          <w:numId w:val="108"/>
        </w:numPr>
        <w:spacing w:line="312" w:lineRule="auto"/>
        <w:rPr>
          <w:rFonts w:ascii="Arial" w:hAnsi="Arial" w:cs="Arial"/>
          <w:sz w:val="20"/>
          <w:szCs w:val="20"/>
        </w:rPr>
      </w:pPr>
      <w:r w:rsidRPr="000B714C">
        <w:rPr>
          <w:rFonts w:ascii="Arial" w:hAnsi="Arial" w:cs="Arial"/>
          <w:b/>
          <w:bCs/>
          <w:sz w:val="20"/>
          <w:szCs w:val="20"/>
        </w:rPr>
        <w:t>Copula</w:t>
      </w:r>
      <w:r w:rsidRPr="000B714C">
        <w:rPr>
          <w:rFonts w:ascii="Arial" w:hAnsi="Arial" w:cs="Arial"/>
          <w:sz w:val="20"/>
          <w:szCs w:val="20"/>
        </w:rPr>
        <w:t xml:space="preserve">: Checkbox to add Normal(anchor, σ) draw to Copula runs </w:t>
      </w:r>
    </w:p>
    <w:p w14:paraId="1DD2D427" w14:textId="77777777" w:rsidR="00962869" w:rsidRDefault="00E66B44">
      <w:pPr>
        <w:pStyle w:val="FirstParagraph"/>
        <w:numPr>
          <w:ilvl w:val="0"/>
          <w:numId w:val="108"/>
        </w:numPr>
        <w:spacing w:line="312" w:lineRule="auto"/>
        <w:rPr>
          <w:rFonts w:ascii="Arial" w:hAnsi="Arial" w:cs="Arial"/>
          <w:sz w:val="20"/>
          <w:szCs w:val="20"/>
        </w:rPr>
      </w:pPr>
      <w:r w:rsidRPr="000B714C">
        <w:rPr>
          <w:rFonts w:ascii="Arial" w:hAnsi="Arial" w:cs="Arial"/>
          <w:b/>
          <w:bCs/>
          <w:sz w:val="20"/>
          <w:szCs w:val="20"/>
        </w:rPr>
        <w:t>Research Specification</w:t>
      </w:r>
      <w:r w:rsidRPr="000B714C">
        <w:rPr>
          <w:rFonts w:ascii="Arial" w:hAnsi="Arial" w:cs="Arial"/>
          <w:sz w:val="20"/>
          <w:szCs w:val="20"/>
        </w:rPr>
        <w:t xml:space="preserve">: Checkbox to enable Normal(anchor, σ) draws </w:t>
      </w:r>
    </w:p>
    <w:p w14:paraId="3C21A4D9" w14:textId="77777777" w:rsidR="00962869" w:rsidRDefault="00E66B44">
      <w:pPr>
        <w:pStyle w:val="FirstParagraph"/>
        <w:numPr>
          <w:ilvl w:val="0"/>
          <w:numId w:val="108"/>
        </w:numPr>
        <w:spacing w:line="312" w:lineRule="auto"/>
        <w:rPr>
          <w:rFonts w:ascii="Arial" w:hAnsi="Arial" w:cs="Arial"/>
          <w:sz w:val="20"/>
          <w:szCs w:val="20"/>
        </w:rPr>
      </w:pPr>
      <w:r w:rsidRPr="000B714C">
        <w:rPr>
          <w:rFonts w:ascii="Arial" w:hAnsi="Arial" w:cs="Arial"/>
          <w:b/>
          <w:bCs/>
          <w:sz w:val="20"/>
          <w:szCs w:val="20"/>
        </w:rPr>
        <w:lastRenderedPageBreak/>
        <w:t>Research Baseline</w:t>
      </w:r>
      <w:r w:rsidRPr="000B714C">
        <w:rPr>
          <w:rFonts w:ascii="Arial" w:hAnsi="Arial" w:cs="Arial"/>
          <w:sz w:val="20"/>
          <w:szCs w:val="20"/>
        </w:rPr>
        <w:t xml:space="preserve">: No controls — always deterministic </w:t>
      </w:r>
    </w:p>
    <w:p w14:paraId="71BDFA03" w14:textId="77777777" w:rsidR="00E66B44" w:rsidRPr="000B714C" w:rsidRDefault="00E66B44">
      <w:pPr>
        <w:pStyle w:val="FirstParagraph"/>
        <w:numPr>
          <w:ilvl w:val="0"/>
          <w:numId w:val="108"/>
        </w:numPr>
        <w:spacing w:line="312" w:lineRule="auto"/>
        <w:rPr>
          <w:rFonts w:ascii="Arial" w:hAnsi="Arial" w:cs="Arial"/>
          <w:sz w:val="20"/>
          <w:szCs w:val="20"/>
        </w:rPr>
      </w:pPr>
      <w:r w:rsidRPr="000B714C">
        <w:rPr>
          <w:rFonts w:ascii="Arial" w:hAnsi="Arial" w:cs="Arial"/>
          <w:b/>
          <w:bCs/>
          <w:sz w:val="20"/>
          <w:szCs w:val="20"/>
        </w:rPr>
        <w:t>Compare all</w:t>
      </w:r>
      <w:r w:rsidRPr="000B714C">
        <w:rPr>
          <w:rFonts w:ascii="Arial" w:hAnsi="Arial" w:cs="Arial"/>
          <w:sz w:val="20"/>
          <w:szCs w:val="20"/>
        </w:rPr>
        <w:t>: Separate checkboxes for Copula and Research Spec</w:t>
      </w:r>
    </w:p>
    <w:p w14:paraId="202D357C" w14:textId="77777777" w:rsidR="00962869" w:rsidRDefault="00E66B44" w:rsidP="00962869">
      <w:pPr>
        <w:pStyle w:val="BodyText"/>
        <w:spacing w:line="312" w:lineRule="auto"/>
        <w:rPr>
          <w:rFonts w:ascii="Arial" w:hAnsi="Arial" w:cs="Arial"/>
          <w:sz w:val="20"/>
          <w:szCs w:val="20"/>
        </w:rPr>
      </w:pPr>
      <w:r w:rsidRPr="000B714C">
        <w:rPr>
          <w:rFonts w:ascii="Arial" w:hAnsi="Arial" w:cs="Arial"/>
          <w:sz w:val="20"/>
          <w:szCs w:val="20"/>
        </w:rPr>
        <w:t xml:space="preserve">When stochastic is enabled, additional controls appear: </w:t>
      </w:r>
    </w:p>
    <w:p w14:paraId="01699B36" w14:textId="77777777" w:rsidR="00962869" w:rsidRDefault="00E66B44">
      <w:pPr>
        <w:pStyle w:val="BodyText"/>
        <w:numPr>
          <w:ilvl w:val="0"/>
          <w:numId w:val="110"/>
        </w:numPr>
        <w:spacing w:line="312" w:lineRule="auto"/>
        <w:rPr>
          <w:rFonts w:ascii="Arial" w:hAnsi="Arial" w:cs="Arial"/>
          <w:sz w:val="20"/>
          <w:szCs w:val="20"/>
        </w:rPr>
      </w:pPr>
      <w:r w:rsidRPr="000B714C">
        <w:rPr>
          <w:rFonts w:ascii="Arial" w:hAnsi="Arial" w:cs="Arial"/>
          <w:b/>
          <w:bCs/>
          <w:sz w:val="20"/>
          <w:szCs w:val="20"/>
        </w:rPr>
        <w:t>σ mode</w:t>
      </w:r>
      <w:r w:rsidRPr="000B714C">
        <w:rPr>
          <w:rFonts w:ascii="Arial" w:hAnsi="Arial" w:cs="Arial"/>
          <w:sz w:val="20"/>
          <w:szCs w:val="20"/>
        </w:rPr>
        <w:t xml:space="preserve">: Radio button — “Uniformly” (single σ) or “Quintiles” (per income level) </w:t>
      </w:r>
    </w:p>
    <w:p w14:paraId="4B740CD5" w14:textId="77777777" w:rsidR="00962869" w:rsidRDefault="00E66B44">
      <w:pPr>
        <w:pStyle w:val="BodyText"/>
        <w:numPr>
          <w:ilvl w:val="0"/>
          <w:numId w:val="110"/>
        </w:numPr>
        <w:spacing w:line="312" w:lineRule="auto"/>
        <w:rPr>
          <w:rFonts w:ascii="Arial" w:hAnsi="Arial" w:cs="Arial"/>
          <w:sz w:val="20"/>
          <w:szCs w:val="20"/>
        </w:rPr>
      </w:pPr>
      <w:r w:rsidRPr="000B714C">
        <w:rPr>
          <w:rFonts w:ascii="Arial" w:hAnsi="Arial" w:cs="Arial"/>
          <w:b/>
          <w:bCs/>
          <w:sz w:val="20"/>
          <w:szCs w:val="20"/>
        </w:rPr>
        <w:t>σ Coefficient slider</w:t>
      </w:r>
      <w:r w:rsidRPr="000B714C">
        <w:rPr>
          <w:rFonts w:ascii="Arial" w:hAnsi="Arial" w:cs="Arial"/>
          <w:sz w:val="20"/>
          <w:szCs w:val="20"/>
        </w:rPr>
        <w:t xml:space="preserve"> (Uniformly mode): Multiplier for base σ (range 0.0–2.0, default 1.0) </w:t>
      </w:r>
    </w:p>
    <w:p w14:paraId="3E1D1348" w14:textId="77777777" w:rsidR="00E66B44" w:rsidRPr="000B714C" w:rsidRDefault="00E66B44">
      <w:pPr>
        <w:pStyle w:val="BodyText"/>
        <w:numPr>
          <w:ilvl w:val="0"/>
          <w:numId w:val="110"/>
        </w:numPr>
        <w:spacing w:line="312" w:lineRule="auto"/>
        <w:rPr>
          <w:rFonts w:ascii="Arial" w:hAnsi="Arial" w:cs="Arial"/>
          <w:sz w:val="20"/>
          <w:szCs w:val="20"/>
        </w:rPr>
      </w:pPr>
      <w:r w:rsidRPr="000B714C">
        <w:rPr>
          <w:rFonts w:ascii="Arial" w:hAnsi="Arial" w:cs="Arial"/>
          <w:b/>
          <w:bCs/>
          <w:sz w:val="20"/>
          <w:szCs w:val="20"/>
        </w:rPr>
        <w:t>Per-quintile coefficient sliders</w:t>
      </w:r>
      <w:r w:rsidRPr="000B714C">
        <w:rPr>
          <w:rFonts w:ascii="Arial" w:hAnsi="Arial" w:cs="Arial"/>
          <w:sz w:val="20"/>
          <w:szCs w:val="20"/>
        </w:rPr>
        <w:t xml:space="preserve"> (Quintiles mode): Individual multipliers per income level</w:t>
      </w:r>
    </w:p>
    <w:p w14:paraId="7C799688" w14:textId="77777777" w:rsidR="00E66B44" w:rsidRPr="000B714C" w:rsidRDefault="00E66B44" w:rsidP="00B653D8">
      <w:pPr>
        <w:pStyle w:val="Heading4"/>
        <w:spacing w:line="312" w:lineRule="auto"/>
        <w:rPr>
          <w:rFonts w:ascii="Arial" w:hAnsi="Arial" w:cs="Arial"/>
          <w:sz w:val="20"/>
          <w:szCs w:val="20"/>
        </w:rPr>
      </w:pPr>
      <w:bookmarkStart w:id="50" w:name="anchor-mix"/>
      <w:bookmarkEnd w:id="49"/>
      <w:r w:rsidRPr="000B714C">
        <w:rPr>
          <w:rFonts w:ascii="Arial" w:hAnsi="Arial" w:cs="Arial"/>
          <w:sz w:val="20"/>
          <w:szCs w:val="20"/>
        </w:rPr>
        <w:t>Anchor Mix</w:t>
      </w:r>
    </w:p>
    <w:p w14:paraId="5F90D664" w14:textId="77777777" w:rsidR="00E66B44" w:rsidRPr="000B714C" w:rsidRDefault="00E66B44">
      <w:pPr>
        <w:pStyle w:val="Compact"/>
        <w:numPr>
          <w:ilvl w:val="0"/>
          <w:numId w:val="105"/>
        </w:numPr>
        <w:spacing w:line="312" w:lineRule="auto"/>
        <w:rPr>
          <w:rFonts w:ascii="Arial" w:hAnsi="Arial" w:cs="Arial"/>
          <w:sz w:val="20"/>
          <w:szCs w:val="20"/>
        </w:rPr>
      </w:pPr>
      <w:r w:rsidRPr="000B714C">
        <w:rPr>
          <w:rFonts w:ascii="Arial" w:hAnsi="Arial" w:cs="Arial"/>
          <w:b/>
          <w:bCs/>
          <w:sz w:val="20"/>
          <w:szCs w:val="20"/>
        </w:rPr>
        <w:t>W_OPB slider</w:t>
      </w:r>
      <w:r w:rsidRPr="000B714C">
        <w:rPr>
          <w:rFonts w:ascii="Arial" w:hAnsi="Arial" w:cs="Arial"/>
          <w:sz w:val="20"/>
          <w:szCs w:val="20"/>
        </w:rPr>
        <w:t>: Observed vs Calculated prosocial behavior weight (range 0.0–1.0, default 0.25)</w:t>
      </w:r>
    </w:p>
    <w:p w14:paraId="527DA540" w14:textId="77777777" w:rsidR="00E66B44" w:rsidRPr="000B714C" w:rsidRDefault="00E66B44">
      <w:pPr>
        <w:pStyle w:val="Compact"/>
        <w:numPr>
          <w:ilvl w:val="0"/>
          <w:numId w:val="105"/>
        </w:numPr>
        <w:spacing w:line="312" w:lineRule="auto"/>
        <w:rPr>
          <w:rFonts w:ascii="Arial" w:hAnsi="Arial" w:cs="Arial"/>
          <w:sz w:val="20"/>
          <w:szCs w:val="20"/>
        </w:rPr>
      </w:pPr>
      <w:r w:rsidRPr="000B714C">
        <w:rPr>
          <w:rFonts w:ascii="Arial" w:hAnsi="Arial" w:cs="Arial"/>
          <w:b/>
          <w:bCs/>
          <w:sz w:val="20"/>
          <w:szCs w:val="20"/>
        </w:rPr>
        <w:t>W_PB slider</w:t>
      </w:r>
      <w:r w:rsidRPr="000B714C">
        <w:rPr>
          <w:rFonts w:ascii="Arial" w:hAnsi="Arial" w:cs="Arial"/>
          <w:sz w:val="20"/>
          <w:szCs w:val="20"/>
        </w:rPr>
        <w:t>: Prosocial behavior effect weight in final equation (range 0.0–1.0, default 0.50)</w:t>
      </w:r>
    </w:p>
    <w:p w14:paraId="393969CF" w14:textId="77777777" w:rsidR="00E66B44" w:rsidRPr="000B714C" w:rsidRDefault="00E66B44" w:rsidP="00B653D8">
      <w:pPr>
        <w:pStyle w:val="Heading3"/>
        <w:spacing w:line="312" w:lineRule="auto"/>
        <w:rPr>
          <w:rFonts w:ascii="Arial" w:hAnsi="Arial" w:cs="Arial"/>
          <w:sz w:val="20"/>
          <w:szCs w:val="20"/>
        </w:rPr>
      </w:pPr>
      <w:bookmarkStart w:id="51" w:name="full-width"/>
      <w:bookmarkEnd w:id="48"/>
      <w:bookmarkEnd w:id="50"/>
      <w:r w:rsidRPr="000B714C">
        <w:rPr>
          <w:rFonts w:ascii="Arial" w:hAnsi="Arial" w:cs="Arial"/>
          <w:sz w:val="20"/>
          <w:szCs w:val="20"/>
        </w:rPr>
        <w:t>Full Width</w:t>
      </w:r>
    </w:p>
    <w:p w14:paraId="6A9CF0B4" w14:textId="77777777" w:rsidR="00E66B44" w:rsidRPr="000B714C" w:rsidRDefault="00E66B44" w:rsidP="00B653D8">
      <w:pPr>
        <w:pStyle w:val="Heading4"/>
        <w:spacing w:after="0" w:line="312" w:lineRule="auto"/>
        <w:rPr>
          <w:rFonts w:ascii="Arial" w:hAnsi="Arial" w:cs="Arial"/>
          <w:sz w:val="20"/>
          <w:szCs w:val="20"/>
        </w:rPr>
      </w:pPr>
      <w:bookmarkStart w:id="52" w:name="mathematical-model-formula"/>
      <w:r w:rsidRPr="000B714C">
        <w:rPr>
          <w:rFonts w:ascii="Arial" w:hAnsi="Arial" w:cs="Arial"/>
          <w:sz w:val="20"/>
          <w:szCs w:val="20"/>
        </w:rPr>
        <w:t>Mathematical Model Formula</w:t>
      </w:r>
    </w:p>
    <w:p w14:paraId="21CB26AC" w14:textId="77777777" w:rsidR="00E66B44" w:rsidRPr="000B714C" w:rsidRDefault="00E66B44" w:rsidP="00B653D8">
      <w:pPr>
        <w:pStyle w:val="FirstParagraph"/>
        <w:spacing w:before="120" w:line="312" w:lineRule="auto"/>
        <w:rPr>
          <w:rFonts w:ascii="Arial" w:hAnsi="Arial" w:cs="Arial"/>
          <w:sz w:val="20"/>
          <w:szCs w:val="20"/>
        </w:rPr>
      </w:pPr>
      <w:r w:rsidRPr="000B714C">
        <w:rPr>
          <w:rFonts w:ascii="Arial" w:hAnsi="Arial" w:cs="Arial"/>
          <w:sz w:val="20"/>
          <w:szCs w:val="20"/>
        </w:rPr>
        <w:t>Expandable section showing the current equations with substituted parameter values. Updates dynamically based on income mode selection and current slider values.</w:t>
      </w:r>
    </w:p>
    <w:p w14:paraId="099762F0" w14:textId="77777777" w:rsidR="00E66B44" w:rsidRPr="000B714C" w:rsidRDefault="00E66B44" w:rsidP="00B653D8">
      <w:pPr>
        <w:pStyle w:val="Heading4"/>
        <w:spacing w:after="0" w:line="312" w:lineRule="auto"/>
        <w:rPr>
          <w:rFonts w:ascii="Arial" w:hAnsi="Arial" w:cs="Arial"/>
          <w:sz w:val="20"/>
          <w:szCs w:val="20"/>
        </w:rPr>
      </w:pPr>
      <w:bookmarkStart w:id="53" w:name="intercept-override"/>
      <w:bookmarkEnd w:id="52"/>
      <w:r w:rsidRPr="000B714C">
        <w:rPr>
          <w:rFonts w:ascii="Arial" w:hAnsi="Arial" w:cs="Arial"/>
          <w:sz w:val="20"/>
          <w:szCs w:val="20"/>
        </w:rPr>
        <w:t>Intercept Override</w:t>
      </w:r>
    </w:p>
    <w:p w14:paraId="0FBB4B7C" w14:textId="77777777" w:rsidR="00962869" w:rsidRDefault="00E66B44" w:rsidP="00B653D8">
      <w:pPr>
        <w:pStyle w:val="FirstParagraph"/>
        <w:spacing w:before="120" w:after="0" w:line="312" w:lineRule="auto"/>
        <w:rPr>
          <w:rFonts w:ascii="Arial" w:hAnsi="Arial" w:cs="Arial"/>
          <w:sz w:val="20"/>
          <w:szCs w:val="20"/>
        </w:rPr>
      </w:pPr>
      <w:r w:rsidRPr="000B714C">
        <w:rPr>
          <w:rFonts w:ascii="Arial" w:hAnsi="Arial" w:cs="Arial"/>
          <w:sz w:val="20"/>
          <w:szCs w:val="20"/>
        </w:rPr>
        <w:t xml:space="preserve">Three-column display: </w:t>
      </w:r>
    </w:p>
    <w:p w14:paraId="1F4B93AA" w14:textId="77777777" w:rsidR="00962869" w:rsidRDefault="00E66B44">
      <w:pPr>
        <w:pStyle w:val="FirstParagraph"/>
        <w:numPr>
          <w:ilvl w:val="0"/>
          <w:numId w:val="111"/>
        </w:numPr>
        <w:spacing w:line="312" w:lineRule="auto"/>
        <w:rPr>
          <w:rFonts w:ascii="Arial" w:hAnsi="Arial" w:cs="Arial"/>
          <w:sz w:val="20"/>
          <w:szCs w:val="20"/>
        </w:rPr>
      </w:pPr>
      <w:r w:rsidRPr="000B714C">
        <w:rPr>
          <w:rFonts w:ascii="Arial" w:hAnsi="Arial" w:cs="Arial"/>
          <w:b/>
          <w:bCs/>
          <w:sz w:val="20"/>
          <w:szCs w:val="20"/>
        </w:rPr>
        <w:t>Research Default</w:t>
      </w:r>
      <w:r w:rsidRPr="000B714C">
        <w:rPr>
          <w:rFonts w:ascii="Arial" w:hAnsi="Arial" w:cs="Arial"/>
          <w:sz w:val="20"/>
          <w:szCs w:val="20"/>
        </w:rPr>
        <w:t xml:space="preserve">: Fixed reference value (0.75) </w:t>
      </w:r>
    </w:p>
    <w:p w14:paraId="316C9C67" w14:textId="77777777" w:rsidR="00962869" w:rsidRDefault="00E66B44">
      <w:pPr>
        <w:pStyle w:val="FirstParagraph"/>
        <w:numPr>
          <w:ilvl w:val="0"/>
          <w:numId w:val="111"/>
        </w:numPr>
        <w:spacing w:line="312" w:lineRule="auto"/>
        <w:rPr>
          <w:rFonts w:ascii="Arial" w:hAnsi="Arial" w:cs="Arial"/>
          <w:sz w:val="20"/>
          <w:szCs w:val="20"/>
        </w:rPr>
      </w:pPr>
      <w:r w:rsidRPr="000B714C">
        <w:rPr>
          <w:rFonts w:ascii="Arial" w:hAnsi="Arial" w:cs="Arial"/>
          <w:b/>
          <w:bCs/>
          <w:sz w:val="20"/>
          <w:szCs w:val="20"/>
        </w:rPr>
        <w:t>Override Value</w:t>
      </w:r>
      <w:r w:rsidRPr="000B714C">
        <w:rPr>
          <w:rFonts w:ascii="Arial" w:hAnsi="Arial" w:cs="Arial"/>
          <w:sz w:val="20"/>
          <w:szCs w:val="20"/>
        </w:rPr>
        <w:t>: Number input to modify β</w:t>
      </w:r>
      <w:r w:rsidRPr="000B714C">
        <w:rPr>
          <w:rFonts w:ascii="Cambria Math" w:hAnsi="Cambria Math" w:cs="Cambria Math"/>
          <w:sz w:val="20"/>
          <w:szCs w:val="20"/>
        </w:rPr>
        <w:t>₀</w:t>
      </w:r>
      <w:r w:rsidRPr="000B714C">
        <w:rPr>
          <w:rFonts w:ascii="Arial" w:hAnsi="Arial" w:cs="Arial"/>
          <w:sz w:val="20"/>
          <w:szCs w:val="20"/>
        </w:rPr>
        <w:t xml:space="preserve"> (range 0.0–5.0) </w:t>
      </w:r>
    </w:p>
    <w:p w14:paraId="2EB8E560" w14:textId="77777777" w:rsidR="00E66B44" w:rsidRPr="000B714C" w:rsidRDefault="00E66B44">
      <w:pPr>
        <w:pStyle w:val="FirstParagraph"/>
        <w:numPr>
          <w:ilvl w:val="0"/>
          <w:numId w:val="111"/>
        </w:numPr>
        <w:spacing w:line="312" w:lineRule="auto"/>
        <w:rPr>
          <w:rFonts w:ascii="Arial" w:hAnsi="Arial" w:cs="Arial"/>
          <w:sz w:val="20"/>
          <w:szCs w:val="20"/>
        </w:rPr>
      </w:pPr>
      <w:r w:rsidRPr="000B714C">
        <w:rPr>
          <w:rFonts w:ascii="Arial" w:hAnsi="Arial" w:cs="Arial"/>
          <w:b/>
          <w:bCs/>
          <w:sz w:val="20"/>
          <w:szCs w:val="20"/>
        </w:rPr>
        <w:t>Impact Preview</w:t>
      </w:r>
      <w:r w:rsidRPr="000B714C">
        <w:rPr>
          <w:rFonts w:ascii="Arial" w:hAnsi="Arial" w:cs="Arial"/>
          <w:sz w:val="20"/>
          <w:szCs w:val="20"/>
        </w:rPr>
        <w:t>: Shows the difference from research default</w:t>
      </w:r>
    </w:p>
    <w:p w14:paraId="06445212" w14:textId="77777777" w:rsidR="00E66B44" w:rsidRPr="000B714C" w:rsidRDefault="00E66B44" w:rsidP="00B653D8">
      <w:pPr>
        <w:pStyle w:val="Heading4"/>
        <w:spacing w:line="312" w:lineRule="auto"/>
        <w:rPr>
          <w:rFonts w:ascii="Arial" w:hAnsi="Arial" w:cs="Arial"/>
          <w:sz w:val="20"/>
          <w:szCs w:val="20"/>
        </w:rPr>
      </w:pPr>
      <w:bookmarkStart w:id="54" w:name="actions-management"/>
      <w:bookmarkEnd w:id="53"/>
      <w:r w:rsidRPr="000B714C">
        <w:rPr>
          <w:rFonts w:ascii="Arial" w:hAnsi="Arial" w:cs="Arial"/>
          <w:sz w:val="20"/>
          <w:szCs w:val="20"/>
        </w:rPr>
        <w:t>Actions &amp; Management</w:t>
      </w:r>
    </w:p>
    <w:p w14:paraId="060D26E1" w14:textId="77777777" w:rsidR="00E66B44" w:rsidRPr="000B714C" w:rsidRDefault="00E66B44">
      <w:pPr>
        <w:pStyle w:val="Compact"/>
        <w:numPr>
          <w:ilvl w:val="0"/>
          <w:numId w:val="105"/>
        </w:numPr>
        <w:spacing w:line="312" w:lineRule="auto"/>
        <w:rPr>
          <w:rFonts w:ascii="Arial" w:hAnsi="Arial" w:cs="Arial"/>
          <w:sz w:val="20"/>
          <w:szCs w:val="20"/>
        </w:rPr>
      </w:pPr>
      <w:r w:rsidRPr="000B714C">
        <w:rPr>
          <w:rFonts w:ascii="Arial" w:hAnsi="Arial" w:cs="Arial"/>
          <w:b/>
          <w:bCs/>
          <w:sz w:val="20"/>
          <w:szCs w:val="20"/>
        </w:rPr>
        <w:t>Reset All</w:t>
      </w:r>
      <w:r w:rsidRPr="000B714C">
        <w:rPr>
          <w:rFonts w:ascii="Arial" w:hAnsi="Arial" w:cs="Arial"/>
          <w:sz w:val="20"/>
          <w:szCs w:val="20"/>
        </w:rPr>
        <w:t>: Resets all disclose income configuration to research defaults</w:t>
      </w:r>
    </w:p>
    <w:p w14:paraId="41992AE7" w14:textId="77777777" w:rsidR="00E66B44" w:rsidRPr="000B714C" w:rsidRDefault="00E66B44">
      <w:pPr>
        <w:pStyle w:val="Compact"/>
        <w:numPr>
          <w:ilvl w:val="0"/>
          <w:numId w:val="105"/>
        </w:numPr>
        <w:spacing w:line="312" w:lineRule="auto"/>
        <w:rPr>
          <w:rFonts w:ascii="Arial" w:hAnsi="Arial" w:cs="Arial"/>
          <w:sz w:val="20"/>
          <w:szCs w:val="20"/>
        </w:rPr>
      </w:pPr>
      <w:r w:rsidRPr="000B714C">
        <w:rPr>
          <w:rFonts w:ascii="Arial" w:hAnsi="Arial" w:cs="Arial"/>
          <w:b/>
          <w:bCs/>
          <w:sz w:val="20"/>
          <w:szCs w:val="20"/>
        </w:rPr>
        <w:t>Reset Intercept</w:t>
      </w:r>
      <w:r w:rsidRPr="000B714C">
        <w:rPr>
          <w:rFonts w:ascii="Arial" w:hAnsi="Arial" w:cs="Arial"/>
          <w:sz w:val="20"/>
          <w:szCs w:val="20"/>
        </w:rPr>
        <w:t>: Resets only the intercept to 0.75</w:t>
      </w:r>
    </w:p>
    <w:p w14:paraId="2C0FBD5B" w14:textId="77777777" w:rsidR="00E66B44" w:rsidRPr="000B714C" w:rsidRDefault="00E66B44" w:rsidP="00E66B44">
      <w:pPr>
        <w:pStyle w:val="Heading2"/>
        <w:rPr>
          <w:rFonts w:ascii="Arial" w:hAnsi="Arial" w:cs="Arial"/>
          <w:sz w:val="20"/>
          <w:szCs w:val="20"/>
        </w:rPr>
      </w:pPr>
      <w:bookmarkStart w:id="55" w:name="default-parameter-values"/>
      <w:bookmarkEnd w:id="45"/>
      <w:bookmarkEnd w:id="51"/>
      <w:bookmarkEnd w:id="54"/>
      <w:r w:rsidRPr="000B714C">
        <w:rPr>
          <w:rFonts w:ascii="Arial" w:hAnsi="Arial" w:cs="Arial"/>
          <w:sz w:val="20"/>
          <w:szCs w:val="20"/>
        </w:rPr>
        <w:t>Default Parameter Values</w:t>
      </w:r>
    </w:p>
    <w:tbl>
      <w:tblPr>
        <w:tblW w:w="0" w:type="auto"/>
        <w:tblLook w:val="0020" w:firstRow="1" w:lastRow="0" w:firstColumn="0" w:lastColumn="0" w:noHBand="0" w:noVBand="0"/>
      </w:tblPr>
      <w:tblGrid>
        <w:gridCol w:w="2151"/>
        <w:gridCol w:w="1651"/>
        <w:gridCol w:w="1639"/>
        <w:gridCol w:w="2562"/>
      </w:tblGrid>
      <w:tr w:rsidR="00FF1530" w14:paraId="39A45B02" w14:textId="77777777" w:rsidTr="009360D1">
        <w:trPr>
          <w:tblHeader/>
        </w:trPr>
        <w:tc>
          <w:tcPr>
            <w:tcW w:w="0" w:type="auto"/>
            <w:vAlign w:val="bottom"/>
          </w:tcPr>
          <w:p w14:paraId="72E012F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Parameter</w:t>
            </w:r>
          </w:p>
        </w:tc>
        <w:tc>
          <w:tcPr>
            <w:tcW w:w="0" w:type="auto"/>
            <w:vAlign w:val="bottom"/>
          </w:tcPr>
          <w:p w14:paraId="19437AF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Default Value</w:t>
            </w:r>
          </w:p>
        </w:tc>
        <w:tc>
          <w:tcPr>
            <w:tcW w:w="0" w:type="auto"/>
            <w:vAlign w:val="bottom"/>
          </w:tcPr>
          <w:p w14:paraId="4CD07632"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User-Adjustable</w:t>
            </w:r>
          </w:p>
        </w:tc>
        <w:tc>
          <w:tcPr>
            <w:tcW w:w="0" w:type="auto"/>
            <w:vAlign w:val="bottom"/>
          </w:tcPr>
          <w:p w14:paraId="745345A9"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Location</w:t>
            </w:r>
          </w:p>
        </w:tc>
      </w:tr>
      <w:tr w:rsidR="00E66B44" w:rsidRPr="00E61C09" w14:paraId="00EAD5FF" w14:textId="77777777" w:rsidTr="009360D1">
        <w:tc>
          <w:tcPr>
            <w:tcW w:w="0" w:type="auto"/>
          </w:tcPr>
          <w:p w14:paraId="714423E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β</w:t>
            </w:r>
            <w:r w:rsidRPr="00E61C09">
              <w:rPr>
                <w:rFonts w:ascii="Cambria Math" w:hAnsi="Cambria Math" w:cs="Cambria Math"/>
                <w:sz w:val="20"/>
                <w:szCs w:val="20"/>
              </w:rPr>
              <w:t>₀</w:t>
            </w:r>
            <w:r w:rsidRPr="00E61C09">
              <w:rPr>
                <w:rFonts w:ascii="Arial" w:hAnsi="Arial" w:cs="Arial"/>
                <w:sz w:val="20"/>
                <w:szCs w:val="20"/>
              </w:rPr>
              <w:t xml:space="preserve"> (Intercept)</w:t>
            </w:r>
          </w:p>
        </w:tc>
        <w:tc>
          <w:tcPr>
            <w:tcW w:w="0" w:type="auto"/>
          </w:tcPr>
          <w:p w14:paraId="5E216BD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0.75</w:t>
            </w:r>
          </w:p>
        </w:tc>
        <w:tc>
          <w:tcPr>
            <w:tcW w:w="0" w:type="auto"/>
          </w:tcPr>
          <w:p w14:paraId="43340A8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Yes</w:t>
            </w:r>
          </w:p>
        </w:tc>
        <w:tc>
          <w:tcPr>
            <w:tcW w:w="0" w:type="auto"/>
          </w:tcPr>
          <w:p w14:paraId="3E849F94"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Intercept Override</w:t>
            </w:r>
          </w:p>
        </w:tc>
      </w:tr>
      <w:tr w:rsidR="00E66B44" w:rsidRPr="00E61C09" w14:paraId="18AA5D8E" w14:textId="77777777" w:rsidTr="009360D1">
        <w:tc>
          <w:tcPr>
            <w:tcW w:w="0" w:type="auto"/>
          </w:tcPr>
          <w:p w14:paraId="4C205A5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W_OPB</w:t>
            </w:r>
          </w:p>
        </w:tc>
        <w:tc>
          <w:tcPr>
            <w:tcW w:w="0" w:type="auto"/>
          </w:tcPr>
          <w:p w14:paraId="1035EEF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0.25</w:t>
            </w:r>
          </w:p>
        </w:tc>
        <w:tc>
          <w:tcPr>
            <w:tcW w:w="0" w:type="auto"/>
          </w:tcPr>
          <w:p w14:paraId="001CF2EB"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Yes</w:t>
            </w:r>
          </w:p>
        </w:tc>
        <w:tc>
          <w:tcPr>
            <w:tcW w:w="0" w:type="auto"/>
          </w:tcPr>
          <w:p w14:paraId="719FC08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Anchor Mix slider</w:t>
            </w:r>
          </w:p>
        </w:tc>
      </w:tr>
      <w:tr w:rsidR="00E66B44" w:rsidRPr="00E61C09" w14:paraId="4925670F" w14:textId="77777777" w:rsidTr="009360D1">
        <w:tc>
          <w:tcPr>
            <w:tcW w:w="0" w:type="auto"/>
          </w:tcPr>
          <w:p w14:paraId="5AD3D63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W_PB</w:t>
            </w:r>
          </w:p>
        </w:tc>
        <w:tc>
          <w:tcPr>
            <w:tcW w:w="0" w:type="auto"/>
          </w:tcPr>
          <w:p w14:paraId="0BCD0C3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0.50</w:t>
            </w:r>
          </w:p>
        </w:tc>
        <w:tc>
          <w:tcPr>
            <w:tcW w:w="0" w:type="auto"/>
          </w:tcPr>
          <w:p w14:paraId="545966F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Yes</w:t>
            </w:r>
          </w:p>
        </w:tc>
        <w:tc>
          <w:tcPr>
            <w:tcW w:w="0" w:type="auto"/>
          </w:tcPr>
          <w:p w14:paraId="04D060F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Anchor Mix slider</w:t>
            </w:r>
          </w:p>
        </w:tc>
      </w:tr>
      <w:tr w:rsidR="00E66B44" w:rsidRPr="00E61C09" w14:paraId="3265DB8A" w14:textId="77777777" w:rsidTr="009360D1">
        <w:tc>
          <w:tcPr>
            <w:tcW w:w="0" w:type="auto"/>
          </w:tcPr>
          <w:p w14:paraId="3AEF772D"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σ_overall</w:t>
            </w:r>
          </w:p>
        </w:tc>
        <w:tc>
          <w:tcPr>
            <w:tcW w:w="0" w:type="auto"/>
          </w:tcPr>
          <w:p w14:paraId="0FBBD33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9.899547</w:t>
            </w:r>
          </w:p>
        </w:tc>
        <w:tc>
          <w:tcPr>
            <w:tcW w:w="0" w:type="auto"/>
          </w:tcPr>
          <w:p w14:paraId="33A1AA1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No (base value)</w:t>
            </w:r>
          </w:p>
        </w:tc>
        <w:tc>
          <w:tcPr>
            <w:tcW w:w="0" w:type="auto"/>
          </w:tcPr>
          <w:p w14:paraId="5C07CD8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Fixed</w:t>
            </w:r>
          </w:p>
        </w:tc>
      </w:tr>
      <w:tr w:rsidR="00E66B44" w:rsidRPr="00E61C09" w14:paraId="090B159E" w14:textId="77777777" w:rsidTr="009360D1">
        <w:tc>
          <w:tcPr>
            <w:tcW w:w="0" w:type="auto"/>
          </w:tcPr>
          <w:p w14:paraId="08A408E4"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σ Coefficient</w:t>
            </w:r>
          </w:p>
        </w:tc>
        <w:tc>
          <w:tcPr>
            <w:tcW w:w="0" w:type="auto"/>
          </w:tcPr>
          <w:p w14:paraId="17F5B872"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1.0</w:t>
            </w:r>
          </w:p>
        </w:tc>
        <w:tc>
          <w:tcPr>
            <w:tcW w:w="0" w:type="auto"/>
          </w:tcPr>
          <w:p w14:paraId="48B1A7E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Yes</w:t>
            </w:r>
          </w:p>
        </w:tc>
        <w:tc>
          <w:tcPr>
            <w:tcW w:w="0" w:type="auto"/>
          </w:tcPr>
          <w:p w14:paraId="6284505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Stochastic slider</w:t>
            </w:r>
          </w:p>
        </w:tc>
      </w:tr>
      <w:tr w:rsidR="00E66B44" w:rsidRPr="00E61C09" w14:paraId="26EA3AF5" w14:textId="77777777" w:rsidTr="009360D1">
        <w:tc>
          <w:tcPr>
            <w:tcW w:w="0" w:type="auto"/>
          </w:tcPr>
          <w:p w14:paraId="0948F31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Stochastic enabled</w:t>
            </w:r>
          </w:p>
        </w:tc>
        <w:tc>
          <w:tcPr>
            <w:tcW w:w="0" w:type="auto"/>
          </w:tcPr>
          <w:p w14:paraId="4EA3798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Off</w:t>
            </w:r>
          </w:p>
        </w:tc>
        <w:tc>
          <w:tcPr>
            <w:tcW w:w="0" w:type="auto"/>
          </w:tcPr>
          <w:p w14:paraId="7079E949"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Yes</w:t>
            </w:r>
          </w:p>
        </w:tc>
        <w:tc>
          <w:tcPr>
            <w:tcW w:w="0" w:type="auto"/>
          </w:tcPr>
          <w:p w14:paraId="0FF78D09"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Stochastic checkbox</w:t>
            </w:r>
          </w:p>
        </w:tc>
      </w:tr>
      <w:tr w:rsidR="00E66B44" w:rsidRPr="00E61C09" w14:paraId="2035A09A" w14:textId="77777777" w:rsidTr="009360D1">
        <w:tc>
          <w:tcPr>
            <w:tcW w:w="0" w:type="auto"/>
          </w:tcPr>
          <w:p w14:paraId="02E494A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σ mode</w:t>
            </w:r>
          </w:p>
        </w:tc>
        <w:tc>
          <w:tcPr>
            <w:tcW w:w="0" w:type="auto"/>
          </w:tcPr>
          <w:p w14:paraId="1628C29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Overall</w:t>
            </w:r>
          </w:p>
        </w:tc>
        <w:tc>
          <w:tcPr>
            <w:tcW w:w="0" w:type="auto"/>
          </w:tcPr>
          <w:p w14:paraId="34BDB32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Yes</w:t>
            </w:r>
          </w:p>
        </w:tc>
        <w:tc>
          <w:tcPr>
            <w:tcW w:w="0" w:type="auto"/>
          </w:tcPr>
          <w:p w14:paraId="6C8E0A7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σ mode radio</w:t>
            </w:r>
          </w:p>
        </w:tc>
      </w:tr>
      <w:tr w:rsidR="00E66B44" w:rsidRPr="00E61C09" w14:paraId="38F76914" w14:textId="77777777" w:rsidTr="009360D1">
        <w:tc>
          <w:tcPr>
            <w:tcW w:w="0" w:type="auto"/>
          </w:tcPr>
          <w:p w14:paraId="445EEE2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Income mode</w:t>
            </w:r>
          </w:p>
        </w:tc>
        <w:tc>
          <w:tcPr>
            <w:tcW w:w="0" w:type="auto"/>
          </w:tcPr>
          <w:p w14:paraId="08E3A04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Categorical only</w:t>
            </w:r>
          </w:p>
        </w:tc>
        <w:tc>
          <w:tcPr>
            <w:tcW w:w="0" w:type="auto"/>
          </w:tcPr>
          <w:p w14:paraId="1F8836D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Yes</w:t>
            </w:r>
          </w:p>
        </w:tc>
        <w:tc>
          <w:tcPr>
            <w:tcW w:w="0" w:type="auto"/>
          </w:tcPr>
          <w:p w14:paraId="47AC52F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Income Specification radio</w:t>
            </w:r>
          </w:p>
        </w:tc>
      </w:tr>
      <w:tr w:rsidR="00E66B44" w:rsidRPr="00E61C09" w14:paraId="13C75733" w14:textId="77777777" w:rsidTr="009360D1">
        <w:tc>
          <w:tcPr>
            <w:tcW w:w="0" w:type="auto"/>
          </w:tcPr>
          <w:p w14:paraId="0687099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Eq1 coefficients</w:t>
            </w:r>
          </w:p>
        </w:tc>
        <w:tc>
          <w:tcPr>
            <w:tcW w:w="0" w:type="auto"/>
          </w:tcPr>
          <w:p w14:paraId="0586EFB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Fixed</w:t>
            </w:r>
          </w:p>
        </w:tc>
        <w:tc>
          <w:tcPr>
            <w:tcW w:w="0" w:type="auto"/>
          </w:tcPr>
          <w:p w14:paraId="24A64859"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No</w:t>
            </w:r>
          </w:p>
        </w:tc>
        <w:tc>
          <w:tcPr>
            <w:tcW w:w="0" w:type="auto"/>
          </w:tcPr>
          <w:p w14:paraId="1A32392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t>
            </w:r>
          </w:p>
        </w:tc>
      </w:tr>
      <w:tr w:rsidR="00E66B44" w:rsidRPr="00E61C09" w14:paraId="75AEA498" w14:textId="77777777" w:rsidTr="009360D1">
        <w:tc>
          <w:tcPr>
            <w:tcW w:w="0" w:type="auto"/>
          </w:tcPr>
          <w:p w14:paraId="616904A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Eq2 coefficients</w:t>
            </w:r>
          </w:p>
        </w:tc>
        <w:tc>
          <w:tcPr>
            <w:tcW w:w="0" w:type="auto"/>
          </w:tcPr>
          <w:p w14:paraId="14E5A084"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Fixed</w:t>
            </w:r>
          </w:p>
        </w:tc>
        <w:tc>
          <w:tcPr>
            <w:tcW w:w="0" w:type="auto"/>
          </w:tcPr>
          <w:p w14:paraId="484BB3DB"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No</w:t>
            </w:r>
          </w:p>
        </w:tc>
        <w:tc>
          <w:tcPr>
            <w:tcW w:w="0" w:type="auto"/>
          </w:tcPr>
          <w:p w14:paraId="1B3FB27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t>
            </w:r>
          </w:p>
        </w:tc>
      </w:tr>
      <w:tr w:rsidR="00E66B44" w:rsidRPr="00E61C09" w14:paraId="0811145D" w14:textId="77777777" w:rsidTr="009360D1">
        <w:tc>
          <w:tcPr>
            <w:tcW w:w="0" w:type="auto"/>
          </w:tcPr>
          <w:p w14:paraId="47ED56D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Categorical intercepts</w:t>
            </w:r>
          </w:p>
        </w:tc>
        <w:tc>
          <w:tcPr>
            <w:tcW w:w="0" w:type="auto"/>
          </w:tcPr>
          <w:p w14:paraId="7729B7CB"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Fixed</w:t>
            </w:r>
          </w:p>
        </w:tc>
        <w:tc>
          <w:tcPr>
            <w:tcW w:w="0" w:type="auto"/>
          </w:tcPr>
          <w:p w14:paraId="167CD558"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No</w:t>
            </w:r>
          </w:p>
        </w:tc>
        <w:tc>
          <w:tcPr>
            <w:tcW w:w="0" w:type="auto"/>
          </w:tcPr>
          <w:p w14:paraId="4E11485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t>
            </w:r>
          </w:p>
        </w:tc>
      </w:tr>
      <w:tr w:rsidR="00E66B44" w:rsidRPr="00E61C09" w14:paraId="3A905F69" w14:textId="77777777" w:rsidTr="009360D1">
        <w:tc>
          <w:tcPr>
            <w:tcW w:w="0" w:type="auto"/>
          </w:tcPr>
          <w:p w14:paraId="1246F6B3"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Z-scoring statistics</w:t>
            </w:r>
          </w:p>
        </w:tc>
        <w:tc>
          <w:tcPr>
            <w:tcW w:w="0" w:type="auto"/>
          </w:tcPr>
          <w:p w14:paraId="4772EC5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Fixed</w:t>
            </w:r>
          </w:p>
        </w:tc>
        <w:tc>
          <w:tcPr>
            <w:tcW w:w="0" w:type="auto"/>
          </w:tcPr>
          <w:p w14:paraId="1EE2CCF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No</w:t>
            </w:r>
          </w:p>
        </w:tc>
        <w:tc>
          <w:tcPr>
            <w:tcW w:w="0" w:type="auto"/>
          </w:tcPr>
          <w:p w14:paraId="7DDDA1AD"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t>
            </w:r>
          </w:p>
        </w:tc>
      </w:tr>
    </w:tbl>
    <w:p w14:paraId="4FA918D5" w14:textId="77777777" w:rsidR="00E66B44" w:rsidRPr="000B714C" w:rsidRDefault="00E66B44" w:rsidP="00E66B44">
      <w:pPr>
        <w:rPr>
          <w:rFonts w:ascii="Arial" w:hAnsi="Arial"/>
        </w:rPr>
      </w:pPr>
    </w:p>
    <w:p w14:paraId="252A8D7B" w14:textId="77777777" w:rsidR="00E66B44" w:rsidRPr="000B714C" w:rsidRDefault="00E66B44" w:rsidP="00B653D8">
      <w:pPr>
        <w:pStyle w:val="Heading2"/>
        <w:spacing w:before="0"/>
        <w:rPr>
          <w:rFonts w:ascii="Arial" w:hAnsi="Arial" w:cs="Arial"/>
          <w:sz w:val="20"/>
          <w:szCs w:val="20"/>
        </w:rPr>
      </w:pPr>
      <w:bookmarkStart w:id="56" w:name="output"/>
      <w:bookmarkEnd w:id="55"/>
      <w:r w:rsidRPr="000B714C">
        <w:rPr>
          <w:rFonts w:ascii="Arial" w:hAnsi="Arial" w:cs="Arial"/>
          <w:sz w:val="20"/>
          <w:szCs w:val="20"/>
        </w:rPr>
        <w:t>Output</w:t>
      </w:r>
    </w:p>
    <w:p w14:paraId="6C8262F3" w14:textId="77777777" w:rsidR="00E66B44" w:rsidRPr="000B714C" w:rsidRDefault="00E66B44" w:rsidP="00E66B44">
      <w:pPr>
        <w:pStyle w:val="FirstParagraph"/>
        <w:rPr>
          <w:rFonts w:ascii="Arial" w:hAnsi="Arial" w:cs="Arial"/>
          <w:sz w:val="20"/>
          <w:szCs w:val="20"/>
        </w:rPr>
      </w:pPr>
      <w:r w:rsidRPr="000B714C">
        <w:rPr>
          <w:rFonts w:ascii="Arial" w:hAnsi="Arial" w:cs="Arial"/>
          <w:sz w:val="20"/>
          <w:szCs w:val="20"/>
        </w:rPr>
        <w:t>The decision produces the following outputs per agent:</w:t>
      </w:r>
    </w:p>
    <w:tbl>
      <w:tblPr>
        <w:tblW w:w="5000" w:type="pct"/>
        <w:tblLayout w:type="fixed"/>
        <w:tblLook w:val="0020" w:firstRow="1" w:lastRow="0" w:firstColumn="0" w:lastColumn="0" w:noHBand="0" w:noVBand="0"/>
      </w:tblPr>
      <w:tblGrid>
        <w:gridCol w:w="4680"/>
        <w:gridCol w:w="4680"/>
      </w:tblGrid>
      <w:tr w:rsidR="00FF1530" w14:paraId="31BCA07D" w14:textId="77777777" w:rsidTr="009360D1">
        <w:trPr>
          <w:tblHeader/>
        </w:trPr>
        <w:tc>
          <w:tcPr>
            <w:tcW w:w="3960" w:type="dxa"/>
            <w:vAlign w:val="bottom"/>
          </w:tcPr>
          <w:p w14:paraId="611AF81D"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Output Field</w:t>
            </w:r>
          </w:p>
        </w:tc>
        <w:tc>
          <w:tcPr>
            <w:tcW w:w="3960" w:type="dxa"/>
            <w:vAlign w:val="bottom"/>
          </w:tcPr>
          <w:p w14:paraId="62AD69B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Description</w:t>
            </w:r>
          </w:p>
        </w:tc>
      </w:tr>
      <w:tr w:rsidR="00E66B44" w:rsidRPr="00E61C09" w14:paraId="375A4F50" w14:textId="77777777" w:rsidTr="009360D1">
        <w:tc>
          <w:tcPr>
            <w:tcW w:w="3960" w:type="dxa"/>
          </w:tcPr>
          <w:p w14:paraId="2C65B88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w:t>
            </w:r>
          </w:p>
        </w:tc>
        <w:tc>
          <w:tcPr>
            <w:tcW w:w="3960" w:type="dxa"/>
          </w:tcPr>
          <w:p w14:paraId="5565A43B"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Binary decision: “Y” or “N”</w:t>
            </w:r>
          </w:p>
        </w:tc>
      </w:tr>
      <w:tr w:rsidR="00E66B44" w:rsidRPr="00E61C09" w14:paraId="0BB34124" w14:textId="77777777" w:rsidTr="009360D1">
        <w:tc>
          <w:tcPr>
            <w:tcW w:w="3960" w:type="dxa"/>
          </w:tcPr>
          <w:p w14:paraId="1EA18EC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disclose_income_raw</w:t>
            </w:r>
          </w:p>
        </w:tc>
        <w:tc>
          <w:tcPr>
            <w:tcW w:w="3960" w:type="dxa"/>
          </w:tcPr>
          <w:p w14:paraId="36EF0C2F"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Raw DI_i value (continuous, before classification)</w:t>
            </w:r>
          </w:p>
        </w:tc>
      </w:tr>
      <w:tr w:rsidR="00E66B44" w:rsidRPr="00E61C09" w14:paraId="1E2740C8" w14:textId="77777777" w:rsidTr="009360D1">
        <w:tc>
          <w:tcPr>
            <w:tcW w:w="3960" w:type="dxa"/>
          </w:tcPr>
          <w:p w14:paraId="76D6C24A"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disclose_income_di</w:t>
            </w:r>
          </w:p>
        </w:tc>
        <w:tc>
          <w:tcPr>
            <w:tcW w:w="3960" w:type="dxa"/>
          </w:tcPr>
          <w:p w14:paraId="27E8844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Same as raw (the DI_i value)</w:t>
            </w:r>
          </w:p>
        </w:tc>
      </w:tr>
      <w:tr w:rsidR="00E66B44" w:rsidRPr="00E61C09" w14:paraId="17E2BF90" w14:textId="77777777" w:rsidTr="009360D1">
        <w:tc>
          <w:tcPr>
            <w:tcW w:w="3960" w:type="dxa"/>
          </w:tcPr>
          <w:p w14:paraId="62ECF9D8"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disclose_income_anchored_pb</w:t>
            </w:r>
          </w:p>
        </w:tc>
        <w:tc>
          <w:tcPr>
            <w:tcW w:w="3960" w:type="dxa"/>
          </w:tcPr>
          <w:p w14:paraId="3839AE5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PB_i value (with stochastic if enabled)</w:t>
            </w:r>
          </w:p>
        </w:tc>
      </w:tr>
      <w:tr w:rsidR="00E66B44" w:rsidRPr="00E61C09" w14:paraId="52515C5C" w14:textId="77777777" w:rsidTr="009360D1">
        <w:tc>
          <w:tcPr>
            <w:tcW w:w="3960" w:type="dxa"/>
          </w:tcPr>
          <w:p w14:paraId="70DBBD5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disclose_income_anchored_pb_deterministic</w:t>
            </w:r>
          </w:p>
        </w:tc>
        <w:tc>
          <w:tcPr>
            <w:tcW w:w="3960" w:type="dxa"/>
          </w:tcPr>
          <w:p w14:paraId="38FCB8FC"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PB_i value (without stochastic)</w:t>
            </w:r>
          </w:p>
        </w:tc>
      </w:tr>
      <w:tr w:rsidR="00E66B44" w:rsidRPr="00E61C09" w14:paraId="2C823AD0" w14:textId="77777777" w:rsidTr="009360D1">
        <w:tc>
          <w:tcPr>
            <w:tcW w:w="3960" w:type="dxa"/>
          </w:tcPr>
          <w:p w14:paraId="165113D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disclose_income_weighted_prosocial</w:t>
            </w:r>
          </w:p>
        </w:tc>
        <w:tc>
          <w:tcPr>
            <w:tcW w:w="3960" w:type="dxa"/>
          </w:tcPr>
          <w:p w14:paraId="3F72A720"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calc_PB (from Equation 1, before anchoring)</w:t>
            </w:r>
          </w:p>
        </w:tc>
      </w:tr>
      <w:tr w:rsidR="00E66B44" w:rsidRPr="00E61C09" w14:paraId="30843B53" w14:textId="77777777" w:rsidTr="009360D1">
        <w:tc>
          <w:tcPr>
            <w:tcW w:w="3960" w:type="dxa"/>
          </w:tcPr>
          <w:p w14:paraId="1B16FC48"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disclose_income_religious_composite</w:t>
            </w:r>
          </w:p>
        </w:tc>
        <w:tc>
          <w:tcPr>
            <w:tcW w:w="3960" w:type="dxa"/>
          </w:tcPr>
          <w:p w14:paraId="5BD90AE8"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Raw religiosity composite (non-z-scored)</w:t>
            </w:r>
          </w:p>
        </w:tc>
      </w:tr>
      <w:tr w:rsidR="00E66B44" w:rsidRPr="00E61C09" w14:paraId="1553A73B" w14:textId="77777777" w:rsidTr="009360D1">
        <w:tc>
          <w:tcPr>
            <w:tcW w:w="3960" w:type="dxa"/>
          </w:tcPr>
          <w:p w14:paraId="5BE4BF36"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disclose_income_income_high</w:t>
            </w:r>
          </w:p>
        </w:tc>
        <w:tc>
          <w:tcPr>
            <w:tcW w:w="3960" w:type="dxa"/>
          </w:tcPr>
          <w:p w14:paraId="71884F35"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I_high indicator (0 or 1)</w:t>
            </w:r>
          </w:p>
        </w:tc>
      </w:tr>
      <w:tr w:rsidR="00E66B44" w:rsidRPr="00E61C09" w14:paraId="1BC17164" w14:textId="77777777" w:rsidTr="009360D1">
        <w:tc>
          <w:tcPr>
            <w:tcW w:w="3960" w:type="dxa"/>
          </w:tcPr>
          <w:p w14:paraId="45434964"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disclose_income_wopb</w:t>
            </w:r>
          </w:p>
        </w:tc>
        <w:tc>
          <w:tcPr>
            <w:tcW w:w="3960" w:type="dxa"/>
          </w:tcPr>
          <w:p w14:paraId="41635BB1"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W_OPB value used</w:t>
            </w:r>
          </w:p>
        </w:tc>
      </w:tr>
      <w:tr w:rsidR="00E66B44" w:rsidRPr="00E61C09" w14:paraId="2D65ED63" w14:textId="77777777" w:rsidTr="009360D1">
        <w:tc>
          <w:tcPr>
            <w:tcW w:w="3960" w:type="dxa"/>
          </w:tcPr>
          <w:p w14:paraId="6727C5DE"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disclose_income_wpb</w:t>
            </w:r>
          </w:p>
        </w:tc>
        <w:tc>
          <w:tcPr>
            <w:tcW w:w="3960" w:type="dxa"/>
          </w:tcPr>
          <w:p w14:paraId="7BDECCDB"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W_PB value used</w:t>
            </w:r>
          </w:p>
        </w:tc>
      </w:tr>
      <w:tr w:rsidR="00E66B44" w:rsidRPr="00E61C09" w14:paraId="6626A765" w14:textId="77777777" w:rsidTr="009360D1">
        <w:tc>
          <w:tcPr>
            <w:tcW w:w="3960" w:type="dxa"/>
          </w:tcPr>
          <w:p w14:paraId="3A50C429"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disclose_income_intercept</w:t>
            </w:r>
          </w:p>
        </w:tc>
        <w:tc>
          <w:tcPr>
            <w:tcW w:w="3960" w:type="dxa"/>
          </w:tcPr>
          <w:p w14:paraId="47822087" w14:textId="77777777" w:rsidR="00E66B44" w:rsidRPr="00E61C09" w:rsidRDefault="00E66B44" w:rsidP="009360D1">
            <w:pPr>
              <w:pStyle w:val="Compact"/>
              <w:rPr>
                <w:rFonts w:ascii="Arial" w:hAnsi="Arial" w:cs="Arial"/>
                <w:sz w:val="20"/>
                <w:szCs w:val="20"/>
              </w:rPr>
            </w:pPr>
            <w:r w:rsidRPr="00E61C09">
              <w:rPr>
                <w:rFonts w:ascii="Arial" w:hAnsi="Arial" w:cs="Arial"/>
                <w:sz w:val="20"/>
                <w:szCs w:val="20"/>
              </w:rPr>
              <w:t>β</w:t>
            </w:r>
            <w:r w:rsidRPr="00E61C09">
              <w:rPr>
                <w:rFonts w:ascii="Cambria Math" w:hAnsi="Cambria Math" w:cs="Cambria Math"/>
                <w:sz w:val="20"/>
                <w:szCs w:val="20"/>
              </w:rPr>
              <w:t>₀</w:t>
            </w:r>
            <w:r w:rsidRPr="00E61C09">
              <w:rPr>
                <w:rFonts w:ascii="Arial" w:hAnsi="Arial" w:cs="Arial"/>
                <w:sz w:val="20"/>
                <w:szCs w:val="20"/>
              </w:rPr>
              <w:t xml:space="preserve"> value used</w:t>
            </w:r>
          </w:p>
        </w:tc>
      </w:tr>
    </w:tbl>
    <w:p w14:paraId="73F0AB0D" w14:textId="77777777" w:rsidR="00E66B44" w:rsidRPr="000B714C" w:rsidRDefault="00E66B44" w:rsidP="00E66B44">
      <w:pPr>
        <w:pStyle w:val="BodyText"/>
        <w:rPr>
          <w:rFonts w:ascii="Arial" w:hAnsi="Arial" w:cs="Arial"/>
          <w:sz w:val="20"/>
          <w:szCs w:val="20"/>
        </w:rPr>
      </w:pPr>
      <w:r w:rsidRPr="000B714C">
        <w:rPr>
          <w:rFonts w:ascii="Arial" w:hAnsi="Arial" w:cs="Arial"/>
          <w:sz w:val="20"/>
          <w:szCs w:val="20"/>
        </w:rPr>
        <w:t>These values are available in the Excel export from the results page.</w:t>
      </w:r>
    </w:p>
    <w:p w14:paraId="72DEF7FF" w14:textId="77777777" w:rsidR="00E66B44" w:rsidRPr="000B714C" w:rsidRDefault="00E66B44" w:rsidP="00E66B44">
      <w:pPr>
        <w:pStyle w:val="Heading2"/>
        <w:rPr>
          <w:rFonts w:ascii="Arial" w:hAnsi="Arial" w:cs="Arial"/>
          <w:sz w:val="20"/>
          <w:szCs w:val="20"/>
        </w:rPr>
      </w:pPr>
      <w:bookmarkStart w:id="57" w:name="downstream-impact"/>
      <w:bookmarkEnd w:id="56"/>
      <w:r w:rsidRPr="000B714C">
        <w:rPr>
          <w:rFonts w:ascii="Arial" w:hAnsi="Arial" w:cs="Arial"/>
          <w:sz w:val="20"/>
          <w:szCs w:val="20"/>
        </w:rPr>
        <w:t>Downstream Impact</w:t>
      </w:r>
    </w:p>
    <w:p w14:paraId="6EDCEF97"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 xml:space="preserve">The disclose_income decision directly determines the agent’s </w:t>
      </w:r>
      <w:r w:rsidRPr="00B653D8">
        <w:rPr>
          <w:rFonts w:ascii="Arial" w:hAnsi="Arial" w:cs="Arial"/>
          <w:sz w:val="20"/>
          <w:szCs w:val="20"/>
        </w:rPr>
        <w:t>customer type</w:t>
      </w:r>
      <w:r w:rsidRPr="000B714C">
        <w:rPr>
          <w:rFonts w:ascii="Arial" w:hAnsi="Arial" w:cs="Arial"/>
          <w:sz w:val="20"/>
          <w:szCs w:val="20"/>
        </w:rPr>
        <w:t>, which affects pricing and purchasing behavior throughout the rest of the simulation:</w:t>
      </w:r>
    </w:p>
    <w:p w14:paraId="2CE05ABC" w14:textId="77777777" w:rsidR="00E66B44" w:rsidRPr="000B714C" w:rsidRDefault="00E66B44">
      <w:pPr>
        <w:pStyle w:val="Compact"/>
        <w:numPr>
          <w:ilvl w:val="0"/>
          <w:numId w:val="105"/>
        </w:numPr>
        <w:spacing w:line="312" w:lineRule="auto"/>
        <w:rPr>
          <w:rFonts w:ascii="Arial" w:hAnsi="Arial" w:cs="Arial"/>
          <w:sz w:val="20"/>
          <w:szCs w:val="20"/>
        </w:rPr>
      </w:pPr>
      <w:r w:rsidRPr="000B714C">
        <w:rPr>
          <w:rFonts w:ascii="Arial" w:hAnsi="Arial" w:cs="Arial"/>
          <w:b/>
          <w:bCs/>
          <w:sz w:val="20"/>
          <w:szCs w:val="20"/>
        </w:rPr>
        <w:t xml:space="preserve">disclose_income </w:t>
      </w:r>
      <w:r w:rsidRPr="00B653D8">
        <w:rPr>
          <w:rFonts w:ascii="Arial" w:hAnsi="Arial" w:cs="Arial"/>
          <w:sz w:val="20"/>
          <w:szCs w:val="20"/>
        </w:rPr>
        <w:t>=</w:t>
      </w:r>
      <w:r w:rsidRPr="000B714C">
        <w:rPr>
          <w:rFonts w:ascii="Arial" w:hAnsi="Arial" w:cs="Arial"/>
          <w:b/>
          <w:bCs/>
          <w:sz w:val="20"/>
          <w:szCs w:val="20"/>
        </w:rPr>
        <w:t xml:space="preserve"> </w:t>
      </w:r>
      <w:r w:rsidRPr="00B653D8">
        <w:rPr>
          <w:rFonts w:ascii="Arial" w:hAnsi="Arial" w:cs="Arial"/>
          <w:sz w:val="20"/>
          <w:szCs w:val="20"/>
        </w:rPr>
        <w:t>“N”</w:t>
      </w:r>
      <w:r w:rsidRPr="00962869">
        <w:rPr>
          <w:rFonts w:ascii="Arial" w:hAnsi="Arial" w:cs="Arial"/>
          <w:sz w:val="20"/>
          <w:szCs w:val="20"/>
        </w:rPr>
        <w:t xml:space="preserve"> →</w:t>
      </w:r>
      <w:r w:rsidRPr="000B714C">
        <w:rPr>
          <w:rFonts w:ascii="Arial" w:hAnsi="Arial" w:cs="Arial"/>
          <w:sz w:val="20"/>
          <w:szCs w:val="20"/>
        </w:rPr>
        <w:t xml:space="preserve"> Agent becomes a </w:t>
      </w:r>
      <w:r w:rsidRPr="00B653D8">
        <w:rPr>
          <w:rFonts w:ascii="Arial" w:hAnsi="Arial" w:cs="Arial"/>
          <w:sz w:val="20"/>
          <w:szCs w:val="20"/>
        </w:rPr>
        <w:t>Regular Customer</w:t>
      </w:r>
      <w:r w:rsidRPr="000B714C">
        <w:rPr>
          <w:rFonts w:ascii="Arial" w:hAnsi="Arial" w:cs="Arial"/>
          <w:sz w:val="20"/>
          <w:szCs w:val="20"/>
        </w:rPr>
        <w:t xml:space="preserve"> (pays PN prices or places BIDs)</w:t>
      </w:r>
    </w:p>
    <w:p w14:paraId="3605A0E9" w14:textId="77777777" w:rsidR="00E66B44" w:rsidRPr="000B714C" w:rsidRDefault="00E66B44">
      <w:pPr>
        <w:pStyle w:val="Compact"/>
        <w:numPr>
          <w:ilvl w:val="0"/>
          <w:numId w:val="105"/>
        </w:numPr>
        <w:spacing w:line="312" w:lineRule="auto"/>
        <w:rPr>
          <w:rFonts w:ascii="Arial" w:hAnsi="Arial" w:cs="Arial"/>
          <w:sz w:val="20"/>
          <w:szCs w:val="20"/>
        </w:rPr>
      </w:pPr>
      <w:r w:rsidRPr="000B714C">
        <w:rPr>
          <w:rFonts w:ascii="Arial" w:hAnsi="Arial" w:cs="Arial"/>
          <w:b/>
          <w:bCs/>
          <w:sz w:val="20"/>
          <w:szCs w:val="20"/>
        </w:rPr>
        <w:t xml:space="preserve">disclose_income </w:t>
      </w:r>
      <w:r w:rsidRPr="00B653D8">
        <w:rPr>
          <w:rFonts w:ascii="Arial" w:hAnsi="Arial" w:cs="Arial"/>
          <w:sz w:val="20"/>
          <w:szCs w:val="20"/>
        </w:rPr>
        <w:t>=</w:t>
      </w:r>
      <w:r w:rsidRPr="000B714C">
        <w:rPr>
          <w:rFonts w:ascii="Arial" w:hAnsi="Arial" w:cs="Arial"/>
          <w:b/>
          <w:bCs/>
          <w:sz w:val="20"/>
          <w:szCs w:val="20"/>
        </w:rPr>
        <w:t xml:space="preserve"> </w:t>
      </w:r>
      <w:r w:rsidRPr="00B653D8">
        <w:rPr>
          <w:rFonts w:ascii="Arial" w:hAnsi="Arial" w:cs="Arial"/>
          <w:sz w:val="20"/>
          <w:szCs w:val="20"/>
        </w:rPr>
        <w:t>“Y”</w:t>
      </w:r>
      <w:r w:rsidRPr="00962869">
        <w:rPr>
          <w:rFonts w:ascii="Arial" w:hAnsi="Arial" w:cs="Arial"/>
          <w:sz w:val="20"/>
          <w:szCs w:val="20"/>
        </w:rPr>
        <w:t xml:space="preserve"> AND income</w:t>
      </w:r>
      <w:r w:rsidRPr="000B714C">
        <w:rPr>
          <w:rFonts w:ascii="Arial" w:hAnsi="Arial" w:cs="Arial"/>
          <w:sz w:val="20"/>
          <w:szCs w:val="20"/>
        </w:rPr>
        <w:t xml:space="preserve"> ≥ discount threshold → Agent </w:t>
      </w:r>
      <w:r w:rsidRPr="00962869">
        <w:rPr>
          <w:rFonts w:ascii="Arial" w:hAnsi="Arial" w:cs="Arial"/>
          <w:sz w:val="20"/>
          <w:szCs w:val="20"/>
        </w:rPr>
        <w:t xml:space="preserve">becomes a </w:t>
      </w:r>
      <w:r w:rsidRPr="00B653D8">
        <w:rPr>
          <w:rFonts w:ascii="Arial" w:hAnsi="Arial" w:cs="Arial"/>
          <w:sz w:val="20"/>
          <w:szCs w:val="20"/>
        </w:rPr>
        <w:t>Fixed Customer</w:t>
      </w:r>
      <w:r w:rsidRPr="000B714C">
        <w:rPr>
          <w:rFonts w:ascii="Arial" w:hAnsi="Arial" w:cs="Arial"/>
          <w:sz w:val="20"/>
          <w:szCs w:val="20"/>
        </w:rPr>
        <w:t xml:space="preserve"> (uses FIXED pricing)</w:t>
      </w:r>
    </w:p>
    <w:p w14:paraId="10FAD07B" w14:textId="77777777" w:rsidR="00E66B44" w:rsidRPr="000B714C" w:rsidRDefault="00E66B44">
      <w:pPr>
        <w:pStyle w:val="Compact"/>
        <w:numPr>
          <w:ilvl w:val="0"/>
          <w:numId w:val="105"/>
        </w:numPr>
        <w:spacing w:line="312" w:lineRule="auto"/>
        <w:rPr>
          <w:rFonts w:ascii="Arial" w:hAnsi="Arial" w:cs="Arial"/>
          <w:sz w:val="20"/>
          <w:szCs w:val="20"/>
        </w:rPr>
      </w:pPr>
      <w:r w:rsidRPr="000B714C">
        <w:rPr>
          <w:rFonts w:ascii="Arial" w:hAnsi="Arial" w:cs="Arial"/>
          <w:b/>
          <w:bCs/>
          <w:sz w:val="20"/>
          <w:szCs w:val="20"/>
        </w:rPr>
        <w:t xml:space="preserve">disclose_income </w:t>
      </w:r>
      <w:r w:rsidRPr="00B653D8">
        <w:rPr>
          <w:rFonts w:ascii="Arial" w:hAnsi="Arial" w:cs="Arial"/>
          <w:sz w:val="20"/>
          <w:szCs w:val="20"/>
        </w:rPr>
        <w:t>= “Y”</w:t>
      </w:r>
      <w:r w:rsidRPr="00962869">
        <w:rPr>
          <w:rFonts w:ascii="Arial" w:hAnsi="Arial" w:cs="Arial"/>
          <w:sz w:val="20"/>
          <w:szCs w:val="20"/>
        </w:rPr>
        <w:t xml:space="preserve"> AND</w:t>
      </w:r>
      <w:r w:rsidRPr="000B714C">
        <w:rPr>
          <w:rFonts w:ascii="Arial" w:hAnsi="Arial" w:cs="Arial"/>
          <w:sz w:val="20"/>
          <w:szCs w:val="20"/>
        </w:rPr>
        <w:t xml:space="preserve"> income &lt; threshold AND disclose_documents = “Y” → Agent </w:t>
      </w:r>
      <w:r w:rsidRPr="00962869">
        <w:rPr>
          <w:rFonts w:ascii="Arial" w:hAnsi="Arial" w:cs="Arial"/>
          <w:sz w:val="20"/>
          <w:szCs w:val="20"/>
        </w:rPr>
        <w:t xml:space="preserve">becomes a </w:t>
      </w:r>
      <w:r w:rsidRPr="00B653D8">
        <w:rPr>
          <w:rFonts w:ascii="Arial" w:hAnsi="Arial" w:cs="Arial"/>
          <w:sz w:val="20"/>
          <w:szCs w:val="20"/>
        </w:rPr>
        <w:t>Discount Customer</w:t>
      </w:r>
      <w:r w:rsidRPr="00962869">
        <w:rPr>
          <w:rFonts w:ascii="Arial" w:hAnsi="Arial" w:cs="Arial"/>
          <w:sz w:val="20"/>
          <w:szCs w:val="20"/>
        </w:rPr>
        <w:t xml:space="preserve"> (</w:t>
      </w:r>
      <w:r w:rsidR="00962869">
        <w:rPr>
          <w:rFonts w:ascii="Arial" w:hAnsi="Arial" w:cs="Arial"/>
          <w:sz w:val="20"/>
          <w:szCs w:val="20"/>
        </w:rPr>
        <w:t>receives</w:t>
      </w:r>
      <w:r w:rsidR="00962869" w:rsidRPr="00962869">
        <w:rPr>
          <w:rFonts w:ascii="Arial" w:hAnsi="Arial" w:cs="Arial"/>
          <w:sz w:val="20"/>
          <w:szCs w:val="20"/>
        </w:rPr>
        <w:t xml:space="preserve"> </w:t>
      </w:r>
      <w:r w:rsidRPr="00962869">
        <w:rPr>
          <w:rFonts w:ascii="Arial" w:hAnsi="Arial" w:cs="Arial"/>
          <w:sz w:val="20"/>
          <w:szCs w:val="20"/>
        </w:rPr>
        <w:t>discounted</w:t>
      </w:r>
      <w:r w:rsidRPr="000B714C">
        <w:rPr>
          <w:rFonts w:ascii="Arial" w:hAnsi="Arial" w:cs="Arial"/>
          <w:sz w:val="20"/>
          <w:szCs w:val="20"/>
        </w:rPr>
        <w:t xml:space="preserve"> prices)</w:t>
      </w:r>
    </w:p>
    <w:p w14:paraId="011CBD41" w14:textId="77777777" w:rsidR="00E66B44" w:rsidRPr="000B714C" w:rsidRDefault="00E66B44" w:rsidP="00B653D8">
      <w:pPr>
        <w:pStyle w:val="FirstParagraph"/>
        <w:spacing w:line="312" w:lineRule="auto"/>
        <w:rPr>
          <w:rFonts w:ascii="Arial" w:hAnsi="Arial" w:cs="Arial"/>
          <w:sz w:val="20"/>
          <w:szCs w:val="20"/>
        </w:rPr>
      </w:pPr>
      <w:r w:rsidRPr="000B714C">
        <w:rPr>
          <w:rFonts w:ascii="Arial" w:hAnsi="Arial" w:cs="Arial"/>
          <w:sz w:val="20"/>
          <w:szCs w:val="20"/>
        </w:rPr>
        <w:t>Customer types propagate to Decision 9 (Purchase Now vs Bid) and all subsequent transaction and vendor selection decisions.</w:t>
      </w:r>
    </w:p>
    <w:p w14:paraId="46950D6D" w14:textId="77777777" w:rsidR="00A77BC1" w:rsidRPr="000B714C" w:rsidRDefault="00A77BC1" w:rsidP="00A77BC1">
      <w:pPr>
        <w:pStyle w:val="Heading2"/>
        <w:rPr>
          <w:rFonts w:ascii="Arial" w:hAnsi="Arial" w:cs="Arial"/>
          <w:i w:val="0"/>
          <w:iCs w:val="0"/>
          <w:sz w:val="20"/>
          <w:szCs w:val="20"/>
        </w:rPr>
      </w:pPr>
      <w:bookmarkStart w:id="58" w:name="excel-export-structure"/>
      <w:bookmarkEnd w:id="24"/>
      <w:bookmarkEnd w:id="57"/>
      <w:r w:rsidRPr="000B714C">
        <w:rPr>
          <w:rFonts w:ascii="Arial" w:hAnsi="Arial" w:cs="Arial"/>
          <w:i w:val="0"/>
          <w:iCs w:val="0"/>
          <w:sz w:val="20"/>
          <w:szCs w:val="20"/>
        </w:rPr>
        <w:t>Excel Export Structure</w:t>
      </w:r>
    </w:p>
    <w:p w14:paraId="5F30EBE2" w14:textId="77777777" w:rsidR="00A77BC1" w:rsidRPr="000B714C" w:rsidRDefault="00A77BC1" w:rsidP="00B653D8">
      <w:pPr>
        <w:pStyle w:val="FirstParagraph"/>
        <w:spacing w:line="312" w:lineRule="auto"/>
        <w:rPr>
          <w:rFonts w:ascii="Arial" w:hAnsi="Arial" w:cs="Arial"/>
          <w:sz w:val="20"/>
          <w:szCs w:val="20"/>
        </w:rPr>
      </w:pPr>
      <w:r w:rsidRPr="000B714C">
        <w:rPr>
          <w:rFonts w:ascii="Arial" w:hAnsi="Arial" w:cs="Arial"/>
          <w:sz w:val="20"/>
          <w:szCs w:val="20"/>
        </w:rPr>
        <w:t>The disclose income decision produces multiple Excel export files depending on the run mode. There are three categories of exports:</w:t>
      </w:r>
    </w:p>
    <w:p w14:paraId="72D627DF" w14:textId="77777777" w:rsidR="00A77BC1" w:rsidRPr="000B714C" w:rsidRDefault="00A77BC1" w:rsidP="00A77BC1">
      <w:pPr>
        <w:pStyle w:val="Heading3"/>
        <w:rPr>
          <w:rFonts w:ascii="Arial" w:hAnsi="Arial" w:cs="Arial"/>
          <w:sz w:val="20"/>
          <w:szCs w:val="20"/>
        </w:rPr>
      </w:pPr>
      <w:bookmarkStart w:id="59" w:name="X658238d0da7a89dcd9b729326f48da3d814e1a4"/>
      <w:r w:rsidRPr="000B714C">
        <w:rPr>
          <w:rFonts w:ascii="Arial" w:hAnsi="Arial" w:cs="Arial"/>
          <w:sz w:val="20"/>
          <w:szCs w:val="20"/>
        </w:rPr>
        <w:t>Export 1: Disclose Income Only — Single Configuration</w:t>
      </w:r>
    </w:p>
    <w:p w14:paraId="1CC48FFF" w14:textId="77777777" w:rsidR="00A77BC1" w:rsidRPr="000B714C" w:rsidRDefault="00A77BC1" w:rsidP="00B653D8">
      <w:pPr>
        <w:pStyle w:val="FirstParagraph"/>
        <w:spacing w:line="312" w:lineRule="auto"/>
        <w:rPr>
          <w:rFonts w:ascii="Arial" w:hAnsi="Arial" w:cs="Arial"/>
          <w:sz w:val="20"/>
          <w:szCs w:val="20"/>
        </w:rPr>
      </w:pPr>
      <w:r w:rsidRPr="000B714C">
        <w:rPr>
          <w:rFonts w:ascii="Arial" w:hAnsi="Arial" w:cs="Arial"/>
          <w:b/>
          <w:bCs/>
          <w:sz w:val="20"/>
          <w:szCs w:val="20"/>
        </w:rPr>
        <w:t>When produced</w:t>
      </w:r>
      <w:r w:rsidRPr="000B714C">
        <w:rPr>
          <w:rFonts w:ascii="Arial" w:hAnsi="Arial" w:cs="Arial"/>
          <w:sz w:val="20"/>
          <w:szCs w:val="20"/>
        </w:rPr>
        <w:t>: Running disclose_income only with “Categorical only” or “Continuous only” income mode.</w:t>
      </w:r>
    </w:p>
    <w:p w14:paraId="3BD4F863" w14:textId="77777777" w:rsidR="00A77BC1" w:rsidRPr="000B714C" w:rsidRDefault="00A77BC1" w:rsidP="00B653D8">
      <w:pPr>
        <w:pStyle w:val="BodyText"/>
        <w:spacing w:line="312" w:lineRule="auto"/>
        <w:rPr>
          <w:rFonts w:ascii="Arial" w:hAnsi="Arial" w:cs="Arial"/>
          <w:sz w:val="20"/>
          <w:szCs w:val="20"/>
        </w:rPr>
      </w:pPr>
      <w:r w:rsidRPr="000B714C">
        <w:rPr>
          <w:rFonts w:ascii="Arial" w:hAnsi="Arial" w:cs="Arial"/>
          <w:b/>
          <w:bCs/>
          <w:sz w:val="20"/>
          <w:szCs w:val="20"/>
        </w:rPr>
        <w:t>File name</w:t>
      </w:r>
      <w:r w:rsidRPr="000B714C">
        <w:rPr>
          <w:rFonts w:ascii="Arial" w:hAnsi="Arial" w:cs="Arial"/>
          <w:sz w:val="20"/>
          <w:szCs w:val="20"/>
        </w:rPr>
        <w:t xml:space="preserve">: </w:t>
      </w:r>
      <w:r w:rsidRPr="000B714C">
        <w:rPr>
          <w:rStyle w:val="VerbatimChar"/>
          <w:rFonts w:ascii="Arial" w:hAnsi="Arial" w:cs="Arial"/>
          <w:sz w:val="20"/>
          <w:szCs w:val="20"/>
        </w:rPr>
        <w:t>agent_disclose_income_data.xlsx</w:t>
      </w:r>
      <w:r w:rsidRPr="000B714C">
        <w:rPr>
          <w:rFonts w:ascii="Arial" w:hAnsi="Arial" w:cs="Arial"/>
          <w:sz w:val="20"/>
          <w:szCs w:val="20"/>
        </w:rPr>
        <w:t xml:space="preserve"> (from visualization) or </w:t>
      </w:r>
      <w:r w:rsidRPr="000B714C">
        <w:rPr>
          <w:rStyle w:val="VerbatimChar"/>
          <w:rFonts w:ascii="Arial" w:hAnsi="Arial" w:cs="Arial"/>
          <w:sz w:val="20"/>
          <w:szCs w:val="20"/>
        </w:rPr>
        <w:t>disclose_income_results_YYYYMMDD_HHMMSS.xlsx</w:t>
      </w:r>
      <w:r w:rsidRPr="000B714C">
        <w:rPr>
          <w:rFonts w:ascii="Arial" w:hAnsi="Arial" w:cs="Arial"/>
          <w:sz w:val="20"/>
          <w:szCs w:val="20"/>
        </w:rPr>
        <w:t xml:space="preserve"> (from export section)</w:t>
      </w:r>
    </w:p>
    <w:p w14:paraId="7449C421" w14:textId="77777777" w:rsidR="00A77BC1" w:rsidRPr="000B714C" w:rsidRDefault="00A77BC1" w:rsidP="00A77BC1">
      <w:pPr>
        <w:pStyle w:val="BodyText"/>
        <w:rPr>
          <w:rFonts w:ascii="Arial" w:hAnsi="Arial" w:cs="Arial"/>
          <w:sz w:val="20"/>
          <w:szCs w:val="20"/>
        </w:rPr>
      </w:pPr>
      <w:r w:rsidRPr="000B714C">
        <w:rPr>
          <w:rFonts w:ascii="Arial" w:hAnsi="Arial" w:cs="Arial"/>
          <w:b/>
          <w:bCs/>
          <w:sz w:val="20"/>
          <w:szCs w:val="20"/>
        </w:rPr>
        <w:t>Structure</w:t>
      </w:r>
      <w:r w:rsidRPr="000B714C">
        <w:rPr>
          <w:rFonts w:ascii="Arial" w:hAnsi="Arial" w:cs="Arial"/>
          <w:sz w:val="20"/>
          <w:szCs w:val="20"/>
        </w:rPr>
        <w:t>: Single sheet — “Agent Disclose Income Data” or “Disclose Income Results”</w:t>
      </w:r>
    </w:p>
    <w:p w14:paraId="4CF621D8" w14:textId="77777777" w:rsidR="00A77BC1" w:rsidRPr="000B714C" w:rsidRDefault="00A77BC1" w:rsidP="00A77BC1">
      <w:pPr>
        <w:pStyle w:val="BodyText"/>
        <w:rPr>
          <w:rFonts w:ascii="Arial" w:hAnsi="Arial" w:cs="Arial"/>
          <w:sz w:val="20"/>
          <w:szCs w:val="20"/>
        </w:rPr>
      </w:pPr>
      <w:r w:rsidRPr="000B714C">
        <w:rPr>
          <w:rFonts w:ascii="Arial" w:hAnsi="Arial" w:cs="Arial"/>
          <w:b/>
          <w:bCs/>
          <w:sz w:val="20"/>
          <w:szCs w:val="20"/>
        </w:rPr>
        <w:t>Columns (19 total):</w:t>
      </w:r>
    </w:p>
    <w:tbl>
      <w:tblPr>
        <w:tblW w:w="5238" w:type="pct"/>
        <w:tblLayout w:type="fixed"/>
        <w:tblLook w:val="0020" w:firstRow="1" w:lastRow="0" w:firstColumn="0" w:lastColumn="0" w:noHBand="0" w:noVBand="0"/>
      </w:tblPr>
      <w:tblGrid>
        <w:gridCol w:w="762"/>
        <w:gridCol w:w="2671"/>
        <w:gridCol w:w="616"/>
        <w:gridCol w:w="3261"/>
        <w:gridCol w:w="27"/>
        <w:gridCol w:w="2025"/>
        <w:gridCol w:w="444"/>
      </w:tblGrid>
      <w:tr w:rsidR="00FF1530" w14:paraId="670FDB08" w14:textId="77777777" w:rsidTr="00B653D8">
        <w:trPr>
          <w:gridAfter w:val="1"/>
          <w:wAfter w:w="455" w:type="dxa"/>
          <w:tblHeader/>
        </w:trPr>
        <w:tc>
          <w:tcPr>
            <w:tcW w:w="776" w:type="dxa"/>
            <w:vAlign w:val="bottom"/>
          </w:tcPr>
          <w:p w14:paraId="197D3F0D"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w:t>
            </w:r>
          </w:p>
        </w:tc>
        <w:tc>
          <w:tcPr>
            <w:tcW w:w="3365" w:type="dxa"/>
            <w:gridSpan w:val="2"/>
            <w:vAlign w:val="bottom"/>
          </w:tcPr>
          <w:p w14:paraId="74E8988E"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Column Name</w:t>
            </w:r>
          </w:p>
        </w:tc>
        <w:tc>
          <w:tcPr>
            <w:tcW w:w="3365" w:type="dxa"/>
            <w:gridSpan w:val="2"/>
            <w:vAlign w:val="bottom"/>
          </w:tcPr>
          <w:p w14:paraId="1A3180B1"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Description</w:t>
            </w:r>
          </w:p>
        </w:tc>
        <w:tc>
          <w:tcPr>
            <w:tcW w:w="2070" w:type="dxa"/>
            <w:vAlign w:val="bottom"/>
          </w:tcPr>
          <w:p w14:paraId="7822B893"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Source</w:t>
            </w:r>
          </w:p>
        </w:tc>
      </w:tr>
      <w:tr w:rsidR="00A77BC1" w:rsidRPr="00E61C09" w14:paraId="053FDA36" w14:textId="77777777" w:rsidTr="00B653D8">
        <w:tc>
          <w:tcPr>
            <w:tcW w:w="776" w:type="dxa"/>
          </w:tcPr>
          <w:p w14:paraId="6652B6DE"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w:t>
            </w:r>
          </w:p>
        </w:tc>
        <w:tc>
          <w:tcPr>
            <w:tcW w:w="2734" w:type="dxa"/>
          </w:tcPr>
          <w:p w14:paraId="0E3E513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Agent ID</w:t>
            </w:r>
          </w:p>
        </w:tc>
        <w:tc>
          <w:tcPr>
            <w:tcW w:w="3969" w:type="dxa"/>
            <w:gridSpan w:val="2"/>
          </w:tcPr>
          <w:p w14:paraId="07BF9543"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Agent identifier (1-based)</w:t>
            </w:r>
          </w:p>
        </w:tc>
        <w:tc>
          <w:tcPr>
            <w:tcW w:w="2552" w:type="dxa"/>
            <w:gridSpan w:val="3"/>
          </w:tcPr>
          <w:p w14:paraId="5BCDE7BB"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agent_id or index+1</w:t>
            </w:r>
          </w:p>
        </w:tc>
      </w:tr>
      <w:tr w:rsidR="00A77BC1" w:rsidRPr="00E61C09" w14:paraId="5B7B36CC" w14:textId="77777777" w:rsidTr="00B653D8">
        <w:tc>
          <w:tcPr>
            <w:tcW w:w="776" w:type="dxa"/>
          </w:tcPr>
          <w:p w14:paraId="7DA304F5"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lastRenderedPageBreak/>
              <w:t>2</w:t>
            </w:r>
          </w:p>
        </w:tc>
        <w:tc>
          <w:tcPr>
            <w:tcW w:w="2734" w:type="dxa"/>
          </w:tcPr>
          <w:p w14:paraId="720225C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Agreeable</w:t>
            </w:r>
          </w:p>
        </w:tc>
        <w:tc>
          <w:tcPr>
            <w:tcW w:w="3969" w:type="dxa"/>
            <w:gridSpan w:val="2"/>
          </w:tcPr>
          <w:p w14:paraId="57716B5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Raw Agreeableness trait (non-standardized)</w:t>
            </w:r>
          </w:p>
        </w:tc>
        <w:tc>
          <w:tcPr>
            <w:tcW w:w="2552" w:type="dxa"/>
            <w:gridSpan w:val="3"/>
          </w:tcPr>
          <w:p w14:paraId="352EB24E"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Agreeable</w:t>
            </w:r>
          </w:p>
        </w:tc>
      </w:tr>
      <w:tr w:rsidR="00A77BC1" w:rsidRPr="00E61C09" w14:paraId="524D7FEE" w14:textId="77777777" w:rsidTr="00B653D8">
        <w:tc>
          <w:tcPr>
            <w:tcW w:w="776" w:type="dxa"/>
          </w:tcPr>
          <w:p w14:paraId="20F20F7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3</w:t>
            </w:r>
          </w:p>
        </w:tc>
        <w:tc>
          <w:tcPr>
            <w:tcW w:w="2734" w:type="dxa"/>
          </w:tcPr>
          <w:p w14:paraId="01493762"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Openness</w:t>
            </w:r>
          </w:p>
        </w:tc>
        <w:tc>
          <w:tcPr>
            <w:tcW w:w="3969" w:type="dxa"/>
            <w:gridSpan w:val="2"/>
          </w:tcPr>
          <w:p w14:paraId="70DE5F93"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Raw Openness to Experience (non-standardized)</w:t>
            </w:r>
          </w:p>
        </w:tc>
        <w:tc>
          <w:tcPr>
            <w:tcW w:w="2552" w:type="dxa"/>
            <w:gridSpan w:val="3"/>
          </w:tcPr>
          <w:p w14:paraId="1E05745B"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OpennessBig5</w:t>
            </w:r>
          </w:p>
        </w:tc>
      </w:tr>
      <w:tr w:rsidR="00A77BC1" w:rsidRPr="00E61C09" w14:paraId="67664B65" w14:textId="77777777" w:rsidTr="00B653D8">
        <w:tc>
          <w:tcPr>
            <w:tcW w:w="776" w:type="dxa"/>
          </w:tcPr>
          <w:p w14:paraId="0231A222"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4</w:t>
            </w:r>
          </w:p>
        </w:tc>
        <w:tc>
          <w:tcPr>
            <w:tcW w:w="2734" w:type="dxa"/>
          </w:tcPr>
          <w:p w14:paraId="4525AF91"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Honesty_Humility</w:t>
            </w:r>
          </w:p>
        </w:tc>
        <w:tc>
          <w:tcPr>
            <w:tcW w:w="3969" w:type="dxa"/>
            <w:gridSpan w:val="2"/>
          </w:tcPr>
          <w:p w14:paraId="51CD36E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Raw Honesty-Humility trait (non-standardized)</w:t>
            </w:r>
          </w:p>
        </w:tc>
        <w:tc>
          <w:tcPr>
            <w:tcW w:w="2552" w:type="dxa"/>
            <w:gridSpan w:val="3"/>
          </w:tcPr>
          <w:p w14:paraId="48BF211E"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Honesty_Humility</w:t>
            </w:r>
          </w:p>
        </w:tc>
      </w:tr>
      <w:tr w:rsidR="00A77BC1" w:rsidRPr="00E61C09" w14:paraId="7A660FE3" w14:textId="77777777" w:rsidTr="00B653D8">
        <w:tc>
          <w:tcPr>
            <w:tcW w:w="776" w:type="dxa"/>
          </w:tcPr>
          <w:p w14:paraId="5A67572D"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5</w:t>
            </w:r>
          </w:p>
        </w:tc>
        <w:tc>
          <w:tcPr>
            <w:tcW w:w="2734" w:type="dxa"/>
          </w:tcPr>
          <w:p w14:paraId="4988525B"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Extraversion</w:t>
            </w:r>
          </w:p>
        </w:tc>
        <w:tc>
          <w:tcPr>
            <w:tcW w:w="3969" w:type="dxa"/>
            <w:gridSpan w:val="2"/>
          </w:tcPr>
          <w:p w14:paraId="0DCC545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Raw Extraversion (non-standardized)</w:t>
            </w:r>
          </w:p>
        </w:tc>
        <w:tc>
          <w:tcPr>
            <w:tcW w:w="2552" w:type="dxa"/>
            <w:gridSpan w:val="3"/>
          </w:tcPr>
          <w:p w14:paraId="72CB4013"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ExtraversionBig5</w:t>
            </w:r>
          </w:p>
        </w:tc>
      </w:tr>
      <w:tr w:rsidR="00A77BC1" w:rsidRPr="00E61C09" w14:paraId="4DD531B6" w14:textId="77777777" w:rsidTr="00B653D8">
        <w:tc>
          <w:tcPr>
            <w:tcW w:w="776" w:type="dxa"/>
          </w:tcPr>
          <w:p w14:paraId="387C6263"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6</w:t>
            </w:r>
          </w:p>
        </w:tc>
        <w:tc>
          <w:tcPr>
            <w:tcW w:w="2734" w:type="dxa"/>
          </w:tcPr>
          <w:p w14:paraId="16D75199"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Neuroticism</w:t>
            </w:r>
          </w:p>
        </w:tc>
        <w:tc>
          <w:tcPr>
            <w:tcW w:w="3969" w:type="dxa"/>
            <w:gridSpan w:val="2"/>
          </w:tcPr>
          <w:p w14:paraId="5D62280E"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Raw Neuroticism (non-standardized)</w:t>
            </w:r>
          </w:p>
        </w:tc>
        <w:tc>
          <w:tcPr>
            <w:tcW w:w="2552" w:type="dxa"/>
            <w:gridSpan w:val="3"/>
          </w:tcPr>
          <w:p w14:paraId="19A79A3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NeuroticismBig5</w:t>
            </w:r>
          </w:p>
        </w:tc>
      </w:tr>
      <w:tr w:rsidR="00A77BC1" w:rsidRPr="00E61C09" w14:paraId="721439D2" w14:textId="77777777" w:rsidTr="00B653D8">
        <w:tc>
          <w:tcPr>
            <w:tcW w:w="776" w:type="dxa"/>
          </w:tcPr>
          <w:p w14:paraId="06E0F042"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7</w:t>
            </w:r>
          </w:p>
        </w:tc>
        <w:tc>
          <w:tcPr>
            <w:tcW w:w="2734" w:type="dxa"/>
          </w:tcPr>
          <w:p w14:paraId="7E6DBEFB"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ReligiousAffiliation</w:t>
            </w:r>
          </w:p>
        </w:tc>
        <w:tc>
          <w:tcPr>
            <w:tcW w:w="3969" w:type="dxa"/>
            <w:gridSpan w:val="2"/>
          </w:tcPr>
          <w:p w14:paraId="5344AD6D"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Raw binary value (0 or 1)</w:t>
            </w:r>
          </w:p>
        </w:tc>
        <w:tc>
          <w:tcPr>
            <w:tcW w:w="2552" w:type="dxa"/>
            <w:gridSpan w:val="3"/>
          </w:tcPr>
          <w:p w14:paraId="0CBE0D63"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ReligiousAffiliation</w:t>
            </w:r>
          </w:p>
        </w:tc>
      </w:tr>
      <w:tr w:rsidR="00A77BC1" w:rsidRPr="00E61C09" w14:paraId="3212B5A8" w14:textId="77777777" w:rsidTr="00B653D8">
        <w:tc>
          <w:tcPr>
            <w:tcW w:w="776" w:type="dxa"/>
          </w:tcPr>
          <w:p w14:paraId="0CFB2999"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8</w:t>
            </w:r>
          </w:p>
        </w:tc>
        <w:tc>
          <w:tcPr>
            <w:tcW w:w="2734" w:type="dxa"/>
          </w:tcPr>
          <w:p w14:paraId="1A77933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ReligiousService</w:t>
            </w:r>
          </w:p>
        </w:tc>
        <w:tc>
          <w:tcPr>
            <w:tcW w:w="3969" w:type="dxa"/>
            <w:gridSpan w:val="2"/>
          </w:tcPr>
          <w:p w14:paraId="7858A85B"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Raw ordinal value (0–4)</w:t>
            </w:r>
          </w:p>
        </w:tc>
        <w:tc>
          <w:tcPr>
            <w:tcW w:w="2552" w:type="dxa"/>
            <w:gridSpan w:val="3"/>
          </w:tcPr>
          <w:p w14:paraId="7C3FAE68"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ReligiousService</w:t>
            </w:r>
          </w:p>
        </w:tc>
      </w:tr>
      <w:tr w:rsidR="00A77BC1" w:rsidRPr="00E61C09" w14:paraId="676ED28D" w14:textId="77777777" w:rsidTr="00B653D8">
        <w:tc>
          <w:tcPr>
            <w:tcW w:w="776" w:type="dxa"/>
          </w:tcPr>
          <w:p w14:paraId="12CFBAD6"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9</w:t>
            </w:r>
          </w:p>
        </w:tc>
        <w:tc>
          <w:tcPr>
            <w:tcW w:w="2734" w:type="dxa"/>
          </w:tcPr>
          <w:p w14:paraId="463F5E3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Religious</w:t>
            </w:r>
          </w:p>
        </w:tc>
        <w:tc>
          <w:tcPr>
            <w:tcW w:w="3969" w:type="dxa"/>
            <w:gridSpan w:val="2"/>
          </w:tcPr>
          <w:p w14:paraId="080D24FE"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Computed religiosity composite = (ReligiousAffiliation + ReligiousService/4) / 2 (non-z-scored)</w:t>
            </w:r>
          </w:p>
        </w:tc>
        <w:tc>
          <w:tcPr>
            <w:tcW w:w="2552" w:type="dxa"/>
            <w:gridSpan w:val="3"/>
          </w:tcPr>
          <w:p w14:paraId="7B50D7AC"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disclose_income_religious_composite</w:t>
            </w:r>
          </w:p>
        </w:tc>
      </w:tr>
      <w:tr w:rsidR="00A77BC1" w:rsidRPr="00E61C09" w14:paraId="08503137" w14:textId="77777777" w:rsidTr="00B653D8">
        <w:tc>
          <w:tcPr>
            <w:tcW w:w="776" w:type="dxa"/>
          </w:tcPr>
          <w:p w14:paraId="219048C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10</w:t>
            </w:r>
          </w:p>
        </w:tc>
        <w:tc>
          <w:tcPr>
            <w:tcW w:w="2734" w:type="dxa"/>
          </w:tcPr>
          <w:p w14:paraId="37460205"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Assigned Allowance Level</w:t>
            </w:r>
          </w:p>
        </w:tc>
        <w:tc>
          <w:tcPr>
            <w:tcW w:w="3969" w:type="dxa"/>
            <w:gridSpan w:val="2"/>
          </w:tcPr>
          <w:p w14:paraId="13C844F9"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Income level (1–5)</w:t>
            </w:r>
          </w:p>
        </w:tc>
        <w:tc>
          <w:tcPr>
            <w:tcW w:w="2552" w:type="dxa"/>
            <w:gridSpan w:val="3"/>
          </w:tcPr>
          <w:p w14:paraId="050ABF0E"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Assigned Allowance Level</w:t>
            </w:r>
          </w:p>
        </w:tc>
      </w:tr>
      <w:tr w:rsidR="00A77BC1" w:rsidRPr="00E61C09" w14:paraId="0F2F7D43" w14:textId="77777777" w:rsidTr="00B653D8">
        <w:tc>
          <w:tcPr>
            <w:tcW w:w="776" w:type="dxa"/>
          </w:tcPr>
          <w:p w14:paraId="077CB625"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11</w:t>
            </w:r>
          </w:p>
        </w:tc>
        <w:tc>
          <w:tcPr>
            <w:tcW w:w="2734" w:type="dxa"/>
          </w:tcPr>
          <w:p w14:paraId="56644E88"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income</w:t>
            </w:r>
          </w:p>
        </w:tc>
        <w:tc>
          <w:tcPr>
            <w:tcW w:w="3969" w:type="dxa"/>
            <w:gridSpan w:val="2"/>
          </w:tcPr>
          <w:p w14:paraId="61258DD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Actual income value (€ amount or derived from distribution)</w:t>
            </w:r>
          </w:p>
        </w:tc>
        <w:tc>
          <w:tcPr>
            <w:tcW w:w="2552" w:type="dxa"/>
            <w:gridSpan w:val="3"/>
          </w:tcPr>
          <w:p w14:paraId="78C0956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income</w:t>
            </w:r>
          </w:p>
        </w:tc>
      </w:tr>
      <w:tr w:rsidR="00A77BC1" w:rsidRPr="00E61C09" w14:paraId="6E962308" w14:textId="77777777" w:rsidTr="00B653D8">
        <w:tc>
          <w:tcPr>
            <w:tcW w:w="776" w:type="dxa"/>
          </w:tcPr>
          <w:p w14:paraId="2BE530B5"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12</w:t>
            </w:r>
          </w:p>
        </w:tc>
        <w:tc>
          <w:tcPr>
            <w:tcW w:w="2734" w:type="dxa"/>
          </w:tcPr>
          <w:p w14:paraId="128A6088"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I-High</w:t>
            </w:r>
          </w:p>
        </w:tc>
        <w:tc>
          <w:tcPr>
            <w:tcW w:w="3969" w:type="dxa"/>
            <w:gridSpan w:val="2"/>
          </w:tcPr>
          <w:p w14:paraId="61A5ED8A"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Income-high indicator: 1 if level &gt; 3 (categorical) or income &gt; median (continuous), else 0</w:t>
            </w:r>
          </w:p>
        </w:tc>
        <w:tc>
          <w:tcPr>
            <w:tcW w:w="2552" w:type="dxa"/>
            <w:gridSpan w:val="3"/>
          </w:tcPr>
          <w:p w14:paraId="3596A073"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disclose_income_income_high</w:t>
            </w:r>
          </w:p>
        </w:tc>
      </w:tr>
      <w:tr w:rsidR="00A77BC1" w:rsidRPr="003F4EFD" w14:paraId="7A1ECF7A" w14:textId="77777777" w:rsidTr="00B653D8">
        <w:tc>
          <w:tcPr>
            <w:tcW w:w="776" w:type="dxa"/>
          </w:tcPr>
          <w:p w14:paraId="10CAE025"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13</w:t>
            </w:r>
          </w:p>
        </w:tc>
        <w:tc>
          <w:tcPr>
            <w:tcW w:w="2734" w:type="dxa"/>
          </w:tcPr>
          <w:p w14:paraId="5205B70B"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TWT+Sospeso</w:t>
            </w:r>
          </w:p>
        </w:tc>
        <w:tc>
          <w:tcPr>
            <w:tcW w:w="3969" w:type="dxa"/>
            <w:gridSpan w:val="2"/>
          </w:tcPr>
          <w:p w14:paraId="404C0566"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Observed prosocial behavior (raw, non-standardized)</w:t>
            </w:r>
          </w:p>
        </w:tc>
        <w:tc>
          <w:tcPr>
            <w:tcW w:w="2552" w:type="dxa"/>
            <w:gridSpan w:val="3"/>
          </w:tcPr>
          <w:p w14:paraId="3F78032E" w14:textId="77777777" w:rsidR="00A77BC1" w:rsidRPr="00E61C09" w:rsidRDefault="00A77BC1" w:rsidP="00B653D8">
            <w:pPr>
              <w:pStyle w:val="Compact"/>
              <w:spacing w:before="0" w:after="0"/>
              <w:rPr>
                <w:rFonts w:ascii="Arial" w:hAnsi="Arial" w:cs="Arial"/>
                <w:sz w:val="20"/>
                <w:szCs w:val="20"/>
                <w:lang w:val="it-IT"/>
              </w:rPr>
            </w:pPr>
            <w:r w:rsidRPr="00E61C09">
              <w:rPr>
                <w:rFonts w:ascii="Arial" w:hAnsi="Arial" w:cs="Arial"/>
                <w:sz w:val="20"/>
                <w:szCs w:val="20"/>
                <w:lang w:val="it-IT"/>
              </w:rPr>
              <w:t>TWT+Sospeso [=AW2+AX2]{Periods 1+2}</w:t>
            </w:r>
          </w:p>
        </w:tc>
      </w:tr>
      <w:tr w:rsidR="00A77BC1" w:rsidRPr="00E61C09" w14:paraId="1E825953" w14:textId="77777777" w:rsidTr="00B653D8">
        <w:tc>
          <w:tcPr>
            <w:tcW w:w="776" w:type="dxa"/>
          </w:tcPr>
          <w:p w14:paraId="0B0A7E6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14</w:t>
            </w:r>
          </w:p>
        </w:tc>
        <w:tc>
          <w:tcPr>
            <w:tcW w:w="2734" w:type="dxa"/>
          </w:tcPr>
          <w:p w14:paraId="2C9ED083"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calc_PB</w:t>
            </w:r>
          </w:p>
        </w:tc>
        <w:tc>
          <w:tcPr>
            <w:tcW w:w="3969" w:type="dxa"/>
            <w:gridSpan w:val="2"/>
          </w:tcPr>
          <w:p w14:paraId="63B20ECC"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Calculated prosocial behavior from Equation 1 (weighted_prosocial, before anchoring, non-z-scored)</w:t>
            </w:r>
          </w:p>
        </w:tc>
        <w:tc>
          <w:tcPr>
            <w:tcW w:w="2552" w:type="dxa"/>
            <w:gridSpan w:val="3"/>
          </w:tcPr>
          <w:p w14:paraId="40EEA6D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disclose_income_weighted_prosocial</w:t>
            </w:r>
          </w:p>
        </w:tc>
      </w:tr>
      <w:tr w:rsidR="00A77BC1" w:rsidRPr="00E61C09" w14:paraId="7FD374F7" w14:textId="77777777" w:rsidTr="00B653D8">
        <w:tc>
          <w:tcPr>
            <w:tcW w:w="776" w:type="dxa"/>
          </w:tcPr>
          <w:p w14:paraId="09A97DE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15</w:t>
            </w:r>
          </w:p>
        </w:tc>
        <w:tc>
          <w:tcPr>
            <w:tcW w:w="2734" w:type="dxa"/>
          </w:tcPr>
          <w:p w14:paraId="464EC11B"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WOPB</w:t>
            </w:r>
          </w:p>
        </w:tc>
        <w:tc>
          <w:tcPr>
            <w:tcW w:w="3969" w:type="dxa"/>
            <w:gridSpan w:val="2"/>
          </w:tcPr>
          <w:p w14:paraId="565314A1"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Weight for observed prosocial behavior used in this run</w:t>
            </w:r>
          </w:p>
        </w:tc>
        <w:tc>
          <w:tcPr>
            <w:tcW w:w="2552" w:type="dxa"/>
            <w:gridSpan w:val="3"/>
          </w:tcPr>
          <w:p w14:paraId="4C4B4CF0"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disclose_income_wopb</w:t>
            </w:r>
          </w:p>
        </w:tc>
      </w:tr>
      <w:tr w:rsidR="00A77BC1" w:rsidRPr="00E61C09" w14:paraId="428C0654" w14:textId="77777777" w:rsidTr="00B653D8">
        <w:tc>
          <w:tcPr>
            <w:tcW w:w="776" w:type="dxa"/>
          </w:tcPr>
          <w:p w14:paraId="6E3B2981"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16</w:t>
            </w:r>
          </w:p>
        </w:tc>
        <w:tc>
          <w:tcPr>
            <w:tcW w:w="2734" w:type="dxa"/>
          </w:tcPr>
          <w:p w14:paraId="6EB42AC7"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WPB</w:t>
            </w:r>
          </w:p>
        </w:tc>
        <w:tc>
          <w:tcPr>
            <w:tcW w:w="3969" w:type="dxa"/>
            <w:gridSpan w:val="2"/>
          </w:tcPr>
          <w:p w14:paraId="10DA0A4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Weight for prosocial behavior effect used in this run</w:t>
            </w:r>
          </w:p>
        </w:tc>
        <w:tc>
          <w:tcPr>
            <w:tcW w:w="2552" w:type="dxa"/>
            <w:gridSpan w:val="3"/>
          </w:tcPr>
          <w:p w14:paraId="17CA2F79"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disclose_income_wpb</w:t>
            </w:r>
          </w:p>
        </w:tc>
      </w:tr>
      <w:tr w:rsidR="00A77BC1" w:rsidRPr="00E61C09" w14:paraId="3967EF70" w14:textId="77777777" w:rsidTr="00B653D8">
        <w:tc>
          <w:tcPr>
            <w:tcW w:w="776" w:type="dxa"/>
          </w:tcPr>
          <w:p w14:paraId="10DBA866"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17</w:t>
            </w:r>
          </w:p>
        </w:tc>
        <w:tc>
          <w:tcPr>
            <w:tcW w:w="2734" w:type="dxa"/>
          </w:tcPr>
          <w:p w14:paraId="55D80966"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Intercept</w:t>
            </w:r>
          </w:p>
        </w:tc>
        <w:tc>
          <w:tcPr>
            <w:tcW w:w="3969" w:type="dxa"/>
            <w:gridSpan w:val="2"/>
          </w:tcPr>
          <w:p w14:paraId="5BED7EAC"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β</w:t>
            </w:r>
            <w:r w:rsidRPr="00E61C09">
              <w:rPr>
                <w:rFonts w:ascii="Cambria Math" w:hAnsi="Cambria Math" w:cs="Cambria Math"/>
                <w:sz w:val="20"/>
                <w:szCs w:val="20"/>
              </w:rPr>
              <w:t>₀</w:t>
            </w:r>
            <w:r w:rsidRPr="00E61C09">
              <w:rPr>
                <w:rFonts w:ascii="Arial" w:hAnsi="Arial" w:cs="Arial"/>
                <w:sz w:val="20"/>
                <w:szCs w:val="20"/>
              </w:rPr>
              <w:t xml:space="preserve"> intercept value used in this run</w:t>
            </w:r>
          </w:p>
        </w:tc>
        <w:tc>
          <w:tcPr>
            <w:tcW w:w="2552" w:type="dxa"/>
            <w:gridSpan w:val="3"/>
          </w:tcPr>
          <w:p w14:paraId="4121668C"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disclose_income_intercept</w:t>
            </w:r>
          </w:p>
        </w:tc>
      </w:tr>
      <w:tr w:rsidR="00A77BC1" w:rsidRPr="00E61C09" w14:paraId="6996B6D0" w14:textId="77777777" w:rsidTr="00B653D8">
        <w:tc>
          <w:tcPr>
            <w:tcW w:w="776" w:type="dxa"/>
          </w:tcPr>
          <w:p w14:paraId="635968B6"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18</w:t>
            </w:r>
          </w:p>
        </w:tc>
        <w:tc>
          <w:tcPr>
            <w:tcW w:w="2734" w:type="dxa"/>
          </w:tcPr>
          <w:p w14:paraId="781303D4"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PB_i</w:t>
            </w:r>
          </w:p>
        </w:tc>
        <w:tc>
          <w:tcPr>
            <w:tcW w:w="3969" w:type="dxa"/>
            <w:gridSpan w:val="2"/>
          </w:tcPr>
          <w:p w14:paraId="0C86C392"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Anchored prosocial behavior (with stochastic draw if enabled)</w:t>
            </w:r>
          </w:p>
        </w:tc>
        <w:tc>
          <w:tcPr>
            <w:tcW w:w="2552" w:type="dxa"/>
            <w:gridSpan w:val="3"/>
          </w:tcPr>
          <w:p w14:paraId="29096C91"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disclose_income_anchored_pb</w:t>
            </w:r>
          </w:p>
        </w:tc>
      </w:tr>
      <w:tr w:rsidR="00A77BC1" w:rsidRPr="00E61C09" w14:paraId="1BD32A2C" w14:textId="77777777" w:rsidTr="00B653D8">
        <w:tc>
          <w:tcPr>
            <w:tcW w:w="776" w:type="dxa"/>
          </w:tcPr>
          <w:p w14:paraId="55F035FC"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19</w:t>
            </w:r>
          </w:p>
        </w:tc>
        <w:tc>
          <w:tcPr>
            <w:tcW w:w="2734" w:type="dxa"/>
          </w:tcPr>
          <w:p w14:paraId="7B53D804"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Disclosure Income</w:t>
            </w:r>
          </w:p>
        </w:tc>
        <w:tc>
          <w:tcPr>
            <w:tcW w:w="3969" w:type="dxa"/>
            <w:gridSpan w:val="2"/>
          </w:tcPr>
          <w:p w14:paraId="5A92F8A1"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Continuous DI_i value (before Y/N classification)</w:t>
            </w:r>
          </w:p>
        </w:tc>
        <w:tc>
          <w:tcPr>
            <w:tcW w:w="2552" w:type="dxa"/>
            <w:gridSpan w:val="3"/>
          </w:tcPr>
          <w:p w14:paraId="535916F9"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disclose_income_di or disclose_income_raw</w:t>
            </w:r>
          </w:p>
        </w:tc>
      </w:tr>
      <w:tr w:rsidR="00A77BC1" w:rsidRPr="00E61C09" w14:paraId="73149C06" w14:textId="77777777" w:rsidTr="00B653D8">
        <w:tc>
          <w:tcPr>
            <w:tcW w:w="776" w:type="dxa"/>
          </w:tcPr>
          <w:p w14:paraId="0F059A0D"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20</w:t>
            </w:r>
          </w:p>
        </w:tc>
        <w:tc>
          <w:tcPr>
            <w:tcW w:w="2734" w:type="dxa"/>
          </w:tcPr>
          <w:p w14:paraId="64F3A3CF"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b/>
                <w:bCs/>
                <w:sz w:val="20"/>
                <w:szCs w:val="20"/>
              </w:rPr>
              <w:t>Disclose Income (Y=1)</w:t>
            </w:r>
          </w:p>
        </w:tc>
        <w:tc>
          <w:tcPr>
            <w:tcW w:w="3969" w:type="dxa"/>
            <w:gridSpan w:val="2"/>
          </w:tcPr>
          <w:p w14:paraId="71E03A27"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Final binary decision: 1 = “Y” (disclosed), 0 = “N” (not disclosed)</w:t>
            </w:r>
          </w:p>
        </w:tc>
        <w:tc>
          <w:tcPr>
            <w:tcW w:w="2552" w:type="dxa"/>
            <w:gridSpan w:val="3"/>
          </w:tcPr>
          <w:p w14:paraId="4223D0F8" w14:textId="77777777" w:rsidR="00A77BC1" w:rsidRPr="00E61C09" w:rsidRDefault="00A77BC1" w:rsidP="00B653D8">
            <w:pPr>
              <w:pStyle w:val="Compact"/>
              <w:spacing w:before="0" w:after="0"/>
              <w:rPr>
                <w:rFonts w:ascii="Arial" w:hAnsi="Arial" w:cs="Arial"/>
                <w:sz w:val="20"/>
                <w:szCs w:val="20"/>
              </w:rPr>
            </w:pPr>
            <w:r w:rsidRPr="00E61C09">
              <w:rPr>
                <w:rFonts w:ascii="Arial" w:hAnsi="Arial" w:cs="Arial"/>
                <w:sz w:val="20"/>
                <w:szCs w:val="20"/>
              </w:rPr>
              <w:t>disclose_income</w:t>
            </w:r>
          </w:p>
        </w:tc>
      </w:tr>
    </w:tbl>
    <w:p w14:paraId="78B27B87" w14:textId="77777777" w:rsidR="00B429A2" w:rsidRDefault="00A77BC1" w:rsidP="00B429A2">
      <w:pPr>
        <w:pStyle w:val="BodyText"/>
        <w:spacing w:line="312" w:lineRule="auto"/>
        <w:rPr>
          <w:rFonts w:ascii="Arial" w:hAnsi="Arial" w:cs="Arial"/>
          <w:sz w:val="20"/>
          <w:szCs w:val="20"/>
        </w:rPr>
      </w:pPr>
      <w:r w:rsidRPr="000B714C">
        <w:rPr>
          <w:rFonts w:ascii="Arial" w:hAnsi="Arial" w:cs="Arial"/>
          <w:b/>
          <w:bCs/>
          <w:sz w:val="20"/>
          <w:szCs w:val="20"/>
        </w:rPr>
        <w:t>Notes</w:t>
      </w:r>
      <w:r w:rsidRPr="000B714C">
        <w:rPr>
          <w:rFonts w:ascii="Arial" w:hAnsi="Arial" w:cs="Arial"/>
          <w:sz w:val="20"/>
          <w:szCs w:val="20"/>
        </w:rPr>
        <w:t xml:space="preserve">: </w:t>
      </w:r>
    </w:p>
    <w:p w14:paraId="7239D2B7" w14:textId="77777777" w:rsidR="00B429A2" w:rsidRDefault="00A77BC1">
      <w:pPr>
        <w:pStyle w:val="BodyText"/>
        <w:numPr>
          <w:ilvl w:val="0"/>
          <w:numId w:val="112"/>
        </w:numPr>
        <w:spacing w:before="120" w:after="120"/>
        <w:ind w:left="426" w:hanging="284"/>
        <w:rPr>
          <w:rFonts w:ascii="Arial" w:hAnsi="Arial" w:cs="Arial"/>
          <w:sz w:val="20"/>
          <w:szCs w:val="20"/>
        </w:rPr>
      </w:pPr>
      <w:r w:rsidRPr="00B429A2">
        <w:rPr>
          <w:rFonts w:ascii="Arial" w:hAnsi="Arial" w:cs="Arial"/>
          <w:sz w:val="20"/>
          <w:szCs w:val="20"/>
        </w:rPr>
        <w:t xml:space="preserve">Columns 2–9 are the </w:t>
      </w:r>
      <w:r w:rsidRPr="00B653D8">
        <w:rPr>
          <w:rFonts w:ascii="Arial" w:hAnsi="Arial" w:cs="Arial"/>
          <w:sz w:val="20"/>
          <w:szCs w:val="20"/>
        </w:rPr>
        <w:t>input traits</w:t>
      </w:r>
      <w:r w:rsidRPr="00B429A2">
        <w:rPr>
          <w:rFonts w:ascii="Arial" w:hAnsi="Arial" w:cs="Arial"/>
          <w:sz w:val="20"/>
          <w:szCs w:val="20"/>
        </w:rPr>
        <w:t xml:space="preserve"> (raw, non-standardized values — NOT z-scored). </w:t>
      </w:r>
    </w:p>
    <w:p w14:paraId="2F55AD3E" w14:textId="77777777" w:rsidR="00B429A2" w:rsidRDefault="00A77BC1">
      <w:pPr>
        <w:pStyle w:val="BodyText"/>
        <w:numPr>
          <w:ilvl w:val="0"/>
          <w:numId w:val="112"/>
        </w:numPr>
        <w:spacing w:before="120" w:after="120"/>
        <w:ind w:left="426" w:hanging="284"/>
        <w:rPr>
          <w:rFonts w:ascii="Arial" w:hAnsi="Arial" w:cs="Arial"/>
          <w:sz w:val="20"/>
          <w:szCs w:val="20"/>
        </w:rPr>
      </w:pPr>
      <w:r w:rsidRPr="00B429A2">
        <w:rPr>
          <w:rFonts w:ascii="Arial" w:hAnsi="Arial" w:cs="Arial"/>
          <w:sz w:val="20"/>
          <w:szCs w:val="20"/>
        </w:rPr>
        <w:t xml:space="preserve">Columns 10–12 </w:t>
      </w:r>
      <w:r w:rsidR="00B429A2">
        <w:rPr>
          <w:rFonts w:ascii="Arial" w:hAnsi="Arial" w:cs="Arial"/>
          <w:sz w:val="20"/>
          <w:szCs w:val="20"/>
        </w:rPr>
        <w:t>provide</w:t>
      </w:r>
      <w:r w:rsidR="00B429A2" w:rsidRPr="00B429A2">
        <w:rPr>
          <w:rFonts w:ascii="Arial" w:hAnsi="Arial" w:cs="Arial"/>
          <w:sz w:val="20"/>
          <w:szCs w:val="20"/>
        </w:rPr>
        <w:t xml:space="preserve"> </w:t>
      </w:r>
      <w:r w:rsidRPr="00B429A2">
        <w:rPr>
          <w:rFonts w:ascii="Arial" w:hAnsi="Arial" w:cs="Arial"/>
          <w:sz w:val="20"/>
          <w:szCs w:val="20"/>
        </w:rPr>
        <w:t xml:space="preserve">the </w:t>
      </w:r>
      <w:r w:rsidRPr="00B653D8">
        <w:rPr>
          <w:rFonts w:ascii="Arial" w:hAnsi="Arial" w:cs="Arial"/>
          <w:sz w:val="20"/>
          <w:szCs w:val="20"/>
        </w:rPr>
        <w:t>income information</w:t>
      </w:r>
      <w:r w:rsidRPr="00B429A2">
        <w:rPr>
          <w:rFonts w:ascii="Arial" w:hAnsi="Arial" w:cs="Arial"/>
          <w:sz w:val="20"/>
          <w:szCs w:val="20"/>
        </w:rPr>
        <w:t xml:space="preserve">. </w:t>
      </w:r>
    </w:p>
    <w:p w14:paraId="04E3F99F" w14:textId="77777777" w:rsidR="00B429A2" w:rsidRDefault="00A77BC1">
      <w:pPr>
        <w:pStyle w:val="BodyText"/>
        <w:numPr>
          <w:ilvl w:val="0"/>
          <w:numId w:val="112"/>
        </w:numPr>
        <w:spacing w:before="120" w:after="120"/>
        <w:ind w:left="426" w:hanging="284"/>
        <w:rPr>
          <w:rFonts w:ascii="Arial" w:hAnsi="Arial" w:cs="Arial"/>
          <w:sz w:val="20"/>
          <w:szCs w:val="20"/>
        </w:rPr>
      </w:pPr>
      <w:r w:rsidRPr="00B429A2">
        <w:rPr>
          <w:rFonts w:ascii="Arial" w:hAnsi="Arial" w:cs="Arial"/>
          <w:sz w:val="20"/>
          <w:szCs w:val="20"/>
        </w:rPr>
        <w:t xml:space="preserve">Column 13 is the </w:t>
      </w:r>
      <w:r w:rsidRPr="00B653D8">
        <w:rPr>
          <w:rFonts w:ascii="Arial" w:hAnsi="Arial" w:cs="Arial"/>
          <w:sz w:val="20"/>
          <w:szCs w:val="20"/>
        </w:rPr>
        <w:t>observed prosocial behavior</w:t>
      </w:r>
      <w:r w:rsidRPr="00B429A2">
        <w:rPr>
          <w:rFonts w:ascii="Arial" w:hAnsi="Arial" w:cs="Arial"/>
          <w:sz w:val="20"/>
          <w:szCs w:val="20"/>
        </w:rPr>
        <w:t xml:space="preserve"> input. </w:t>
      </w:r>
    </w:p>
    <w:p w14:paraId="38EBF0ED" w14:textId="77777777" w:rsidR="00B429A2" w:rsidRDefault="00A77BC1">
      <w:pPr>
        <w:pStyle w:val="BodyText"/>
        <w:numPr>
          <w:ilvl w:val="0"/>
          <w:numId w:val="112"/>
        </w:numPr>
        <w:spacing w:before="120" w:after="120"/>
        <w:ind w:left="426" w:hanging="284"/>
        <w:rPr>
          <w:rFonts w:ascii="Arial" w:hAnsi="Arial" w:cs="Arial"/>
          <w:sz w:val="20"/>
          <w:szCs w:val="20"/>
        </w:rPr>
      </w:pPr>
      <w:r w:rsidRPr="00B429A2">
        <w:rPr>
          <w:rFonts w:ascii="Arial" w:hAnsi="Arial" w:cs="Arial"/>
          <w:sz w:val="20"/>
          <w:szCs w:val="20"/>
        </w:rPr>
        <w:t xml:space="preserve">Column 14 is the </w:t>
      </w:r>
      <w:r w:rsidRPr="00B653D8">
        <w:rPr>
          <w:rFonts w:ascii="Arial" w:hAnsi="Arial" w:cs="Arial"/>
          <w:sz w:val="20"/>
          <w:szCs w:val="20"/>
        </w:rPr>
        <w:t>Equation 1 output</w:t>
      </w:r>
      <w:r w:rsidRPr="00B429A2">
        <w:rPr>
          <w:rFonts w:ascii="Arial" w:hAnsi="Arial" w:cs="Arial"/>
          <w:sz w:val="20"/>
          <w:szCs w:val="20"/>
        </w:rPr>
        <w:t xml:space="preserve"> (before anchoring). </w:t>
      </w:r>
    </w:p>
    <w:p w14:paraId="4E86755C" w14:textId="77777777" w:rsidR="00B429A2" w:rsidRDefault="00A77BC1">
      <w:pPr>
        <w:pStyle w:val="BodyText"/>
        <w:numPr>
          <w:ilvl w:val="0"/>
          <w:numId w:val="112"/>
        </w:numPr>
        <w:spacing w:before="120" w:after="120"/>
        <w:ind w:left="426" w:hanging="284"/>
        <w:rPr>
          <w:rFonts w:ascii="Arial" w:hAnsi="Arial" w:cs="Arial"/>
          <w:sz w:val="20"/>
          <w:szCs w:val="20"/>
        </w:rPr>
      </w:pPr>
      <w:r w:rsidRPr="00B429A2">
        <w:rPr>
          <w:rFonts w:ascii="Arial" w:hAnsi="Arial" w:cs="Arial"/>
          <w:sz w:val="20"/>
          <w:szCs w:val="20"/>
        </w:rPr>
        <w:t xml:space="preserve">Columns 15–17 are the </w:t>
      </w:r>
      <w:r w:rsidRPr="00B653D8">
        <w:rPr>
          <w:rFonts w:ascii="Arial" w:hAnsi="Arial" w:cs="Arial"/>
          <w:sz w:val="20"/>
          <w:szCs w:val="20"/>
        </w:rPr>
        <w:t>configuration values</w:t>
      </w:r>
      <w:r w:rsidRPr="00B429A2">
        <w:rPr>
          <w:rFonts w:ascii="Arial" w:hAnsi="Arial" w:cs="Arial"/>
          <w:sz w:val="20"/>
          <w:szCs w:val="20"/>
        </w:rPr>
        <w:t xml:space="preserve"> used for this run. </w:t>
      </w:r>
    </w:p>
    <w:p w14:paraId="17512C48" w14:textId="77777777" w:rsidR="00B429A2" w:rsidRDefault="00A77BC1">
      <w:pPr>
        <w:pStyle w:val="BodyText"/>
        <w:numPr>
          <w:ilvl w:val="0"/>
          <w:numId w:val="112"/>
        </w:numPr>
        <w:spacing w:before="120" w:after="120"/>
        <w:ind w:left="426" w:hanging="284"/>
        <w:rPr>
          <w:rFonts w:ascii="Arial" w:hAnsi="Arial" w:cs="Arial"/>
          <w:sz w:val="20"/>
          <w:szCs w:val="20"/>
        </w:rPr>
      </w:pPr>
      <w:r w:rsidRPr="00B429A2">
        <w:rPr>
          <w:rFonts w:ascii="Arial" w:hAnsi="Arial" w:cs="Arial"/>
          <w:sz w:val="20"/>
          <w:szCs w:val="20"/>
        </w:rPr>
        <w:t xml:space="preserve">Columns 18–19 are the </w:t>
      </w:r>
      <w:r w:rsidRPr="00B653D8">
        <w:rPr>
          <w:rFonts w:ascii="Arial" w:hAnsi="Arial" w:cs="Arial"/>
          <w:sz w:val="20"/>
          <w:szCs w:val="20"/>
        </w:rPr>
        <w:t>calculated intermediate and final values</w:t>
      </w:r>
      <w:r w:rsidRPr="00B429A2">
        <w:rPr>
          <w:rFonts w:ascii="Arial" w:hAnsi="Arial" w:cs="Arial"/>
          <w:sz w:val="20"/>
          <w:szCs w:val="20"/>
        </w:rPr>
        <w:t xml:space="preserve">. </w:t>
      </w:r>
    </w:p>
    <w:p w14:paraId="201C822D" w14:textId="77777777" w:rsidR="00B429A2" w:rsidRDefault="00A77BC1">
      <w:pPr>
        <w:pStyle w:val="BodyText"/>
        <w:numPr>
          <w:ilvl w:val="0"/>
          <w:numId w:val="112"/>
        </w:numPr>
        <w:spacing w:before="120" w:after="120"/>
        <w:ind w:left="426" w:hanging="284"/>
        <w:rPr>
          <w:rFonts w:ascii="Arial" w:hAnsi="Arial" w:cs="Arial"/>
          <w:sz w:val="20"/>
          <w:szCs w:val="20"/>
        </w:rPr>
      </w:pPr>
      <w:r w:rsidRPr="00B429A2">
        <w:rPr>
          <w:rFonts w:ascii="Arial" w:hAnsi="Arial" w:cs="Arial"/>
          <w:sz w:val="20"/>
          <w:szCs w:val="20"/>
        </w:rPr>
        <w:t xml:space="preserve">Column 20 is the </w:t>
      </w:r>
      <w:r w:rsidRPr="00B653D8">
        <w:rPr>
          <w:rFonts w:ascii="Arial" w:hAnsi="Arial" w:cs="Arial"/>
          <w:sz w:val="20"/>
          <w:szCs w:val="20"/>
        </w:rPr>
        <w:t>final binary decision</w:t>
      </w:r>
      <w:r w:rsidRPr="00B429A2">
        <w:rPr>
          <w:rFonts w:ascii="Arial" w:hAnsi="Arial" w:cs="Arial"/>
          <w:sz w:val="20"/>
          <w:szCs w:val="20"/>
        </w:rPr>
        <w:t xml:space="preserve">. </w:t>
      </w:r>
    </w:p>
    <w:p w14:paraId="00BABEC9" w14:textId="77777777" w:rsidR="00A77BC1" w:rsidRPr="000B714C" w:rsidRDefault="00A77BC1">
      <w:pPr>
        <w:pStyle w:val="BodyText"/>
        <w:numPr>
          <w:ilvl w:val="0"/>
          <w:numId w:val="112"/>
        </w:numPr>
        <w:spacing w:before="120" w:after="120"/>
        <w:ind w:left="426" w:hanging="284"/>
        <w:rPr>
          <w:rFonts w:ascii="Arial" w:hAnsi="Arial" w:cs="Arial"/>
          <w:sz w:val="20"/>
          <w:szCs w:val="20"/>
        </w:rPr>
      </w:pPr>
      <w:r w:rsidRPr="00B429A2">
        <w:rPr>
          <w:rFonts w:ascii="Arial" w:hAnsi="Arial" w:cs="Arial"/>
          <w:sz w:val="20"/>
          <w:szCs w:val="20"/>
        </w:rPr>
        <w:t>All numeric values use “General” Excel format to preserve original decimal precision.</w:t>
      </w:r>
    </w:p>
    <w:p w14:paraId="1735CE9C" w14:textId="77777777" w:rsidR="00A77BC1" w:rsidRPr="000B714C" w:rsidRDefault="00A77BC1" w:rsidP="00A77BC1">
      <w:pPr>
        <w:rPr>
          <w:rFonts w:ascii="Arial" w:hAnsi="Arial"/>
        </w:rPr>
      </w:pPr>
    </w:p>
    <w:p w14:paraId="0643E2E2" w14:textId="77777777" w:rsidR="00A77BC1" w:rsidRPr="000B714C" w:rsidRDefault="00A77BC1" w:rsidP="00A77BC1">
      <w:pPr>
        <w:pStyle w:val="Heading3"/>
        <w:rPr>
          <w:rFonts w:ascii="Arial" w:hAnsi="Arial" w:cs="Arial"/>
          <w:sz w:val="20"/>
          <w:szCs w:val="20"/>
        </w:rPr>
      </w:pPr>
      <w:bookmarkStart w:id="60" w:name="Xb06f63ea55f2a0bde678f7613554c0879958da3"/>
      <w:bookmarkEnd w:id="59"/>
      <w:r w:rsidRPr="000B714C">
        <w:rPr>
          <w:rFonts w:ascii="Arial" w:hAnsi="Arial" w:cs="Arial"/>
          <w:sz w:val="20"/>
          <w:szCs w:val="20"/>
        </w:rPr>
        <w:t>Export 2: Disclose Income Only — Compare Both Income Modes</w:t>
      </w:r>
    </w:p>
    <w:p w14:paraId="7563BD85" w14:textId="77777777" w:rsidR="00A77BC1" w:rsidRPr="000B714C" w:rsidRDefault="00A77BC1" w:rsidP="00A77BC1">
      <w:pPr>
        <w:pStyle w:val="FirstParagraph"/>
        <w:rPr>
          <w:rFonts w:ascii="Arial" w:hAnsi="Arial" w:cs="Arial"/>
          <w:sz w:val="20"/>
          <w:szCs w:val="20"/>
        </w:rPr>
      </w:pPr>
      <w:r w:rsidRPr="000B714C">
        <w:rPr>
          <w:rFonts w:ascii="Arial" w:hAnsi="Arial" w:cs="Arial"/>
          <w:b/>
          <w:bCs/>
          <w:sz w:val="20"/>
          <w:szCs w:val="20"/>
        </w:rPr>
        <w:t>When produced</w:t>
      </w:r>
      <w:r w:rsidRPr="000B714C">
        <w:rPr>
          <w:rFonts w:ascii="Arial" w:hAnsi="Arial" w:cs="Arial"/>
          <w:sz w:val="20"/>
          <w:szCs w:val="20"/>
        </w:rPr>
        <w:t>: Running disclose_income only with “Compare both” income mode.</w:t>
      </w:r>
    </w:p>
    <w:p w14:paraId="0E6A8F78" w14:textId="77777777" w:rsidR="00A77BC1" w:rsidRPr="000B714C" w:rsidRDefault="00A77BC1" w:rsidP="00A77BC1">
      <w:pPr>
        <w:pStyle w:val="BodyText"/>
        <w:rPr>
          <w:rFonts w:ascii="Arial" w:hAnsi="Arial" w:cs="Arial"/>
          <w:sz w:val="20"/>
          <w:szCs w:val="20"/>
        </w:rPr>
      </w:pPr>
      <w:r w:rsidRPr="000B714C">
        <w:rPr>
          <w:rFonts w:ascii="Arial" w:hAnsi="Arial" w:cs="Arial"/>
          <w:b/>
          <w:bCs/>
          <w:sz w:val="20"/>
          <w:szCs w:val="20"/>
        </w:rPr>
        <w:lastRenderedPageBreak/>
        <w:t>File name</w:t>
      </w:r>
      <w:r w:rsidRPr="000B714C">
        <w:rPr>
          <w:rFonts w:ascii="Arial" w:hAnsi="Arial" w:cs="Arial"/>
          <w:sz w:val="20"/>
          <w:szCs w:val="20"/>
        </w:rPr>
        <w:t xml:space="preserve">: </w:t>
      </w:r>
      <w:r w:rsidRPr="000B714C">
        <w:rPr>
          <w:rStyle w:val="VerbatimChar"/>
          <w:rFonts w:ascii="Arial" w:hAnsi="Arial" w:cs="Arial"/>
          <w:sz w:val="20"/>
          <w:szCs w:val="20"/>
        </w:rPr>
        <w:t>disclose_income_compare_both_YYYYMMDD_HHMMSS.xlsx</w:t>
      </w:r>
    </w:p>
    <w:p w14:paraId="290E98EE" w14:textId="77777777" w:rsidR="00A77BC1" w:rsidRPr="000B714C" w:rsidRDefault="00A77BC1" w:rsidP="00A77BC1">
      <w:pPr>
        <w:pStyle w:val="BodyText"/>
        <w:rPr>
          <w:rFonts w:ascii="Arial" w:hAnsi="Arial" w:cs="Arial"/>
          <w:sz w:val="20"/>
          <w:szCs w:val="20"/>
        </w:rPr>
      </w:pPr>
      <w:r w:rsidRPr="000B714C">
        <w:rPr>
          <w:rFonts w:ascii="Arial" w:hAnsi="Arial" w:cs="Arial"/>
          <w:b/>
          <w:bCs/>
          <w:sz w:val="20"/>
          <w:szCs w:val="20"/>
        </w:rPr>
        <w:t>Structure</w:t>
      </w:r>
      <w:r w:rsidRPr="000B714C">
        <w:rPr>
          <w:rFonts w:ascii="Arial" w:hAnsi="Arial" w:cs="Arial"/>
          <w:sz w:val="20"/>
          <w:szCs w:val="20"/>
        </w:rPr>
        <w:t xml:space="preserve">: Multiple sheets — one per income mode. </w:t>
      </w:r>
      <w:r w:rsidR="00766D4C">
        <w:rPr>
          <w:rFonts w:ascii="Arial" w:hAnsi="Arial" w:cs="Arial"/>
          <w:sz w:val="20"/>
          <w:szCs w:val="20"/>
        </w:rPr>
        <w:t>T</w:t>
      </w:r>
      <w:r w:rsidR="00766D4C" w:rsidRPr="00B653D8">
        <w:rPr>
          <w:rFonts w:ascii="Arial" w:hAnsi="Arial" w:cs="Arial"/>
          <w:sz w:val="20"/>
          <w:szCs w:val="20"/>
        </w:rPr>
        <w:t xml:space="preserve">wo </w:t>
      </w:r>
      <w:r w:rsidRPr="00B653D8">
        <w:rPr>
          <w:rFonts w:ascii="Arial" w:hAnsi="Arial" w:cs="Arial"/>
          <w:sz w:val="20"/>
          <w:szCs w:val="20"/>
        </w:rPr>
        <w:t>sheets</w:t>
      </w:r>
      <w:r w:rsidR="00766D4C">
        <w:rPr>
          <w:rFonts w:ascii="Arial" w:hAnsi="Arial" w:cs="Arial"/>
          <w:sz w:val="20"/>
          <w:szCs w:val="20"/>
        </w:rPr>
        <w:t xml:space="preserve"> are produced</w:t>
      </w:r>
      <w:r w:rsidRPr="00766D4C">
        <w:rPr>
          <w:rFonts w:ascii="Arial" w:hAnsi="Arial" w:cs="Arial"/>
          <w:sz w:val="20"/>
          <w:szCs w:val="20"/>
        </w:rPr>
        <w:t>:</w:t>
      </w:r>
    </w:p>
    <w:tbl>
      <w:tblPr>
        <w:tblW w:w="4720" w:type="pct"/>
        <w:tblLayout w:type="fixed"/>
        <w:tblLook w:val="0020" w:firstRow="1" w:lastRow="0" w:firstColumn="0" w:lastColumn="0" w:noHBand="0" w:noVBand="0"/>
      </w:tblPr>
      <w:tblGrid>
        <w:gridCol w:w="1772"/>
        <w:gridCol w:w="7064"/>
      </w:tblGrid>
      <w:tr w:rsidR="00FF1530" w14:paraId="6C8C3D36" w14:textId="77777777" w:rsidTr="00B653D8">
        <w:trPr>
          <w:tblHeader/>
        </w:trPr>
        <w:tc>
          <w:tcPr>
            <w:tcW w:w="1809" w:type="dxa"/>
            <w:vAlign w:val="bottom"/>
          </w:tcPr>
          <w:p w14:paraId="300DADFD"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Sheet Name</w:t>
            </w:r>
          </w:p>
        </w:tc>
        <w:tc>
          <w:tcPr>
            <w:tcW w:w="7230" w:type="dxa"/>
            <w:vAlign w:val="bottom"/>
          </w:tcPr>
          <w:p w14:paraId="17D8A059"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Description</w:t>
            </w:r>
          </w:p>
        </w:tc>
      </w:tr>
      <w:tr w:rsidR="00A77BC1" w:rsidRPr="00E61C09" w14:paraId="7568C907" w14:textId="77777777" w:rsidTr="00B653D8">
        <w:tc>
          <w:tcPr>
            <w:tcW w:w="1809" w:type="dxa"/>
          </w:tcPr>
          <w:p w14:paraId="5B153A60" w14:textId="77777777" w:rsidR="00A77BC1" w:rsidRPr="00E61C09" w:rsidRDefault="00A77BC1" w:rsidP="009360D1">
            <w:pPr>
              <w:pStyle w:val="Compact"/>
              <w:rPr>
                <w:rFonts w:ascii="Arial" w:hAnsi="Arial" w:cs="Arial"/>
                <w:sz w:val="20"/>
                <w:szCs w:val="20"/>
              </w:rPr>
            </w:pPr>
            <w:r w:rsidRPr="00E61C09">
              <w:rPr>
                <w:rFonts w:ascii="Arial" w:hAnsi="Arial" w:cs="Arial"/>
                <w:b/>
                <w:bCs/>
                <w:sz w:val="20"/>
                <w:szCs w:val="20"/>
              </w:rPr>
              <w:t>Categorical</w:t>
            </w:r>
          </w:p>
        </w:tc>
        <w:tc>
          <w:tcPr>
            <w:tcW w:w="7230" w:type="dxa"/>
          </w:tcPr>
          <w:p w14:paraId="586D5528"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Results using categorical income treatment (level-specific intercepts)</w:t>
            </w:r>
          </w:p>
        </w:tc>
      </w:tr>
      <w:tr w:rsidR="00A77BC1" w:rsidRPr="00E61C09" w14:paraId="60A86CB4" w14:textId="77777777" w:rsidTr="00B653D8">
        <w:tc>
          <w:tcPr>
            <w:tcW w:w="1809" w:type="dxa"/>
          </w:tcPr>
          <w:p w14:paraId="4FF50827" w14:textId="77777777" w:rsidR="00A77BC1" w:rsidRPr="00E61C09" w:rsidRDefault="00A77BC1" w:rsidP="009360D1">
            <w:pPr>
              <w:pStyle w:val="Compact"/>
              <w:rPr>
                <w:rFonts w:ascii="Arial" w:hAnsi="Arial" w:cs="Arial"/>
                <w:sz w:val="20"/>
                <w:szCs w:val="20"/>
              </w:rPr>
            </w:pPr>
            <w:r w:rsidRPr="00E61C09">
              <w:rPr>
                <w:rFonts w:ascii="Arial" w:hAnsi="Arial" w:cs="Arial"/>
                <w:b/>
                <w:bCs/>
                <w:sz w:val="20"/>
                <w:szCs w:val="20"/>
              </w:rPr>
              <w:t>Continuous</w:t>
            </w:r>
          </w:p>
        </w:tc>
        <w:tc>
          <w:tcPr>
            <w:tcW w:w="7230" w:type="dxa"/>
          </w:tcPr>
          <w:p w14:paraId="0646AEB1"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Results using continuous income treatment (β</w:t>
            </w:r>
            <w:r w:rsidRPr="00E61C09">
              <w:rPr>
                <w:rFonts w:ascii="Cambria Math" w:hAnsi="Cambria Math" w:cs="Cambria Math"/>
                <w:sz w:val="20"/>
                <w:szCs w:val="20"/>
              </w:rPr>
              <w:t>₀</w:t>
            </w:r>
            <w:r w:rsidRPr="00E61C09">
              <w:rPr>
                <w:rFonts w:ascii="Arial" w:hAnsi="Arial" w:cs="Arial"/>
                <w:sz w:val="20"/>
                <w:szCs w:val="20"/>
              </w:rPr>
              <w:t xml:space="preserve"> + income coefficient)</w:t>
            </w:r>
          </w:p>
        </w:tc>
      </w:tr>
    </w:tbl>
    <w:p w14:paraId="385F1C45" w14:textId="77777777" w:rsidR="00A77BC1" w:rsidRPr="00766D4C" w:rsidRDefault="00A77BC1" w:rsidP="00B653D8">
      <w:pPr>
        <w:pStyle w:val="BodyText"/>
        <w:spacing w:line="312" w:lineRule="auto"/>
        <w:rPr>
          <w:rFonts w:ascii="Arial" w:hAnsi="Arial" w:cs="Arial"/>
          <w:sz w:val="20"/>
          <w:szCs w:val="20"/>
        </w:rPr>
      </w:pPr>
      <w:r w:rsidRPr="00766D4C">
        <w:rPr>
          <w:rFonts w:ascii="Arial" w:hAnsi="Arial" w:cs="Arial"/>
          <w:sz w:val="20"/>
          <w:szCs w:val="20"/>
        </w:rPr>
        <w:t xml:space="preserve">Each sheet contains the </w:t>
      </w:r>
      <w:r w:rsidRPr="00B653D8">
        <w:rPr>
          <w:rFonts w:ascii="Arial" w:hAnsi="Arial" w:cs="Arial"/>
          <w:sz w:val="20"/>
          <w:szCs w:val="20"/>
        </w:rPr>
        <w:t>full 19 columns</w:t>
      </w:r>
      <w:r w:rsidRPr="00766D4C">
        <w:rPr>
          <w:rFonts w:ascii="Arial" w:hAnsi="Arial" w:cs="Arial"/>
          <w:sz w:val="20"/>
          <w:szCs w:val="20"/>
        </w:rPr>
        <w:t xml:space="preserve"> (identical structure to Export 1) with all values — PB_i, DI_i, and Disclose Income — </w:t>
      </w:r>
      <w:r w:rsidRPr="00B653D8">
        <w:rPr>
          <w:rFonts w:ascii="Arial" w:hAnsi="Arial" w:cs="Arial"/>
          <w:sz w:val="20"/>
          <w:szCs w:val="20"/>
        </w:rPr>
        <w:t>specific to that income mode</w:t>
      </w:r>
      <w:r w:rsidRPr="00766D4C">
        <w:rPr>
          <w:rFonts w:ascii="Arial" w:hAnsi="Arial" w:cs="Arial"/>
          <w:sz w:val="20"/>
          <w:szCs w:val="20"/>
        </w:rPr>
        <w:t>. This means the intermediate calculated values (which differ between categorical and continuous) are accurate per sheet.</w:t>
      </w:r>
    </w:p>
    <w:p w14:paraId="33CC459B" w14:textId="77777777" w:rsidR="00A77BC1" w:rsidRPr="00766D4C" w:rsidRDefault="00A77BC1" w:rsidP="00B653D8">
      <w:pPr>
        <w:pStyle w:val="BodyText"/>
        <w:spacing w:line="312" w:lineRule="auto"/>
        <w:rPr>
          <w:rFonts w:ascii="Arial" w:hAnsi="Arial" w:cs="Arial"/>
          <w:sz w:val="20"/>
          <w:szCs w:val="20"/>
        </w:rPr>
      </w:pPr>
      <w:r w:rsidRPr="00766D4C">
        <w:rPr>
          <w:rFonts w:ascii="Arial" w:hAnsi="Arial" w:cs="Arial"/>
          <w:sz w:val="20"/>
          <w:szCs w:val="20"/>
        </w:rPr>
        <w:t xml:space="preserve">The reason for separate sheets (rather than a single sheet with split columns) is that the two income modes produce </w:t>
      </w:r>
      <w:r w:rsidRPr="00B653D8">
        <w:rPr>
          <w:rFonts w:ascii="Arial" w:hAnsi="Arial" w:cs="Arial"/>
          <w:sz w:val="20"/>
          <w:szCs w:val="20"/>
        </w:rPr>
        <w:t>different intermediate values</w:t>
      </w:r>
      <w:r w:rsidRPr="00766D4C">
        <w:rPr>
          <w:rFonts w:ascii="Arial" w:hAnsi="Arial" w:cs="Arial"/>
          <w:sz w:val="20"/>
          <w:szCs w:val="20"/>
        </w:rPr>
        <w:t>: the direct_effect, its z-score, the income_high indicator, and the final DI_i all differ between categorical and continuous. Putting them on separate sheets avoids confusion about which intermediate values correspond to which final decision.</w:t>
      </w:r>
    </w:p>
    <w:p w14:paraId="3E970A2D" w14:textId="77777777" w:rsidR="00A77BC1" w:rsidRPr="000B714C" w:rsidRDefault="00A77BC1" w:rsidP="00A77BC1">
      <w:pPr>
        <w:pStyle w:val="Heading3"/>
        <w:rPr>
          <w:rFonts w:ascii="Arial" w:hAnsi="Arial" w:cs="Arial"/>
          <w:sz w:val="20"/>
          <w:szCs w:val="20"/>
        </w:rPr>
      </w:pPr>
      <w:bookmarkStart w:id="61" w:name="X6da3cf3bf0bed26b2d775a5a8e76b1f6fc0ed3c"/>
      <w:bookmarkEnd w:id="60"/>
      <w:r w:rsidRPr="000B714C">
        <w:rPr>
          <w:rFonts w:ascii="Arial" w:hAnsi="Arial" w:cs="Arial"/>
          <w:sz w:val="20"/>
          <w:szCs w:val="20"/>
        </w:rPr>
        <w:t>Export 3: Disclose Income Only — Compare All Population Modes</w:t>
      </w:r>
    </w:p>
    <w:p w14:paraId="436E2309" w14:textId="77777777" w:rsidR="00A77BC1" w:rsidRPr="000B714C" w:rsidRDefault="00A77BC1" w:rsidP="00B653D8">
      <w:pPr>
        <w:pStyle w:val="FirstParagraph"/>
        <w:spacing w:line="312" w:lineRule="auto"/>
        <w:rPr>
          <w:rFonts w:ascii="Arial" w:hAnsi="Arial" w:cs="Arial"/>
          <w:sz w:val="20"/>
          <w:szCs w:val="20"/>
        </w:rPr>
      </w:pPr>
      <w:r w:rsidRPr="000B714C">
        <w:rPr>
          <w:rFonts w:ascii="Arial" w:hAnsi="Arial" w:cs="Arial"/>
          <w:b/>
          <w:bCs/>
          <w:sz w:val="20"/>
          <w:szCs w:val="20"/>
        </w:rPr>
        <w:t>When produced</w:t>
      </w:r>
      <w:r w:rsidRPr="000B714C">
        <w:rPr>
          <w:rFonts w:ascii="Arial" w:hAnsi="Arial" w:cs="Arial"/>
          <w:sz w:val="20"/>
          <w:szCs w:val="20"/>
        </w:rPr>
        <w:t xml:space="preserve">: Running disclose_income only with population mode set to “Compare all” (generates </w:t>
      </w:r>
      <w:r w:rsidR="00BC7B22">
        <w:rPr>
          <w:rFonts w:ascii="Arial" w:hAnsi="Arial" w:cs="Arial"/>
          <w:sz w:val="20"/>
          <w:szCs w:val="20"/>
        </w:rPr>
        <w:t xml:space="preserve">three </w:t>
      </w:r>
      <w:r w:rsidRPr="000B714C">
        <w:rPr>
          <w:rFonts w:ascii="Arial" w:hAnsi="Arial" w:cs="Arial"/>
          <w:sz w:val="20"/>
          <w:szCs w:val="20"/>
        </w:rPr>
        <w:t xml:space="preserve">population modes). Combined with “Compare both” income mode, </w:t>
      </w:r>
      <w:r w:rsidR="00BC7B22">
        <w:rPr>
          <w:rFonts w:ascii="Arial" w:hAnsi="Arial" w:cs="Arial"/>
          <w:sz w:val="20"/>
          <w:szCs w:val="20"/>
        </w:rPr>
        <w:t>it</w:t>
      </w:r>
      <w:r w:rsidRPr="000B714C">
        <w:rPr>
          <w:rFonts w:ascii="Arial" w:hAnsi="Arial" w:cs="Arial"/>
          <w:sz w:val="20"/>
          <w:szCs w:val="20"/>
        </w:rPr>
        <w:t xml:space="preserve"> produce</w:t>
      </w:r>
      <w:r w:rsidR="00BC7B22">
        <w:rPr>
          <w:rFonts w:ascii="Arial" w:hAnsi="Arial" w:cs="Arial"/>
          <w:sz w:val="20"/>
          <w:szCs w:val="20"/>
        </w:rPr>
        <w:t>s</w:t>
      </w:r>
      <w:r w:rsidRPr="000B714C">
        <w:rPr>
          <w:rFonts w:ascii="Arial" w:hAnsi="Arial" w:cs="Arial"/>
          <w:sz w:val="20"/>
          <w:szCs w:val="20"/>
        </w:rPr>
        <w:t xml:space="preserve"> up to </w:t>
      </w:r>
      <w:r w:rsidR="00BC7B22">
        <w:rPr>
          <w:rFonts w:ascii="Arial" w:hAnsi="Arial" w:cs="Arial"/>
          <w:sz w:val="20"/>
          <w:szCs w:val="20"/>
        </w:rPr>
        <w:t>six</w:t>
      </w:r>
      <w:r w:rsidR="00BC7B22" w:rsidRPr="000B714C">
        <w:rPr>
          <w:rFonts w:ascii="Arial" w:hAnsi="Arial" w:cs="Arial"/>
          <w:sz w:val="20"/>
          <w:szCs w:val="20"/>
        </w:rPr>
        <w:t xml:space="preserve"> </w:t>
      </w:r>
      <w:r w:rsidRPr="000B714C">
        <w:rPr>
          <w:rFonts w:ascii="Arial" w:hAnsi="Arial" w:cs="Arial"/>
          <w:sz w:val="20"/>
          <w:szCs w:val="20"/>
        </w:rPr>
        <w:t>sheets.</w:t>
      </w:r>
    </w:p>
    <w:p w14:paraId="7342DD11" w14:textId="77777777" w:rsidR="00A77BC1" w:rsidRPr="000B714C" w:rsidRDefault="00A77BC1" w:rsidP="00A77BC1">
      <w:pPr>
        <w:pStyle w:val="BodyText"/>
        <w:rPr>
          <w:rFonts w:ascii="Arial" w:hAnsi="Arial" w:cs="Arial"/>
          <w:sz w:val="20"/>
          <w:szCs w:val="20"/>
        </w:rPr>
      </w:pPr>
      <w:r w:rsidRPr="000B714C">
        <w:rPr>
          <w:rFonts w:ascii="Arial" w:hAnsi="Arial" w:cs="Arial"/>
          <w:b/>
          <w:bCs/>
          <w:sz w:val="20"/>
          <w:szCs w:val="20"/>
        </w:rPr>
        <w:t>File name</w:t>
      </w:r>
      <w:r w:rsidRPr="000B714C">
        <w:rPr>
          <w:rFonts w:ascii="Arial" w:hAnsi="Arial" w:cs="Arial"/>
          <w:sz w:val="20"/>
          <w:szCs w:val="20"/>
        </w:rPr>
        <w:t xml:space="preserve">: </w:t>
      </w:r>
      <w:r w:rsidRPr="000B714C">
        <w:rPr>
          <w:rStyle w:val="VerbatimChar"/>
          <w:rFonts w:ascii="Arial" w:hAnsi="Arial" w:cs="Arial"/>
          <w:sz w:val="20"/>
          <w:szCs w:val="20"/>
        </w:rPr>
        <w:t>disclose_income_compare_all_YYYYMMDD_HHMMSS.xlsx</w:t>
      </w:r>
    </w:p>
    <w:p w14:paraId="6727DC58" w14:textId="77777777" w:rsidR="00A77BC1" w:rsidRPr="000B714C" w:rsidRDefault="00A77BC1" w:rsidP="00B653D8">
      <w:pPr>
        <w:pStyle w:val="BodyText"/>
        <w:spacing w:line="312" w:lineRule="auto"/>
        <w:rPr>
          <w:rFonts w:ascii="Arial" w:hAnsi="Arial" w:cs="Arial"/>
          <w:sz w:val="20"/>
          <w:szCs w:val="20"/>
        </w:rPr>
      </w:pPr>
      <w:r w:rsidRPr="000B714C">
        <w:rPr>
          <w:rFonts w:ascii="Arial" w:hAnsi="Arial" w:cs="Arial"/>
          <w:b/>
          <w:bCs/>
          <w:sz w:val="20"/>
          <w:szCs w:val="20"/>
        </w:rPr>
        <w:t>Structure</w:t>
      </w:r>
      <w:r w:rsidRPr="000B714C">
        <w:rPr>
          <w:rFonts w:ascii="Arial" w:hAnsi="Arial" w:cs="Arial"/>
          <w:sz w:val="20"/>
          <w:szCs w:val="20"/>
        </w:rPr>
        <w:t>: Multiple sheets — one sheet per population mode × income mode combination. Each combination gets its own dedicated sheet.</w:t>
      </w:r>
    </w:p>
    <w:p w14:paraId="7F3D0FE1" w14:textId="77777777" w:rsidR="00A77BC1" w:rsidRPr="000B714C" w:rsidRDefault="00A77BC1" w:rsidP="00A77BC1">
      <w:pPr>
        <w:pStyle w:val="BodyText"/>
        <w:rPr>
          <w:rFonts w:ascii="Arial" w:hAnsi="Arial" w:cs="Arial"/>
          <w:sz w:val="20"/>
          <w:szCs w:val="20"/>
        </w:rPr>
      </w:pPr>
      <w:r w:rsidRPr="000B714C">
        <w:rPr>
          <w:rFonts w:ascii="Arial" w:hAnsi="Arial" w:cs="Arial"/>
          <w:b/>
          <w:bCs/>
          <w:sz w:val="20"/>
          <w:szCs w:val="20"/>
        </w:rPr>
        <w:t>Possible sheet names (up to 6)</w:t>
      </w:r>
      <w:r w:rsidRPr="000B714C">
        <w:rPr>
          <w:rFonts w:ascii="Arial" w:hAnsi="Arial" w:cs="Arial"/>
          <w:sz w:val="20"/>
          <w:szCs w:val="20"/>
        </w:rPr>
        <w:t>:</w:t>
      </w:r>
    </w:p>
    <w:tbl>
      <w:tblPr>
        <w:tblW w:w="0" w:type="auto"/>
        <w:tblLook w:val="0020" w:firstRow="1" w:lastRow="0" w:firstColumn="0" w:lastColumn="0" w:noHBand="0" w:noVBand="0"/>
      </w:tblPr>
      <w:tblGrid>
        <w:gridCol w:w="1562"/>
        <w:gridCol w:w="2262"/>
        <w:gridCol w:w="1428"/>
      </w:tblGrid>
      <w:tr w:rsidR="00FF1530" w14:paraId="14040A1B" w14:textId="77777777" w:rsidTr="009360D1">
        <w:trPr>
          <w:tblHeader/>
        </w:trPr>
        <w:tc>
          <w:tcPr>
            <w:tcW w:w="0" w:type="auto"/>
            <w:vAlign w:val="bottom"/>
          </w:tcPr>
          <w:p w14:paraId="64972ADD"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Sheet Name</w:t>
            </w:r>
          </w:p>
        </w:tc>
        <w:tc>
          <w:tcPr>
            <w:tcW w:w="0" w:type="auto"/>
            <w:vAlign w:val="bottom"/>
          </w:tcPr>
          <w:p w14:paraId="1654515B"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Population Mode</w:t>
            </w:r>
          </w:p>
        </w:tc>
        <w:tc>
          <w:tcPr>
            <w:tcW w:w="0" w:type="auto"/>
            <w:vAlign w:val="bottom"/>
          </w:tcPr>
          <w:p w14:paraId="3BC1C735"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Income Mode</w:t>
            </w:r>
          </w:p>
        </w:tc>
      </w:tr>
      <w:tr w:rsidR="00A77BC1" w:rsidRPr="00E61C09" w14:paraId="070A4520" w14:textId="77777777" w:rsidTr="009360D1">
        <w:tc>
          <w:tcPr>
            <w:tcW w:w="0" w:type="auto"/>
          </w:tcPr>
          <w:p w14:paraId="7A047D14"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Copula_Cat</w:t>
            </w:r>
          </w:p>
        </w:tc>
        <w:tc>
          <w:tcPr>
            <w:tcW w:w="0" w:type="auto"/>
          </w:tcPr>
          <w:p w14:paraId="193F6F37"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Copula (synthetic)</w:t>
            </w:r>
          </w:p>
        </w:tc>
        <w:tc>
          <w:tcPr>
            <w:tcW w:w="0" w:type="auto"/>
          </w:tcPr>
          <w:p w14:paraId="319A49B4"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Categorical</w:t>
            </w:r>
          </w:p>
        </w:tc>
      </w:tr>
      <w:tr w:rsidR="00A77BC1" w:rsidRPr="00E61C09" w14:paraId="1BEF8CC6" w14:textId="77777777" w:rsidTr="009360D1">
        <w:tc>
          <w:tcPr>
            <w:tcW w:w="0" w:type="auto"/>
          </w:tcPr>
          <w:p w14:paraId="300AA216"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Copula_Cont</w:t>
            </w:r>
          </w:p>
        </w:tc>
        <w:tc>
          <w:tcPr>
            <w:tcW w:w="0" w:type="auto"/>
          </w:tcPr>
          <w:p w14:paraId="22F8E815"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Copula (synthetic)</w:t>
            </w:r>
          </w:p>
        </w:tc>
        <w:tc>
          <w:tcPr>
            <w:tcW w:w="0" w:type="auto"/>
          </w:tcPr>
          <w:p w14:paraId="41EC290C"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Continuous</w:t>
            </w:r>
          </w:p>
        </w:tc>
      </w:tr>
      <w:tr w:rsidR="00A77BC1" w:rsidRPr="00E61C09" w14:paraId="22F82316" w14:textId="77777777" w:rsidTr="009360D1">
        <w:tc>
          <w:tcPr>
            <w:tcW w:w="0" w:type="auto"/>
          </w:tcPr>
          <w:p w14:paraId="4FF8527C"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ResSpec_Cat</w:t>
            </w:r>
          </w:p>
        </w:tc>
        <w:tc>
          <w:tcPr>
            <w:tcW w:w="0" w:type="auto"/>
          </w:tcPr>
          <w:p w14:paraId="04812EA0"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Research Specification</w:t>
            </w:r>
          </w:p>
        </w:tc>
        <w:tc>
          <w:tcPr>
            <w:tcW w:w="0" w:type="auto"/>
          </w:tcPr>
          <w:p w14:paraId="6AE65FDA"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Categorical</w:t>
            </w:r>
          </w:p>
        </w:tc>
      </w:tr>
      <w:tr w:rsidR="00A77BC1" w:rsidRPr="00E61C09" w14:paraId="2E7E3141" w14:textId="77777777" w:rsidTr="009360D1">
        <w:tc>
          <w:tcPr>
            <w:tcW w:w="0" w:type="auto"/>
          </w:tcPr>
          <w:p w14:paraId="2466C442"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ResSpec_Cont</w:t>
            </w:r>
          </w:p>
        </w:tc>
        <w:tc>
          <w:tcPr>
            <w:tcW w:w="0" w:type="auto"/>
          </w:tcPr>
          <w:p w14:paraId="1583D379"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Research Specification</w:t>
            </w:r>
          </w:p>
        </w:tc>
        <w:tc>
          <w:tcPr>
            <w:tcW w:w="0" w:type="auto"/>
          </w:tcPr>
          <w:p w14:paraId="7D5484F9"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Continuous</w:t>
            </w:r>
          </w:p>
        </w:tc>
      </w:tr>
      <w:tr w:rsidR="00A77BC1" w:rsidRPr="00E61C09" w14:paraId="6FF07719" w14:textId="77777777" w:rsidTr="009360D1">
        <w:tc>
          <w:tcPr>
            <w:tcW w:w="0" w:type="auto"/>
          </w:tcPr>
          <w:p w14:paraId="3A345A90"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ResBase_Cat</w:t>
            </w:r>
          </w:p>
        </w:tc>
        <w:tc>
          <w:tcPr>
            <w:tcW w:w="0" w:type="auto"/>
          </w:tcPr>
          <w:p w14:paraId="058318E3"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Research Baseline</w:t>
            </w:r>
          </w:p>
        </w:tc>
        <w:tc>
          <w:tcPr>
            <w:tcW w:w="0" w:type="auto"/>
          </w:tcPr>
          <w:p w14:paraId="115E7663"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Categorical</w:t>
            </w:r>
          </w:p>
        </w:tc>
      </w:tr>
      <w:tr w:rsidR="00A77BC1" w:rsidRPr="00E61C09" w14:paraId="537056D5" w14:textId="77777777" w:rsidTr="009360D1">
        <w:tc>
          <w:tcPr>
            <w:tcW w:w="0" w:type="auto"/>
          </w:tcPr>
          <w:p w14:paraId="7715F0B1"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ResBase_Cont</w:t>
            </w:r>
          </w:p>
        </w:tc>
        <w:tc>
          <w:tcPr>
            <w:tcW w:w="0" w:type="auto"/>
          </w:tcPr>
          <w:p w14:paraId="1FBFA4D3"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Research Baseline</w:t>
            </w:r>
          </w:p>
        </w:tc>
        <w:tc>
          <w:tcPr>
            <w:tcW w:w="0" w:type="auto"/>
          </w:tcPr>
          <w:p w14:paraId="1622E322" w14:textId="77777777" w:rsidR="00A77BC1" w:rsidRPr="00E61C09" w:rsidRDefault="00A77BC1" w:rsidP="009360D1">
            <w:pPr>
              <w:pStyle w:val="Compact"/>
              <w:rPr>
                <w:rFonts w:ascii="Arial" w:hAnsi="Arial" w:cs="Arial"/>
                <w:sz w:val="20"/>
                <w:szCs w:val="20"/>
              </w:rPr>
            </w:pPr>
            <w:r w:rsidRPr="00E61C09">
              <w:rPr>
                <w:rFonts w:ascii="Arial" w:hAnsi="Arial" w:cs="Arial"/>
                <w:sz w:val="20"/>
                <w:szCs w:val="20"/>
              </w:rPr>
              <w:t>Continuous</w:t>
            </w:r>
          </w:p>
        </w:tc>
      </w:tr>
    </w:tbl>
    <w:p w14:paraId="17C00E29" w14:textId="77777777" w:rsidR="00A77BC1" w:rsidRPr="000B714C" w:rsidRDefault="00A77BC1" w:rsidP="00B653D8">
      <w:pPr>
        <w:pStyle w:val="BodyText"/>
        <w:spacing w:line="312" w:lineRule="auto"/>
        <w:rPr>
          <w:rFonts w:ascii="Arial" w:hAnsi="Arial" w:cs="Arial"/>
          <w:sz w:val="20"/>
          <w:szCs w:val="20"/>
        </w:rPr>
      </w:pPr>
      <w:r w:rsidRPr="000B714C">
        <w:rPr>
          <w:rFonts w:ascii="Arial" w:hAnsi="Arial" w:cs="Arial"/>
          <w:sz w:val="20"/>
          <w:szCs w:val="20"/>
        </w:rPr>
        <w:t xml:space="preserve">Each sheet contains </w:t>
      </w:r>
      <w:r w:rsidRPr="00BC7B22">
        <w:rPr>
          <w:rFonts w:ascii="Arial" w:hAnsi="Arial" w:cs="Arial"/>
          <w:sz w:val="20"/>
          <w:szCs w:val="20"/>
        </w:rPr>
        <w:t xml:space="preserve">the </w:t>
      </w:r>
      <w:r w:rsidRPr="00B653D8">
        <w:rPr>
          <w:rFonts w:ascii="Arial" w:hAnsi="Arial" w:cs="Arial"/>
          <w:sz w:val="20"/>
          <w:szCs w:val="20"/>
        </w:rPr>
        <w:t>same 19-column structure as Export 1</w:t>
      </w:r>
      <w:r w:rsidRPr="00BC7B22">
        <w:rPr>
          <w:rFonts w:ascii="Arial" w:hAnsi="Arial" w:cs="Arial"/>
          <w:sz w:val="20"/>
          <w:szCs w:val="20"/>
        </w:rPr>
        <w:t xml:space="preserve"> (ending</w:t>
      </w:r>
      <w:r w:rsidRPr="000B714C">
        <w:rPr>
          <w:rFonts w:ascii="Arial" w:hAnsi="Arial" w:cs="Arial"/>
          <w:sz w:val="20"/>
          <w:szCs w:val="20"/>
        </w:rPr>
        <w:t xml:space="preserve"> with a single </w:t>
      </w:r>
      <w:r w:rsidRPr="000B714C">
        <w:rPr>
          <w:rStyle w:val="VerbatimChar"/>
          <w:rFonts w:ascii="Arial" w:hAnsi="Arial" w:cs="Arial"/>
          <w:sz w:val="20"/>
          <w:szCs w:val="20"/>
        </w:rPr>
        <w:t>Disclose Income (Y=1)</w:t>
      </w:r>
      <w:r w:rsidRPr="000B714C">
        <w:rPr>
          <w:rFonts w:ascii="Arial" w:hAnsi="Arial" w:cs="Arial"/>
          <w:sz w:val="20"/>
          <w:szCs w:val="20"/>
        </w:rPr>
        <w:t xml:space="preserve"> column), with all values — PB_i, DI_i, and Disclose Income — specific to that particular configuration. Categorical and continuous results are never merged onto the same sheet; they always </w:t>
      </w:r>
      <w:r w:rsidR="00BC7B22">
        <w:rPr>
          <w:rFonts w:ascii="Arial" w:hAnsi="Arial" w:cs="Arial"/>
          <w:sz w:val="20"/>
          <w:szCs w:val="20"/>
        </w:rPr>
        <w:t>displayed in</w:t>
      </w:r>
      <w:r w:rsidR="00BC7B22" w:rsidRPr="000B714C">
        <w:rPr>
          <w:rFonts w:ascii="Arial" w:hAnsi="Arial" w:cs="Arial"/>
          <w:sz w:val="20"/>
          <w:szCs w:val="20"/>
        </w:rPr>
        <w:t xml:space="preserve"> </w:t>
      </w:r>
      <w:r w:rsidRPr="000B714C">
        <w:rPr>
          <w:rFonts w:ascii="Arial" w:hAnsi="Arial" w:cs="Arial"/>
          <w:sz w:val="20"/>
          <w:szCs w:val="20"/>
        </w:rPr>
        <w:t>separate sheets.</w:t>
      </w:r>
    </w:p>
    <w:bookmarkEnd w:id="58"/>
    <w:bookmarkEnd w:id="61"/>
    <w:p w14:paraId="3DEBFA22" w14:textId="77777777" w:rsidR="001E5B15" w:rsidRDefault="001E5B15" w:rsidP="00114FE5">
      <w:pPr>
        <w:spacing w:line="312" w:lineRule="auto"/>
        <w:rPr>
          <w:rFonts w:ascii="Arial" w:eastAsia="Arial" w:hAnsi="Arial"/>
          <w:b/>
          <w:sz w:val="26"/>
          <w:szCs w:val="26"/>
        </w:rPr>
      </w:pPr>
    </w:p>
    <w:p w14:paraId="20E7CFE2" w14:textId="77777777" w:rsidR="00A77BC1" w:rsidRPr="0092097A" w:rsidRDefault="00E93922" w:rsidP="0092097A">
      <w:pPr>
        <w:spacing w:line="0" w:lineRule="atLeast"/>
        <w:rPr>
          <w:rFonts w:ascii="Arial" w:eastAsia="Arial" w:hAnsi="Arial"/>
          <w:b/>
          <w:sz w:val="26"/>
          <w:szCs w:val="26"/>
        </w:rPr>
      </w:pPr>
      <w:r>
        <w:rPr>
          <w:rFonts w:ascii="Arial" w:eastAsia="Arial" w:hAnsi="Arial"/>
          <w:b/>
          <w:sz w:val="26"/>
          <w:szCs w:val="26"/>
        </w:rPr>
        <w:br w:type="page"/>
      </w:r>
      <w:r w:rsidR="00517CD4" w:rsidRPr="001E5B15">
        <w:rPr>
          <w:rFonts w:ascii="Arial" w:eastAsia="Arial" w:hAnsi="Arial"/>
          <w:b/>
          <w:sz w:val="26"/>
          <w:szCs w:val="26"/>
        </w:rPr>
        <w:lastRenderedPageBreak/>
        <w:t xml:space="preserve">Decision 2 – Disclose Documents </w:t>
      </w:r>
      <w:r w:rsidR="00517CD4" w:rsidRPr="0092097A">
        <w:rPr>
          <w:rFonts w:ascii="Arial" w:eastAsia="Arial" w:hAnsi="Arial"/>
          <w:b/>
          <w:sz w:val="26"/>
          <w:szCs w:val="26"/>
        </w:rPr>
        <w:t>Configuration</w:t>
      </w:r>
    </w:p>
    <w:p w14:paraId="781EC94B"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 xml:space="preserve">When customized, this decision uses a model that predicts whether an agent will disclose supporting documents in order to qualify for </w:t>
      </w:r>
      <w:r w:rsidR="001E5B15">
        <w:rPr>
          <w:rFonts w:ascii="Arial" w:eastAsia="Times New Roman" w:hAnsi="Arial"/>
          <w:lang w:val="en-IT" w:eastAsia="en-GB" w:bidi="ar-SA"/>
        </w:rPr>
        <w:t xml:space="preserve">a </w:t>
      </w:r>
      <w:r w:rsidRPr="0092097A">
        <w:rPr>
          <w:rFonts w:ascii="Arial" w:eastAsia="Times New Roman" w:hAnsi="Arial"/>
          <w:lang w:val="en-IT" w:eastAsia="en-GB" w:bidi="ar-SA"/>
        </w:rPr>
        <w:t>Discount Customer status based on a subset of core personality traits (Extraversion, Neuroticism, Agreeableness) and the agent</w:t>
      </w:r>
      <w:r w:rsidR="001E5B15">
        <w:rPr>
          <w:rFonts w:ascii="Arial" w:eastAsia="Times New Roman" w:hAnsi="Arial"/>
          <w:lang w:val="en-IT" w:eastAsia="en-GB" w:bidi="ar-SA"/>
        </w:rPr>
        <w:t>’</w:t>
      </w:r>
      <w:r w:rsidRPr="0092097A">
        <w:rPr>
          <w:rFonts w:ascii="Arial" w:eastAsia="Times New Roman" w:hAnsi="Arial"/>
          <w:lang w:val="en-IT" w:eastAsia="en-GB" w:bidi="ar-SA"/>
        </w:rPr>
        <w:t xml:space="preserve">s income. The algorithm then produces a continuous score (DD_i) that determines a binary outcome: "Y" (disclose) or "N" (do not disclose). Because this decision is only offered to agents who have already disclosed their income and are eligible for the discount, agents who do not qualify are assigned </w:t>
      </w:r>
      <w:r w:rsidR="001E5B15">
        <w:rPr>
          <w:rFonts w:ascii="Arial" w:eastAsia="Times New Roman" w:hAnsi="Arial"/>
          <w:lang w:val="en-IT" w:eastAsia="en-GB" w:bidi="ar-SA"/>
        </w:rPr>
        <w:t xml:space="preserve">a </w:t>
      </w:r>
      <w:r w:rsidRPr="0092097A">
        <w:rPr>
          <w:rFonts w:ascii="Arial" w:eastAsia="Times New Roman" w:hAnsi="Arial"/>
          <w:lang w:val="en-IT" w:eastAsia="en-GB" w:bidi="ar-SA"/>
        </w:rPr>
        <w:t>"NA"</w:t>
      </w:r>
      <w:r w:rsidR="001E5B15">
        <w:rPr>
          <w:rFonts w:ascii="Arial" w:eastAsia="Times New Roman" w:hAnsi="Arial"/>
          <w:lang w:val="en-IT" w:eastAsia="en-GB" w:bidi="ar-SA"/>
        </w:rPr>
        <w:t xml:space="preserve"> value for the disclose documents decision</w:t>
      </w:r>
      <w:r w:rsidRPr="0092097A">
        <w:rPr>
          <w:rFonts w:ascii="Arial" w:eastAsia="Times New Roman" w:hAnsi="Arial"/>
          <w:lang w:val="en-IT" w:eastAsia="en-GB" w:bidi="ar-SA"/>
        </w:rPr>
        <w:t>.</w:t>
      </w:r>
    </w:p>
    <w:p w14:paraId="501D4B4A"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process can be summarised as a seven-step procedure:</w:t>
      </w:r>
    </w:p>
    <w:p w14:paraId="0EDE3844" w14:textId="77777777" w:rsidR="00565BB2" w:rsidRPr="0092097A" w:rsidRDefault="00565BB2" w:rsidP="0092097A">
      <w:pPr>
        <w:numPr>
          <w:ilvl w:val="0"/>
          <w:numId w:val="119"/>
        </w:num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Eligibility Gate: Determine</w:t>
      </w:r>
      <w:r w:rsidR="00AB744C">
        <w:rPr>
          <w:rFonts w:ascii="Arial" w:eastAsia="Times New Roman" w:hAnsi="Arial"/>
          <w:lang w:val="en-IT" w:eastAsia="en-GB" w:bidi="ar-SA"/>
        </w:rPr>
        <w:t>s</w:t>
      </w:r>
      <w:r w:rsidRPr="0092097A">
        <w:rPr>
          <w:rFonts w:ascii="Arial" w:eastAsia="Times New Roman" w:hAnsi="Arial"/>
          <w:lang w:val="en-IT" w:eastAsia="en-GB" w:bidi="ar-SA"/>
        </w:rPr>
        <w:t xml:space="preserve"> whether the decision applies to the agent. Only agents who disclosed their income ("Y") and whose income is below the discount threshold </w:t>
      </w:r>
      <w:r w:rsidR="00AB744C">
        <w:rPr>
          <w:rFonts w:ascii="Arial" w:eastAsia="Times New Roman" w:hAnsi="Arial"/>
          <w:lang w:val="en-IT" w:eastAsia="en-GB" w:bidi="ar-SA"/>
        </w:rPr>
        <w:t xml:space="preserve">level </w:t>
      </w:r>
      <w:r w:rsidRPr="0092097A">
        <w:rPr>
          <w:rFonts w:ascii="Arial" w:eastAsia="Times New Roman" w:hAnsi="Arial"/>
          <w:lang w:val="en-IT" w:eastAsia="en-GB" w:bidi="ar-SA"/>
        </w:rPr>
        <w:t>are eligible; all other agents are assigned "NA"</w:t>
      </w:r>
      <w:r w:rsidR="00AB744C">
        <w:rPr>
          <w:rFonts w:ascii="Arial" w:eastAsia="Times New Roman" w:hAnsi="Arial"/>
          <w:lang w:val="en-IT" w:eastAsia="en-GB" w:bidi="ar-SA"/>
        </w:rPr>
        <w:t xml:space="preserve"> value</w:t>
      </w:r>
      <w:r w:rsidRPr="0092097A">
        <w:rPr>
          <w:rFonts w:ascii="Arial" w:eastAsia="Times New Roman" w:hAnsi="Arial"/>
          <w:lang w:val="en-IT" w:eastAsia="en-GB" w:bidi="ar-SA"/>
        </w:rPr>
        <w:t>.</w:t>
      </w:r>
    </w:p>
    <w:p w14:paraId="7E214F22" w14:textId="77777777" w:rsidR="00565BB2" w:rsidRPr="0092097A" w:rsidRDefault="00565BB2" w:rsidP="0092097A">
      <w:pPr>
        <w:numPr>
          <w:ilvl w:val="0"/>
          <w:numId w:val="119"/>
        </w:num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Z-Scoring: Standardize the three personality traits (Extraversion, Neuroticism, Agreeableness) using fixed statistics based on the original 280 experiment participants.</w:t>
      </w:r>
    </w:p>
    <w:p w14:paraId="5EE5C1A9" w14:textId="77777777" w:rsidR="00565BB2" w:rsidRPr="0092097A" w:rsidRDefault="00565BB2" w:rsidP="0092097A">
      <w:pPr>
        <w:numPr>
          <w:ilvl w:val="0"/>
          <w:numId w:val="119"/>
        </w:num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 xml:space="preserve">Reduced-Form Trait Score: Combine the z-scored traits </w:t>
      </w:r>
      <w:r w:rsidR="00F3217A">
        <w:rPr>
          <w:rFonts w:ascii="Arial" w:eastAsia="Times New Roman" w:hAnsi="Arial"/>
          <w:lang w:val="en-IT" w:eastAsia="en-GB" w:bidi="ar-SA"/>
        </w:rPr>
        <w:t>t</w:t>
      </w:r>
      <w:r w:rsidRPr="0092097A">
        <w:rPr>
          <w:rFonts w:ascii="Arial" w:eastAsia="Times New Roman" w:hAnsi="Arial"/>
          <w:lang w:val="en-IT" w:eastAsia="en-GB" w:bidi="ar-SA"/>
        </w:rPr>
        <w:t>hat fold in the two Bansal et al. (2016) mediators — Privacy Concern and Trust — to produce the trait portion of the score.</w:t>
      </w:r>
      <w:r w:rsidR="00AB744C">
        <w:rPr>
          <w:rFonts w:ascii="Arial" w:eastAsia="Times New Roman" w:hAnsi="Arial"/>
          <w:lang w:val="en-IT" w:eastAsia="en-GB" w:bidi="ar-SA"/>
        </w:rPr>
        <w:t xml:space="preserve"> The effects of Privacy Concern and Trust on Disclosure of Documents is based on </w:t>
      </w:r>
      <w:r w:rsidR="00AB744C" w:rsidRPr="0092097A">
        <w:rPr>
          <w:rFonts w:ascii="Arial" w:eastAsia="Times New Roman" w:hAnsi="Arial"/>
          <w:lang w:val="en-IT" w:eastAsia="en-GB" w:bidi="ar-SA"/>
        </w:rPr>
        <w:t>Dinev &amp; Hart (2006)</w:t>
      </w:r>
      <w:r w:rsidR="00AB744C">
        <w:rPr>
          <w:rFonts w:ascii="Arial" w:eastAsia="Times New Roman" w:hAnsi="Arial"/>
          <w:lang w:val="en-IT" w:eastAsia="en-GB" w:bidi="ar-SA"/>
        </w:rPr>
        <w:t>.</w:t>
      </w:r>
      <w:r w:rsidR="00AB744C" w:rsidRPr="009A05C8">
        <w:t xml:space="preserve"> </w:t>
      </w:r>
    </w:p>
    <w:p w14:paraId="2F436968" w14:textId="77777777" w:rsidR="00565BB2" w:rsidRPr="0092097A" w:rsidRDefault="00AB744C" w:rsidP="0092097A">
      <w:pPr>
        <w:numPr>
          <w:ilvl w:val="0"/>
          <w:numId w:val="119"/>
        </w:numPr>
        <w:spacing w:before="180" w:after="180" w:line="312" w:lineRule="auto"/>
        <w:rPr>
          <w:rFonts w:ascii="Arial" w:eastAsia="Times New Roman" w:hAnsi="Arial"/>
          <w:lang w:val="en-IT" w:eastAsia="en-GB" w:bidi="ar-SA"/>
        </w:rPr>
      </w:pPr>
      <w:r>
        <w:rPr>
          <w:rFonts w:ascii="Arial" w:eastAsia="Times New Roman" w:hAnsi="Arial"/>
          <w:lang w:val="en-IT" w:eastAsia="en-GB" w:bidi="ar-SA"/>
        </w:rPr>
        <w:t>Personal Incentive</w:t>
      </w:r>
      <w:r w:rsidRPr="0092097A">
        <w:rPr>
          <w:rFonts w:ascii="Arial" w:eastAsia="Times New Roman" w:hAnsi="Arial"/>
          <w:lang w:val="en-IT" w:eastAsia="en-GB" w:bidi="ar-SA"/>
        </w:rPr>
        <w:t xml:space="preserve"> </w:t>
      </w:r>
      <w:r w:rsidR="00565BB2" w:rsidRPr="0092097A">
        <w:rPr>
          <w:rFonts w:ascii="Arial" w:eastAsia="Times New Roman" w:hAnsi="Arial"/>
          <w:lang w:val="en-IT" w:eastAsia="en-GB" w:bidi="ar-SA"/>
        </w:rPr>
        <w:t xml:space="preserve">Effect (Direct Effect): Add the </w:t>
      </w:r>
      <w:r>
        <w:rPr>
          <w:rFonts w:ascii="Arial" w:eastAsia="Times New Roman" w:hAnsi="Arial"/>
          <w:lang w:val="en-IT" w:eastAsia="en-GB" w:bidi="ar-SA"/>
        </w:rPr>
        <w:t>p</w:t>
      </w:r>
      <w:r w:rsidRPr="00AB744C">
        <w:rPr>
          <w:rFonts w:ascii="Arial" w:eastAsia="Times New Roman" w:hAnsi="Arial"/>
          <w:lang w:val="en-IT" w:eastAsia="en-GB" w:bidi="ar-SA"/>
        </w:rPr>
        <w:t xml:space="preserve">ersonal </w:t>
      </w:r>
      <w:r>
        <w:rPr>
          <w:rFonts w:ascii="Arial" w:eastAsia="Times New Roman" w:hAnsi="Arial"/>
          <w:lang w:val="en-IT" w:eastAsia="en-GB" w:bidi="ar-SA"/>
        </w:rPr>
        <w:t>i</w:t>
      </w:r>
      <w:r w:rsidRPr="00AB744C">
        <w:rPr>
          <w:rFonts w:ascii="Arial" w:eastAsia="Times New Roman" w:hAnsi="Arial"/>
          <w:lang w:val="en-IT" w:eastAsia="en-GB" w:bidi="ar-SA"/>
        </w:rPr>
        <w:t xml:space="preserve">ncentive </w:t>
      </w:r>
      <w:r w:rsidR="00565BB2" w:rsidRPr="0092097A">
        <w:rPr>
          <w:rFonts w:ascii="Arial" w:eastAsia="Times New Roman" w:hAnsi="Arial"/>
          <w:lang w:val="en-IT" w:eastAsia="en-GB" w:bidi="ar-SA"/>
        </w:rPr>
        <w:t>effect</w:t>
      </w:r>
      <w:r>
        <w:rPr>
          <w:rFonts w:ascii="Arial" w:eastAsia="Times New Roman" w:hAnsi="Arial"/>
          <w:lang w:val="en-IT" w:eastAsia="en-GB" w:bidi="ar-SA"/>
        </w:rPr>
        <w:t xml:space="preserve"> </w:t>
      </w:r>
      <w:r w:rsidRPr="00AB744C">
        <w:rPr>
          <w:rFonts w:ascii="Arial" w:eastAsia="Times New Roman" w:hAnsi="Arial"/>
          <w:lang w:val="en-IT" w:eastAsia="en-GB" w:bidi="ar-SA"/>
        </w:rPr>
        <w:t>based on Dinev &amp; Hart (2006)</w:t>
      </w:r>
      <w:r w:rsidR="00565BB2" w:rsidRPr="0092097A">
        <w:rPr>
          <w:rFonts w:ascii="Arial" w:eastAsia="Times New Roman" w:hAnsi="Arial"/>
          <w:lang w:val="en-IT" w:eastAsia="en-GB" w:bidi="ar-SA"/>
        </w:rPr>
        <w:t xml:space="preserve">, using either a per-quintile </w:t>
      </w:r>
      <w:r>
        <w:rPr>
          <w:rFonts w:ascii="Arial" w:eastAsia="Times New Roman" w:hAnsi="Arial"/>
          <w:lang w:val="en-IT" w:eastAsia="en-GB" w:bidi="ar-SA"/>
        </w:rPr>
        <w:t xml:space="preserve">inverse </w:t>
      </w:r>
      <w:r w:rsidR="00565BB2" w:rsidRPr="0092097A">
        <w:rPr>
          <w:rFonts w:ascii="Arial" w:eastAsia="Times New Roman" w:hAnsi="Arial"/>
          <w:lang w:val="en-IT" w:eastAsia="en-GB" w:bidi="ar-SA"/>
        </w:rPr>
        <w:t>income effect (β_PIcat_q, categorical income mode) or an inverse-income coefficient (continuous income mode).</w:t>
      </w:r>
    </w:p>
    <w:p w14:paraId="482F7BAB" w14:textId="77777777" w:rsidR="00565BB2" w:rsidRPr="0092097A" w:rsidRDefault="00565BB2" w:rsidP="0092097A">
      <w:pPr>
        <w:numPr>
          <w:ilvl w:val="0"/>
          <w:numId w:val="119"/>
        </w:num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Composite Standardization: Standardize the combined composite (weighted_dd) to a z-score using fixed statistics (categorical) or runtime statistics (continuous).</w:t>
      </w:r>
    </w:p>
    <w:p w14:paraId="60A8347F" w14:textId="77777777" w:rsidR="00565BB2" w:rsidRPr="0092097A" w:rsidRDefault="00565BB2" w:rsidP="0092097A">
      <w:pPr>
        <w:numPr>
          <w:ilvl w:val="0"/>
          <w:numId w:val="119"/>
        </w:num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Final Combined Equation (DD_i): Add the baseline intercept (β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to the standardized composite to form the deterministic score, DD_i = 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xml:space="preserve"> + z_weighted_dd.</w:t>
      </w:r>
    </w:p>
    <w:p w14:paraId="2FF2E320" w14:textId="77777777" w:rsidR="00565BB2" w:rsidRPr="0092097A" w:rsidRDefault="00565BB2" w:rsidP="0092097A">
      <w:pPr>
        <w:numPr>
          <w:ilvl w:val="0"/>
          <w:numId w:val="119"/>
        </w:num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Stochastic Component (σ) and Classification: Optionally introduce randomness with a random draw from a normal distribution centered on DD_i (which already includes 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then convert to a binary decision — "Y" if the final DD_i &gt; 0, "N" otherwise.</w:t>
      </w:r>
    </w:p>
    <w:p w14:paraId="14000730"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controls on this tab enable the user to modify and review the steps of this process, determining the configuration of the agent model corresponding to a particular experiment participant.</w:t>
      </w:r>
    </w:p>
    <w:p w14:paraId="602077A1" w14:textId="77777777" w:rsidR="00565BB2" w:rsidRPr="0092097A" w:rsidRDefault="00565BB2" w:rsidP="0092097A">
      <w:pPr>
        <w:numPr>
          <w:ilvl w:val="0"/>
          <w:numId w:val="113"/>
        </w:numPr>
        <w:tabs>
          <w:tab w:val="clear" w:pos="720"/>
          <w:tab w:val="num" w:pos="426"/>
        </w:tabs>
        <w:spacing w:before="180" w:after="180" w:line="312" w:lineRule="auto"/>
        <w:ind w:left="426" w:hanging="426"/>
        <w:rPr>
          <w:rFonts w:ascii="Arial" w:eastAsia="Times New Roman" w:hAnsi="Arial"/>
          <w:b/>
          <w:bCs/>
          <w:lang w:val="en-IT" w:eastAsia="en-GB" w:bidi="ar-SA"/>
        </w:rPr>
      </w:pPr>
      <w:r w:rsidRPr="0092097A">
        <w:rPr>
          <w:rFonts w:ascii="Arial" w:eastAsia="Times New Roman" w:hAnsi="Arial"/>
          <w:b/>
          <w:bCs/>
          <w:lang w:val="en-IT" w:eastAsia="en-GB" w:bidi="ar-SA"/>
        </w:rPr>
        <w:t>Eligibility Gate (Who This Decision Applies To)</w:t>
      </w:r>
      <w:r w:rsidR="00AB744C" w:rsidRPr="0092097A">
        <w:rPr>
          <w:rFonts w:ascii="Arial" w:eastAsia="Times New Roman" w:hAnsi="Arial"/>
          <w:b/>
          <w:bCs/>
          <w:lang w:val="en-IT" w:eastAsia="en-GB" w:bidi="ar-SA"/>
        </w:rPr>
        <w:t>:</w:t>
      </w:r>
    </w:p>
    <w:p w14:paraId="589A485C"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 xml:space="preserve">Decision 2 is a conditional decision </w:t>
      </w:r>
      <w:r w:rsidR="00AB744C">
        <w:rPr>
          <w:rFonts w:ascii="Arial" w:eastAsia="Times New Roman" w:hAnsi="Arial"/>
          <w:lang w:val="en-IT" w:eastAsia="en-GB" w:bidi="ar-SA"/>
        </w:rPr>
        <w:t>that</w:t>
      </w:r>
      <w:r w:rsidR="00AB744C" w:rsidRPr="0092097A">
        <w:rPr>
          <w:rFonts w:ascii="Arial" w:eastAsia="Times New Roman" w:hAnsi="Arial"/>
          <w:lang w:val="en-IT" w:eastAsia="en-GB" w:bidi="ar-SA"/>
        </w:rPr>
        <w:t xml:space="preserve"> </w:t>
      </w:r>
      <w:r w:rsidRPr="0092097A">
        <w:rPr>
          <w:rFonts w:ascii="Arial" w:eastAsia="Times New Roman" w:hAnsi="Arial"/>
          <w:lang w:val="en-IT" w:eastAsia="en-GB" w:bidi="ar-SA"/>
        </w:rPr>
        <w:t xml:space="preserve">applies </w:t>
      </w:r>
      <w:r w:rsidR="00AB744C" w:rsidRPr="00AB744C">
        <w:rPr>
          <w:rFonts w:ascii="Arial" w:eastAsia="Times New Roman" w:hAnsi="Arial"/>
          <w:lang w:val="en-IT" w:eastAsia="en-GB" w:bidi="ar-SA"/>
        </w:rPr>
        <w:t xml:space="preserve">only </w:t>
      </w:r>
      <w:r w:rsidRPr="0092097A">
        <w:rPr>
          <w:rFonts w:ascii="Arial" w:eastAsia="Times New Roman" w:hAnsi="Arial"/>
          <w:lang w:val="en-IT" w:eastAsia="en-GB" w:bidi="ar-SA"/>
        </w:rPr>
        <w:t>to eligible candidates called qualified agents. Eligibility is determined by two conditions, both of which must hold:</w:t>
      </w:r>
      <w:r w:rsidR="003D671E">
        <w:rPr>
          <w:rFonts w:ascii="Arial" w:eastAsia="Times New Roman" w:hAnsi="Arial"/>
          <w:lang w:val="en-IT" w:eastAsia="en-GB" w:bidi="ar-SA"/>
        </w:rPr>
        <w:t xml:space="preserve"> (1) </w:t>
      </w:r>
      <w:r w:rsidRPr="0092097A">
        <w:rPr>
          <w:rFonts w:ascii="Arial" w:eastAsia="Times New Roman" w:hAnsi="Arial"/>
          <w:lang w:val="en-IT" w:eastAsia="en-GB" w:bidi="ar-SA"/>
        </w:rPr>
        <w:t>The agent disclosed their income in Decision 1 (disclose_income = "Y"), and</w:t>
      </w:r>
      <w:r w:rsidR="003D671E">
        <w:rPr>
          <w:rFonts w:ascii="Arial" w:eastAsia="Times New Roman" w:hAnsi="Arial"/>
          <w:lang w:val="en-IT" w:eastAsia="en-GB" w:bidi="ar-SA"/>
        </w:rPr>
        <w:t xml:space="preserve"> (2) </w:t>
      </w:r>
      <w:r w:rsidRPr="0092097A">
        <w:rPr>
          <w:rFonts w:ascii="Arial" w:eastAsia="Times New Roman" w:hAnsi="Arial"/>
          <w:lang w:val="en-IT" w:eastAsia="en-GB" w:bidi="ar-SA"/>
        </w:rPr>
        <w:t>The agent's income is below the discount income threshold (income &lt; discount_income_threshold; default €12,500).</w:t>
      </w:r>
    </w:p>
    <w:p w14:paraId="31D6C857" w14:textId="77777777" w:rsidR="00151E96" w:rsidRPr="0092097A" w:rsidRDefault="00151E96"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 xml:space="preserve">Note: If Decision 1 is not run prior to Decision 2, the eligibility gets determined randomly on a 50% basis. </w:t>
      </w:r>
    </w:p>
    <w:p w14:paraId="17D0800F" w14:textId="77777777" w:rsidR="00565BB2" w:rsidRPr="0092097A" w:rsidRDefault="00565BB2" w:rsidP="0092097A">
      <w:pPr>
        <w:spacing w:before="180" w:after="180" w:line="312" w:lineRule="auto"/>
        <w:rPr>
          <w:rFonts w:ascii="Arial" w:eastAsia="Times New Roman" w:hAnsi="Arial"/>
          <w:b/>
          <w:bCs/>
          <w:lang w:val="en-IT" w:eastAsia="en-GB" w:bidi="ar-SA"/>
        </w:rPr>
      </w:pPr>
      <w:r w:rsidRPr="0092097A">
        <w:rPr>
          <w:rFonts w:ascii="Arial" w:eastAsia="Times New Roman" w:hAnsi="Arial"/>
          <w:b/>
          <w:bCs/>
          <w:lang w:val="en-IT" w:eastAsia="en-GB" w:bidi="ar-SA"/>
        </w:rPr>
        <w:t>The Model</w:t>
      </w:r>
    </w:p>
    <w:p w14:paraId="34CD79BF"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foundation of the model is a specification in which document disclosure is driven by Privacy Concern, Trust, and Personal Incentive (the inverse of income)</w:t>
      </w:r>
      <w:r w:rsidR="003D671E">
        <w:rPr>
          <w:rFonts w:ascii="Arial" w:eastAsia="Times New Roman" w:hAnsi="Arial"/>
          <w:lang w:val="en-IT" w:eastAsia="en-GB" w:bidi="ar-SA"/>
        </w:rPr>
        <w:t xml:space="preserve"> based on the Dinev &amp; Hart (2006) study</w:t>
      </w:r>
      <w:r w:rsidRPr="0092097A">
        <w:rPr>
          <w:rFonts w:ascii="Arial" w:eastAsia="Times New Roman" w:hAnsi="Arial"/>
          <w:lang w:val="en-IT" w:eastAsia="en-GB" w:bidi="ar-SA"/>
        </w:rPr>
        <w:t xml:space="preserve">. </w:t>
      </w:r>
      <w:r w:rsidR="003D671E" w:rsidRPr="0092097A">
        <w:rPr>
          <w:rFonts w:ascii="Arial" w:eastAsia="Times New Roman" w:hAnsi="Arial"/>
          <w:lang w:val="en-IT" w:eastAsia="en-GB" w:bidi="ar-SA"/>
        </w:rPr>
        <w:t xml:space="preserve">For the </w:t>
      </w:r>
      <w:r w:rsidR="003D671E" w:rsidRPr="0092097A">
        <w:rPr>
          <w:rFonts w:ascii="Arial" w:eastAsia="Times New Roman" w:hAnsi="Arial"/>
          <w:lang w:val="en-IT" w:eastAsia="en-GB" w:bidi="ar-SA"/>
        </w:rPr>
        <w:lastRenderedPageBreak/>
        <w:t xml:space="preserve">Privacy Concern and Trust mediators, since the predictors all originate from the same study (Bansal et al. (2016)), we do not need to assign weights and can use the reported coefficients. </w:t>
      </w:r>
      <w:r w:rsidRPr="0092097A">
        <w:rPr>
          <w:rFonts w:ascii="Arial" w:eastAsia="Times New Roman" w:hAnsi="Arial"/>
          <w:lang w:val="en-IT" w:eastAsia="en-GB" w:bidi="ar-SA"/>
        </w:rPr>
        <w:t>For each predictor, the standard error is derived from its coefficient and the z-value implied by its significance level, and the weight is the inverse of the squared standard error:</w:t>
      </w:r>
    </w:p>
    <w:p w14:paraId="49C45400"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SE(β) = |β| / z, where z = 1.96 (p &lt; .05), 2.576 (p &lt; .01), 3.291 (p &lt; .001)</w:t>
      </w:r>
    </w:p>
    <w:p w14:paraId="0BD76602"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Weight (w) = 1 / SE(β)²</w:t>
      </w:r>
    </w:p>
    <w:p w14:paraId="617124AE"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three predictors of Disclose Documents and their weights are:</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321"/>
        <w:gridCol w:w="567"/>
        <w:gridCol w:w="866"/>
        <w:gridCol w:w="895"/>
        <w:gridCol w:w="727"/>
        <w:gridCol w:w="1531"/>
      </w:tblGrid>
      <w:tr w:rsidR="00565BB2" w:rsidRPr="0092097A" w14:paraId="1FF7089B" w14:textId="77777777">
        <w:trPr>
          <w:tblCellSpacing w:w="15" w:type="dxa"/>
        </w:trPr>
        <w:tc>
          <w:tcPr>
            <w:tcW w:w="0" w:type="auto"/>
            <w:vAlign w:val="center"/>
            <w:hideMark/>
          </w:tcPr>
          <w:p w14:paraId="4C990BC4" w14:textId="77777777" w:rsidR="00565BB2" w:rsidRPr="0092097A" w:rsidRDefault="00565BB2" w:rsidP="0092097A">
            <w:pPr>
              <w:rPr>
                <w:rFonts w:ascii="Arial" w:eastAsia="Times New Roman" w:hAnsi="Arial"/>
                <w:b/>
                <w:bCs/>
                <w:lang w:val="en-IT" w:eastAsia="en-GB" w:bidi="ar-SA"/>
              </w:rPr>
            </w:pPr>
            <w:r w:rsidRPr="0092097A">
              <w:rPr>
                <w:rFonts w:ascii="Arial" w:eastAsia="Times New Roman" w:hAnsi="Arial"/>
                <w:b/>
                <w:bCs/>
                <w:lang w:val="en-IT" w:eastAsia="en-GB" w:bidi="ar-SA"/>
              </w:rPr>
              <w:t>Predictor</w:t>
            </w:r>
          </w:p>
        </w:tc>
        <w:tc>
          <w:tcPr>
            <w:tcW w:w="0" w:type="auto"/>
            <w:vAlign w:val="center"/>
            <w:hideMark/>
          </w:tcPr>
          <w:p w14:paraId="26652EE7"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β</w:t>
            </w:r>
          </w:p>
        </w:tc>
        <w:tc>
          <w:tcPr>
            <w:tcW w:w="0" w:type="auto"/>
            <w:vAlign w:val="center"/>
            <w:hideMark/>
          </w:tcPr>
          <w:p w14:paraId="12C51F73"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z (p&lt;.01)</w:t>
            </w:r>
          </w:p>
        </w:tc>
        <w:tc>
          <w:tcPr>
            <w:tcW w:w="0" w:type="auto"/>
            <w:vAlign w:val="center"/>
            <w:hideMark/>
          </w:tcPr>
          <w:p w14:paraId="2F5435DA"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SE(β)</w:t>
            </w:r>
          </w:p>
        </w:tc>
        <w:tc>
          <w:tcPr>
            <w:tcW w:w="0" w:type="auto"/>
            <w:vAlign w:val="center"/>
            <w:hideMark/>
          </w:tcPr>
          <w:p w14:paraId="4CA2B314"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Weight</w:t>
            </w:r>
          </w:p>
        </w:tc>
        <w:tc>
          <w:tcPr>
            <w:tcW w:w="0" w:type="auto"/>
            <w:vAlign w:val="center"/>
            <w:hideMark/>
          </w:tcPr>
          <w:p w14:paraId="18BCD9AA"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Relative weight</w:t>
            </w:r>
          </w:p>
        </w:tc>
      </w:tr>
      <w:tr w:rsidR="00565BB2" w:rsidRPr="0092097A" w14:paraId="59184ACA" w14:textId="77777777">
        <w:trPr>
          <w:tblCellSpacing w:w="15" w:type="dxa"/>
        </w:trPr>
        <w:tc>
          <w:tcPr>
            <w:tcW w:w="0" w:type="auto"/>
            <w:vAlign w:val="center"/>
            <w:hideMark/>
          </w:tcPr>
          <w:p w14:paraId="6311DE79"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Privacy Concern → DD</w:t>
            </w:r>
          </w:p>
        </w:tc>
        <w:tc>
          <w:tcPr>
            <w:tcW w:w="0" w:type="auto"/>
            <w:vAlign w:val="center"/>
            <w:hideMark/>
          </w:tcPr>
          <w:p w14:paraId="3F90C2B1"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−0.38</w:t>
            </w:r>
          </w:p>
        </w:tc>
        <w:tc>
          <w:tcPr>
            <w:tcW w:w="0" w:type="auto"/>
            <w:vAlign w:val="center"/>
            <w:hideMark/>
          </w:tcPr>
          <w:p w14:paraId="2F89C802"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2.576</w:t>
            </w:r>
          </w:p>
        </w:tc>
        <w:tc>
          <w:tcPr>
            <w:tcW w:w="0" w:type="auto"/>
            <w:vAlign w:val="center"/>
            <w:hideMark/>
          </w:tcPr>
          <w:p w14:paraId="53CAC80C"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0.147516</w:t>
            </w:r>
          </w:p>
        </w:tc>
        <w:tc>
          <w:tcPr>
            <w:tcW w:w="0" w:type="auto"/>
            <w:vAlign w:val="center"/>
            <w:hideMark/>
          </w:tcPr>
          <w:p w14:paraId="25694D9A"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45.954</w:t>
            </w:r>
          </w:p>
        </w:tc>
        <w:tc>
          <w:tcPr>
            <w:tcW w:w="0" w:type="auto"/>
            <w:vAlign w:val="center"/>
            <w:hideMark/>
          </w:tcPr>
          <w:p w14:paraId="53D2CD3C"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48.98%</w:t>
            </w:r>
          </w:p>
        </w:tc>
      </w:tr>
      <w:tr w:rsidR="00565BB2" w:rsidRPr="0092097A" w14:paraId="378A67C7" w14:textId="77777777">
        <w:trPr>
          <w:tblCellSpacing w:w="15" w:type="dxa"/>
        </w:trPr>
        <w:tc>
          <w:tcPr>
            <w:tcW w:w="0" w:type="auto"/>
            <w:vAlign w:val="center"/>
            <w:hideMark/>
          </w:tcPr>
          <w:p w14:paraId="13FA18FA"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Trust → DD</w:t>
            </w:r>
          </w:p>
        </w:tc>
        <w:tc>
          <w:tcPr>
            <w:tcW w:w="0" w:type="auto"/>
            <w:vAlign w:val="center"/>
            <w:hideMark/>
          </w:tcPr>
          <w:p w14:paraId="7C9CF061"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0.59</w:t>
            </w:r>
          </w:p>
        </w:tc>
        <w:tc>
          <w:tcPr>
            <w:tcW w:w="0" w:type="auto"/>
            <w:vAlign w:val="center"/>
            <w:hideMark/>
          </w:tcPr>
          <w:p w14:paraId="2BBEB6F8"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2.576</w:t>
            </w:r>
          </w:p>
        </w:tc>
        <w:tc>
          <w:tcPr>
            <w:tcW w:w="0" w:type="auto"/>
            <w:vAlign w:val="center"/>
            <w:hideMark/>
          </w:tcPr>
          <w:p w14:paraId="4E7E19F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0.229037</w:t>
            </w:r>
          </w:p>
        </w:tc>
        <w:tc>
          <w:tcPr>
            <w:tcW w:w="0" w:type="auto"/>
            <w:vAlign w:val="center"/>
            <w:hideMark/>
          </w:tcPr>
          <w:p w14:paraId="56B7ED34"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19.063</w:t>
            </w:r>
          </w:p>
        </w:tc>
        <w:tc>
          <w:tcPr>
            <w:tcW w:w="0" w:type="auto"/>
            <w:vAlign w:val="center"/>
            <w:hideMark/>
          </w:tcPr>
          <w:p w14:paraId="6913CC1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20.32%</w:t>
            </w:r>
          </w:p>
        </w:tc>
      </w:tr>
      <w:tr w:rsidR="00565BB2" w:rsidRPr="0092097A" w14:paraId="7DCCF24E" w14:textId="77777777">
        <w:trPr>
          <w:tblCellSpacing w:w="15" w:type="dxa"/>
        </w:trPr>
        <w:tc>
          <w:tcPr>
            <w:tcW w:w="0" w:type="auto"/>
            <w:vAlign w:val="center"/>
            <w:hideMark/>
          </w:tcPr>
          <w:p w14:paraId="53BBFEB4"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Personal Incentive → DD</w:t>
            </w:r>
          </w:p>
        </w:tc>
        <w:tc>
          <w:tcPr>
            <w:tcW w:w="0" w:type="auto"/>
            <w:vAlign w:val="center"/>
            <w:hideMark/>
          </w:tcPr>
          <w:p w14:paraId="6E272F2E"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0.48</w:t>
            </w:r>
          </w:p>
        </w:tc>
        <w:tc>
          <w:tcPr>
            <w:tcW w:w="0" w:type="auto"/>
            <w:vAlign w:val="center"/>
            <w:hideMark/>
          </w:tcPr>
          <w:p w14:paraId="7049F83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2.576</w:t>
            </w:r>
          </w:p>
        </w:tc>
        <w:tc>
          <w:tcPr>
            <w:tcW w:w="0" w:type="auto"/>
            <w:vAlign w:val="center"/>
            <w:hideMark/>
          </w:tcPr>
          <w:p w14:paraId="60C41D3C"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0.186335</w:t>
            </w:r>
          </w:p>
        </w:tc>
        <w:tc>
          <w:tcPr>
            <w:tcW w:w="0" w:type="auto"/>
            <w:vAlign w:val="center"/>
            <w:hideMark/>
          </w:tcPr>
          <w:p w14:paraId="5EA27D1B"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28.801</w:t>
            </w:r>
          </w:p>
        </w:tc>
        <w:tc>
          <w:tcPr>
            <w:tcW w:w="0" w:type="auto"/>
            <w:vAlign w:val="center"/>
            <w:hideMark/>
          </w:tcPr>
          <w:p w14:paraId="1AA66DBF"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30.70%</w:t>
            </w:r>
          </w:p>
        </w:tc>
      </w:tr>
    </w:tbl>
    <w:p w14:paraId="3A7883D6"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relative weights (sum of weights = 93.818) are: w_PC = 0.489822, w_T = 0.203189, w_PI = 0.306989.</w:t>
      </w:r>
    </w:p>
    <w:p w14:paraId="3C6678FE"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Mediators. Privacy Concern and Trust are themselves predicted from the personality traits (Bansal et al. 2016). These are computed as intermediate constructs</w:t>
      </w:r>
      <w:r w:rsidR="000C3F1B">
        <w:rPr>
          <w:rFonts w:ascii="Arial" w:eastAsia="Times New Roman" w:hAnsi="Arial"/>
          <w:lang w:val="en-IT" w:eastAsia="en-GB" w:bidi="ar-SA"/>
        </w:rPr>
        <w:t>.</w:t>
      </w:r>
      <w:r w:rsidRPr="0092097A">
        <w:rPr>
          <w:rFonts w:ascii="Arial" w:eastAsia="Times New Roman" w:hAnsi="Arial"/>
          <w:lang w:val="en-IT" w:eastAsia="en-GB" w:bidi="ar-SA"/>
        </w:rPr>
        <w:t xml:space="preserve"> </w:t>
      </w:r>
      <w:r w:rsidR="000C3F1B">
        <w:rPr>
          <w:rFonts w:ascii="Arial" w:eastAsia="Times New Roman" w:hAnsi="Arial"/>
          <w:lang w:val="en-IT" w:eastAsia="en-GB" w:bidi="ar-SA"/>
        </w:rPr>
        <w:t>T</w:t>
      </w:r>
      <w:r w:rsidR="000C3F1B" w:rsidRPr="0092097A">
        <w:rPr>
          <w:rFonts w:ascii="Arial" w:eastAsia="Times New Roman" w:hAnsi="Arial"/>
          <w:lang w:val="en-IT" w:eastAsia="en-GB" w:bidi="ar-SA"/>
        </w:rPr>
        <w:t xml:space="preserve">he </w:t>
      </w:r>
      <w:r w:rsidRPr="0092097A">
        <w:rPr>
          <w:rFonts w:ascii="Arial" w:eastAsia="Times New Roman" w:hAnsi="Arial"/>
          <w:lang w:val="en-IT" w:eastAsia="en-GB" w:bidi="ar-SA"/>
        </w:rPr>
        <w:t>reduced form below incorporates them:</w:t>
      </w:r>
    </w:p>
    <w:p w14:paraId="423C705B"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Equation 1: Privacy Concern: PC_i = 0.12 × z_N_i + 0.14 × z_A_i</w:t>
      </w:r>
    </w:p>
    <w:p w14:paraId="23AF22DC"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Equation 2: Trust: T_i = 0.13 × z_E_i + 0.0762 × z_A_i − 0.0204 × z_N_i</w:t>
      </w:r>
    </w:p>
    <w:p w14:paraId="10D9168F" w14:textId="77777777" w:rsidR="00565BB2" w:rsidRPr="0092097A" w:rsidRDefault="00565BB2" w:rsidP="0092097A">
      <w:pPr>
        <w:numPr>
          <w:ilvl w:val="0"/>
          <w:numId w:val="113"/>
        </w:numPr>
        <w:tabs>
          <w:tab w:val="clear" w:pos="720"/>
          <w:tab w:val="num" w:pos="426"/>
        </w:tabs>
        <w:spacing w:before="180" w:after="180" w:line="312" w:lineRule="auto"/>
        <w:ind w:left="426" w:hanging="426"/>
        <w:rPr>
          <w:rFonts w:ascii="Arial" w:eastAsia="Times New Roman" w:hAnsi="Arial"/>
          <w:b/>
          <w:bCs/>
          <w:lang w:val="en-IT" w:eastAsia="en-GB" w:bidi="ar-SA"/>
        </w:rPr>
      </w:pPr>
      <w:r w:rsidRPr="0092097A">
        <w:rPr>
          <w:rFonts w:ascii="Arial" w:eastAsia="Times New Roman" w:hAnsi="Arial"/>
          <w:b/>
          <w:bCs/>
          <w:lang w:val="en-IT" w:eastAsia="en-GB" w:bidi="ar-SA"/>
        </w:rPr>
        <w:t>Z-Scoring (Standardization)</w:t>
      </w:r>
    </w:p>
    <w:p w14:paraId="73432E1C"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 xml:space="preserve">All z-scoring uses fixed statistics from the original 280 experiment participants. Statistics are </w:t>
      </w:r>
      <w:r w:rsidR="000C3F1B">
        <w:rPr>
          <w:rFonts w:ascii="Arial" w:eastAsia="Times New Roman" w:hAnsi="Arial"/>
          <w:lang w:val="en-IT" w:eastAsia="en-GB" w:bidi="ar-SA"/>
        </w:rPr>
        <w:t>not</w:t>
      </w:r>
      <w:r w:rsidR="000C3F1B" w:rsidRPr="0092097A">
        <w:rPr>
          <w:rFonts w:ascii="Arial" w:eastAsia="Times New Roman" w:hAnsi="Arial"/>
          <w:lang w:val="en-IT" w:eastAsia="en-GB" w:bidi="ar-SA"/>
        </w:rPr>
        <w:t xml:space="preserve"> </w:t>
      </w:r>
      <w:r w:rsidRPr="0092097A">
        <w:rPr>
          <w:rFonts w:ascii="Arial" w:eastAsia="Times New Roman" w:hAnsi="Arial"/>
          <w:lang w:val="en-IT" w:eastAsia="en-GB" w:bidi="ar-SA"/>
        </w:rPr>
        <w:t>recomputed for each bootstrap sample or simulation run. This approach follows Stata</w:t>
      </w:r>
      <w:r w:rsidR="000C3F1B">
        <w:rPr>
          <w:rFonts w:ascii="Arial" w:eastAsia="Times New Roman" w:hAnsi="Arial"/>
          <w:lang w:val="en-IT" w:eastAsia="en-GB" w:bidi="ar-SA"/>
        </w:rPr>
        <w:t>’</w:t>
      </w:r>
      <w:r w:rsidRPr="0092097A">
        <w:rPr>
          <w:rFonts w:ascii="Arial" w:eastAsia="Times New Roman" w:hAnsi="Arial"/>
          <w:lang w:val="en-IT" w:eastAsia="en-GB" w:bidi="ar-SA"/>
        </w:rPr>
        <w:t>s egen z_var = std(var), which standardizes once on the original data.</w:t>
      </w:r>
    </w:p>
    <w:p w14:paraId="734CD0EB"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Individual Trait Z-Scoring</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587"/>
        <w:gridCol w:w="895"/>
        <w:gridCol w:w="1021"/>
      </w:tblGrid>
      <w:tr w:rsidR="00565BB2" w:rsidRPr="0092097A" w14:paraId="433BBC78" w14:textId="77777777">
        <w:trPr>
          <w:tblCellSpacing w:w="15" w:type="dxa"/>
        </w:trPr>
        <w:tc>
          <w:tcPr>
            <w:tcW w:w="0" w:type="auto"/>
            <w:vAlign w:val="center"/>
            <w:hideMark/>
          </w:tcPr>
          <w:p w14:paraId="64F7C506"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Trait</w:t>
            </w:r>
          </w:p>
        </w:tc>
        <w:tc>
          <w:tcPr>
            <w:tcW w:w="0" w:type="auto"/>
            <w:vAlign w:val="center"/>
            <w:hideMark/>
          </w:tcPr>
          <w:p w14:paraId="104E688D"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Mean</w:t>
            </w:r>
          </w:p>
        </w:tc>
        <w:tc>
          <w:tcPr>
            <w:tcW w:w="0" w:type="auto"/>
            <w:vAlign w:val="center"/>
            <w:hideMark/>
          </w:tcPr>
          <w:p w14:paraId="2B0D95E2"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SD</w:t>
            </w:r>
          </w:p>
        </w:tc>
      </w:tr>
      <w:tr w:rsidR="00565BB2" w:rsidRPr="0092097A" w14:paraId="7059B23B" w14:textId="77777777">
        <w:trPr>
          <w:tblCellSpacing w:w="15" w:type="dxa"/>
        </w:trPr>
        <w:tc>
          <w:tcPr>
            <w:tcW w:w="0" w:type="auto"/>
            <w:vAlign w:val="center"/>
            <w:hideMark/>
          </w:tcPr>
          <w:p w14:paraId="65BA185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ExtraversionBig5</w:t>
            </w:r>
          </w:p>
        </w:tc>
        <w:tc>
          <w:tcPr>
            <w:tcW w:w="0" w:type="auto"/>
            <w:vAlign w:val="center"/>
            <w:hideMark/>
          </w:tcPr>
          <w:p w14:paraId="2F45A0A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3.557857</w:t>
            </w:r>
          </w:p>
        </w:tc>
        <w:tc>
          <w:tcPr>
            <w:tcW w:w="0" w:type="auto"/>
            <w:vAlign w:val="center"/>
            <w:hideMark/>
          </w:tcPr>
          <w:p w14:paraId="1D30B342"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0.6989565</w:t>
            </w:r>
          </w:p>
        </w:tc>
      </w:tr>
      <w:tr w:rsidR="00565BB2" w:rsidRPr="0092097A" w14:paraId="269D70D1" w14:textId="77777777">
        <w:trPr>
          <w:tblCellSpacing w:w="15" w:type="dxa"/>
        </w:trPr>
        <w:tc>
          <w:tcPr>
            <w:tcW w:w="0" w:type="auto"/>
            <w:vAlign w:val="center"/>
            <w:hideMark/>
          </w:tcPr>
          <w:p w14:paraId="3C1777AC"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NeuroticismBig5</w:t>
            </w:r>
          </w:p>
        </w:tc>
        <w:tc>
          <w:tcPr>
            <w:tcW w:w="0" w:type="auto"/>
            <w:vAlign w:val="center"/>
            <w:hideMark/>
          </w:tcPr>
          <w:p w14:paraId="6B56CD1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2.702143</w:t>
            </w:r>
          </w:p>
        </w:tc>
        <w:tc>
          <w:tcPr>
            <w:tcW w:w="0" w:type="auto"/>
            <w:vAlign w:val="center"/>
            <w:hideMark/>
          </w:tcPr>
          <w:p w14:paraId="7C06A96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0.6839657</w:t>
            </w:r>
          </w:p>
        </w:tc>
      </w:tr>
      <w:tr w:rsidR="00565BB2" w:rsidRPr="0092097A" w14:paraId="7986A1B5" w14:textId="77777777">
        <w:trPr>
          <w:tblCellSpacing w:w="15" w:type="dxa"/>
        </w:trPr>
        <w:tc>
          <w:tcPr>
            <w:tcW w:w="0" w:type="auto"/>
            <w:vAlign w:val="center"/>
            <w:hideMark/>
          </w:tcPr>
          <w:p w14:paraId="00FDD5C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Agreeable</w:t>
            </w:r>
          </w:p>
        </w:tc>
        <w:tc>
          <w:tcPr>
            <w:tcW w:w="0" w:type="auto"/>
            <w:vAlign w:val="center"/>
            <w:hideMark/>
          </w:tcPr>
          <w:p w14:paraId="24FECA39"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3.546071</w:t>
            </w:r>
          </w:p>
        </w:tc>
        <w:tc>
          <w:tcPr>
            <w:tcW w:w="0" w:type="auto"/>
            <w:vAlign w:val="center"/>
            <w:hideMark/>
          </w:tcPr>
          <w:p w14:paraId="5DA0B683"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0.3732712</w:t>
            </w:r>
          </w:p>
        </w:tc>
      </w:tr>
    </w:tbl>
    <w:p w14:paraId="3CF68461"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Formula: z_trait = (raw_value − mean) / sd</w:t>
      </w:r>
    </w:p>
    <w:p w14:paraId="58415F2B"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Composite Variable Z-Scoring</w:t>
      </w:r>
    </w:p>
    <w:p w14:paraId="5EECDDF8"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After the trait score and income effect are combined into the composite (weighted_dd), the composite is also z-scored using fixed statistics: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366"/>
        <w:gridCol w:w="572"/>
        <w:gridCol w:w="2133"/>
      </w:tblGrid>
      <w:tr w:rsidR="00565BB2" w:rsidRPr="0092097A" w14:paraId="5C887C6A" w14:textId="77777777">
        <w:trPr>
          <w:tblCellSpacing w:w="15" w:type="dxa"/>
        </w:trPr>
        <w:tc>
          <w:tcPr>
            <w:tcW w:w="0" w:type="auto"/>
            <w:vAlign w:val="center"/>
            <w:hideMark/>
          </w:tcPr>
          <w:p w14:paraId="400C5BC5" w14:textId="77777777" w:rsidR="00565BB2" w:rsidRPr="0092097A" w:rsidRDefault="00565BB2" w:rsidP="0092097A">
            <w:pPr>
              <w:rPr>
                <w:rFonts w:ascii="Arial" w:eastAsia="Times New Roman" w:hAnsi="Arial"/>
                <w:b/>
                <w:bCs/>
                <w:lang w:val="en-IT" w:eastAsia="en-GB" w:bidi="ar-SA"/>
              </w:rPr>
            </w:pPr>
            <w:r w:rsidRPr="0092097A">
              <w:rPr>
                <w:rFonts w:ascii="Arial" w:eastAsia="Times New Roman" w:hAnsi="Arial"/>
                <w:b/>
                <w:bCs/>
                <w:lang w:val="en-IT" w:eastAsia="en-GB" w:bidi="ar-SA"/>
              </w:rPr>
              <w:t>Composite Variable</w:t>
            </w:r>
          </w:p>
        </w:tc>
        <w:tc>
          <w:tcPr>
            <w:tcW w:w="0" w:type="auto"/>
            <w:vAlign w:val="center"/>
            <w:hideMark/>
          </w:tcPr>
          <w:p w14:paraId="352964E4"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Mean</w:t>
            </w:r>
          </w:p>
        </w:tc>
        <w:tc>
          <w:tcPr>
            <w:tcW w:w="0" w:type="auto"/>
            <w:vAlign w:val="center"/>
            <w:hideMark/>
          </w:tcPr>
          <w:p w14:paraId="10104DE1"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SD</w:t>
            </w:r>
          </w:p>
        </w:tc>
      </w:tr>
      <w:tr w:rsidR="00565BB2" w:rsidRPr="0092097A" w14:paraId="334FFCC9" w14:textId="77777777">
        <w:trPr>
          <w:tblCellSpacing w:w="15" w:type="dxa"/>
        </w:trPr>
        <w:tc>
          <w:tcPr>
            <w:tcW w:w="0" w:type="auto"/>
            <w:vAlign w:val="center"/>
            <w:hideMark/>
          </w:tcPr>
          <w:p w14:paraId="7B19D9E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weighted_dd (categorical)</w:t>
            </w:r>
          </w:p>
        </w:tc>
        <w:tc>
          <w:tcPr>
            <w:tcW w:w="0" w:type="auto"/>
            <w:vAlign w:val="center"/>
            <w:hideMark/>
          </w:tcPr>
          <w:p w14:paraId="29C871BE"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0.0</w:t>
            </w:r>
          </w:p>
        </w:tc>
        <w:tc>
          <w:tcPr>
            <w:tcW w:w="0" w:type="auto"/>
            <w:vAlign w:val="center"/>
            <w:hideMark/>
          </w:tcPr>
          <w:p w14:paraId="09C05A2C"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0.13783441040509267</w:t>
            </w:r>
          </w:p>
        </w:tc>
      </w:tr>
    </w:tbl>
    <w:p w14:paraId="1EA18AB5" w14:textId="77777777" w:rsidR="00C51167" w:rsidRPr="0092097A" w:rsidRDefault="00565BB2" w:rsidP="0092097A">
      <w:pPr>
        <w:spacing w:before="180" w:after="180" w:line="312" w:lineRule="auto"/>
        <w:rPr>
          <w:rFonts w:ascii="Arial" w:eastAsia="Times New Roman" w:hAnsi="Arial"/>
          <w:b/>
          <w:bCs/>
          <w:lang w:val="en-IT" w:eastAsia="en-GB" w:bidi="ar-SA"/>
        </w:rPr>
      </w:pPr>
      <w:r w:rsidRPr="0092097A">
        <w:rPr>
          <w:rFonts w:ascii="Arial" w:eastAsia="Times New Roman" w:hAnsi="Arial"/>
          <w:lang w:val="en-IT" w:eastAsia="en-GB" w:bidi="ar-SA"/>
        </w:rPr>
        <w:t>Exception: In continuous income mode, the composite mean and SD are computed at runtime across all agents in the current simulation (because income values are stochastically generated each run). The frozen fallback value is 0.15115619105427494, but it is overridden by the runtime statistic before any agent is scored.</w:t>
      </w:r>
      <w:r w:rsidR="00C51167">
        <w:rPr>
          <w:rFonts w:ascii="Arial" w:eastAsia="Times New Roman" w:hAnsi="Arial"/>
          <w:lang w:val="en-IT" w:eastAsia="en-GB" w:bidi="ar-SA"/>
        </w:rPr>
        <w:br/>
      </w:r>
    </w:p>
    <w:p w14:paraId="3652F382" w14:textId="77777777" w:rsidR="00C51167" w:rsidRPr="001D51C5" w:rsidRDefault="00C51167" w:rsidP="00C51167">
      <w:pPr>
        <w:numPr>
          <w:ilvl w:val="0"/>
          <w:numId w:val="113"/>
        </w:numPr>
        <w:tabs>
          <w:tab w:val="clear" w:pos="720"/>
          <w:tab w:val="num" w:pos="426"/>
        </w:tabs>
        <w:spacing w:before="180" w:after="180" w:line="312" w:lineRule="auto"/>
        <w:ind w:left="426" w:hanging="426"/>
        <w:rPr>
          <w:rFonts w:ascii="Arial" w:eastAsia="Times New Roman" w:hAnsi="Arial"/>
          <w:b/>
          <w:bCs/>
          <w:lang w:val="en-IT" w:eastAsia="en-GB" w:bidi="ar-SA"/>
        </w:rPr>
      </w:pPr>
      <w:r w:rsidRPr="0092097A">
        <w:rPr>
          <w:rFonts w:ascii="Arial" w:eastAsia="Times New Roman" w:hAnsi="Arial"/>
          <w:b/>
          <w:bCs/>
          <w:lang w:val="en-IT" w:eastAsia="en-GB" w:bidi="ar-SA"/>
        </w:rPr>
        <w:lastRenderedPageBreak/>
        <w:t xml:space="preserve">  </w:t>
      </w:r>
      <w:r w:rsidRPr="00C51167">
        <w:rPr>
          <w:rFonts w:ascii="Arial" w:eastAsia="Times New Roman" w:hAnsi="Arial"/>
          <w:b/>
          <w:bCs/>
          <w:lang w:val="en-IT" w:eastAsia="en-GB" w:bidi="ar-SA"/>
        </w:rPr>
        <w:t>Z-Scoring (Standardization)</w:t>
      </w:r>
    </w:p>
    <w:p w14:paraId="27548D15" w14:textId="77777777" w:rsidR="00C51167" w:rsidRPr="001D51C5" w:rsidRDefault="00C51167" w:rsidP="00C51167">
      <w:pPr>
        <w:spacing w:before="180" w:after="180" w:line="312" w:lineRule="auto"/>
        <w:rPr>
          <w:rFonts w:ascii="Arial" w:eastAsia="Times New Roman" w:hAnsi="Arial"/>
          <w:lang w:val="en-IT" w:eastAsia="en-GB" w:bidi="ar-SA"/>
        </w:rPr>
      </w:pPr>
      <w:r w:rsidRPr="00C51167">
        <w:rPr>
          <w:rFonts w:ascii="Arial" w:eastAsia="Times New Roman" w:hAnsi="Arial"/>
          <w:lang w:val="en-IT" w:eastAsia="en-GB" w:bidi="ar-SA"/>
        </w:rPr>
        <w:t>Substituting Equations 1 and 2 (the Privacy Concern and Trust mediators) into the weighted Disclose Documents equation and collecting terms yields the reduced-form trait score used by the model</w:t>
      </w:r>
      <w:r>
        <w:rPr>
          <w:rFonts w:ascii="Arial" w:eastAsia="Times New Roman" w:hAnsi="Arial"/>
          <w:lang w:val="en-IT" w:eastAsia="en-GB" w:bidi="ar-SA"/>
        </w:rPr>
        <w:t>. T</w:t>
      </w:r>
      <w:r w:rsidRPr="00C51167">
        <w:rPr>
          <w:rFonts w:ascii="Arial" w:eastAsia="Times New Roman" w:hAnsi="Arial"/>
          <w:lang w:val="en-IT" w:eastAsia="en-GB" w:bidi="ar-SA"/>
        </w:rPr>
        <w:t>he trait portion of the composite (weighted_dd). This is the formula displayed in the "Mathematical Model Formula" section of the tab:</w:t>
      </w:r>
      <w:r>
        <w:rPr>
          <w:rFonts w:ascii="Arial" w:eastAsia="Times New Roman" w:hAnsi="Arial"/>
          <w:lang w:val="en-IT" w:eastAsia="en-GB" w:bidi="ar-SA"/>
        </w:rPr>
        <w:br/>
      </w:r>
      <w:r>
        <w:rPr>
          <w:rFonts w:ascii="Arial" w:eastAsia="Times New Roman" w:hAnsi="Arial"/>
          <w:lang w:val="en-IT" w:eastAsia="en-GB" w:bidi="ar-SA"/>
        </w:rPr>
        <w:br/>
      </w:r>
      <w:r w:rsidRPr="001D51C5">
        <w:rPr>
          <w:rFonts w:ascii="Arial" w:eastAsia="Times New Roman" w:hAnsi="Arial"/>
          <w:lang w:val="en-IT" w:eastAsia="en-GB" w:bidi="ar-SA"/>
        </w:rPr>
        <w:t>weighted_dd (trait part) = 0.015584630336545 × z_E_i − 0.024781455105683 × z_N_i − 0.016923520441338 × z_A_i</w:t>
      </w:r>
    </w:p>
    <w:p w14:paraId="71B523B6" w14:textId="77777777" w:rsidR="00C51167" w:rsidRPr="001D51C5" w:rsidRDefault="00C51167" w:rsidP="00C51167">
      <w:pPr>
        <w:spacing w:before="180" w:after="180" w:line="312" w:lineRule="auto"/>
        <w:rPr>
          <w:rFonts w:ascii="Arial" w:eastAsia="Times New Roman" w:hAnsi="Arial"/>
          <w:lang w:val="en-IT" w:eastAsia="en-GB" w:bidi="ar-SA"/>
        </w:rPr>
      </w:pPr>
      <w:r w:rsidRPr="001D51C5">
        <w:rPr>
          <w:rFonts w:ascii="Arial" w:eastAsia="Times New Roman" w:hAnsi="Arial"/>
          <w:lang w:val="en-IT" w:eastAsia="en-GB" w:bidi="ar-SA"/>
        </w:rPr>
        <w:t>Where:</w:t>
      </w:r>
    </w:p>
    <w:p w14:paraId="4D27E917" w14:textId="77777777" w:rsidR="00C51167" w:rsidRPr="001D51C5" w:rsidRDefault="00C51167" w:rsidP="00C51167">
      <w:pPr>
        <w:spacing w:before="180" w:after="180" w:line="312" w:lineRule="auto"/>
        <w:rPr>
          <w:rFonts w:ascii="Arial" w:eastAsia="Times New Roman" w:hAnsi="Arial"/>
          <w:lang w:val="en-IT" w:eastAsia="en-GB" w:bidi="ar-SA"/>
        </w:rPr>
      </w:pPr>
      <w:r w:rsidRPr="001D51C5">
        <w:rPr>
          <w:rFonts w:ascii="Arial" w:eastAsia="Times New Roman" w:hAnsi="Arial"/>
          <w:lang w:val="en-IT" w:eastAsia="en-GB" w:bidi="ar-SA"/>
        </w:rPr>
        <w:t>z_E: Z-scored Extraversion (Big5). Coefficient 0.015584630336545 = w_T × 0.59 × 0.13 (Extraversion enters only through Trust).</w:t>
      </w:r>
    </w:p>
    <w:p w14:paraId="0F25E775" w14:textId="77777777" w:rsidR="00C51167" w:rsidRPr="001D51C5" w:rsidRDefault="00C51167" w:rsidP="00C51167">
      <w:pPr>
        <w:spacing w:before="180" w:after="180" w:line="312" w:lineRule="auto"/>
        <w:rPr>
          <w:rFonts w:ascii="Arial" w:eastAsia="Times New Roman" w:hAnsi="Arial"/>
          <w:lang w:val="en-IT" w:eastAsia="en-GB" w:bidi="ar-SA"/>
        </w:rPr>
      </w:pPr>
      <w:r w:rsidRPr="001D51C5">
        <w:rPr>
          <w:rFonts w:ascii="Arial" w:eastAsia="Times New Roman" w:hAnsi="Arial"/>
          <w:lang w:val="en-IT" w:eastAsia="en-GB" w:bidi="ar-SA"/>
        </w:rPr>
        <w:t>z_N: Z-scored Neuroticism (Big5). Coefficient −0.024781455105683 = w_PC × (−0.38) × 0.12 + w_T × 0.59 × (−0.0204) (Neuroticism enters through both Privacy Concern and Trust).</w:t>
      </w:r>
    </w:p>
    <w:p w14:paraId="3C2D2DA6" w14:textId="77777777" w:rsidR="00C51167" w:rsidRPr="001D51C5" w:rsidRDefault="00C51167" w:rsidP="00C51167">
      <w:pPr>
        <w:spacing w:before="180" w:after="180" w:line="312" w:lineRule="auto"/>
        <w:rPr>
          <w:rFonts w:ascii="Arial" w:eastAsia="Times New Roman" w:hAnsi="Arial"/>
          <w:lang w:val="en-IT" w:eastAsia="en-GB" w:bidi="ar-SA"/>
        </w:rPr>
      </w:pPr>
      <w:r w:rsidRPr="001D51C5">
        <w:rPr>
          <w:rFonts w:ascii="Arial" w:eastAsia="Times New Roman" w:hAnsi="Arial"/>
          <w:lang w:val="en-IT" w:eastAsia="en-GB" w:bidi="ar-SA"/>
        </w:rPr>
        <w:t>z_A: Z-scored Agreeableness. Coefficient −0.016923520441338 = w_PC × (−0.38) × 0.14 + w_T × 0.59 × 0.0762 (Agreeableness enters through both Privacy Concern and Trust).</w:t>
      </w:r>
    </w:p>
    <w:p w14:paraId="2C3D1159" w14:textId="77777777" w:rsidR="00C51167" w:rsidRPr="001D51C5" w:rsidRDefault="00C51167" w:rsidP="00C51167">
      <w:pPr>
        <w:spacing w:before="180" w:after="180" w:line="312" w:lineRule="auto"/>
        <w:rPr>
          <w:rFonts w:ascii="Arial" w:eastAsia="Times New Roman" w:hAnsi="Arial"/>
          <w:lang w:val="en-IT" w:eastAsia="en-GB" w:bidi="ar-SA"/>
        </w:rPr>
      </w:pPr>
      <w:r w:rsidRPr="001D51C5">
        <w:rPr>
          <w:rFonts w:ascii="Arial" w:eastAsia="Times New Roman" w:hAnsi="Arial"/>
          <w:lang w:val="en-IT" w:eastAsia="en-GB" w:bidi="ar-SA"/>
        </w:rPr>
        <w:t xml:space="preserve">The Personal Incentive term (income) is added separately in </w:t>
      </w:r>
      <w:r>
        <w:rPr>
          <w:rFonts w:ascii="Arial" w:eastAsia="Times New Roman" w:hAnsi="Arial"/>
          <w:lang w:val="en-IT" w:eastAsia="en-GB" w:bidi="ar-SA"/>
        </w:rPr>
        <w:t xml:space="preserve">the next section. </w:t>
      </w:r>
      <w:r w:rsidRPr="001D51C5">
        <w:rPr>
          <w:rFonts w:ascii="Arial" w:eastAsia="Times New Roman" w:hAnsi="Arial"/>
          <w:lang w:val="en-IT" w:eastAsia="en-GB" w:bidi="ar-SA"/>
        </w:rPr>
        <w:t xml:space="preserve">The reduced-form coefficients are fixed from the meta-analytic integration and are not user-adjustable. </w:t>
      </w:r>
    </w:p>
    <w:p w14:paraId="3DCF4738" w14:textId="77777777" w:rsidR="00565BB2" w:rsidRPr="0092097A" w:rsidRDefault="00565BB2" w:rsidP="0092097A">
      <w:pPr>
        <w:spacing w:before="180" w:after="180" w:line="312" w:lineRule="auto"/>
        <w:rPr>
          <w:rFonts w:ascii="Arial" w:eastAsia="Times New Roman" w:hAnsi="Arial"/>
          <w:lang w:val="en-IT" w:eastAsia="en-GB" w:bidi="ar-SA"/>
        </w:rPr>
      </w:pPr>
    </w:p>
    <w:p w14:paraId="53EBF88C" w14:textId="77777777" w:rsidR="00565BB2" w:rsidRPr="0092097A" w:rsidRDefault="000C3F1B" w:rsidP="0092097A">
      <w:pPr>
        <w:numPr>
          <w:ilvl w:val="0"/>
          <w:numId w:val="113"/>
        </w:numPr>
        <w:tabs>
          <w:tab w:val="clear" w:pos="720"/>
          <w:tab w:val="num" w:pos="426"/>
        </w:tabs>
        <w:spacing w:before="180" w:after="180" w:line="312" w:lineRule="auto"/>
        <w:ind w:left="426" w:hanging="426"/>
        <w:rPr>
          <w:rFonts w:ascii="Arial" w:eastAsia="Times New Roman" w:hAnsi="Arial"/>
          <w:b/>
          <w:bCs/>
          <w:lang w:val="en-IT" w:eastAsia="en-GB" w:bidi="ar-SA"/>
        </w:rPr>
      </w:pPr>
      <w:r>
        <w:rPr>
          <w:rFonts w:ascii="Arial" w:eastAsia="Times New Roman" w:hAnsi="Arial"/>
          <w:b/>
          <w:bCs/>
          <w:lang w:val="en-IT" w:eastAsia="en-GB" w:bidi="ar-SA"/>
        </w:rPr>
        <w:t>Personal Incentive</w:t>
      </w:r>
      <w:r w:rsidRPr="0092097A">
        <w:rPr>
          <w:rFonts w:ascii="Arial" w:eastAsia="Times New Roman" w:hAnsi="Arial"/>
          <w:b/>
          <w:bCs/>
          <w:lang w:val="en-IT" w:eastAsia="en-GB" w:bidi="ar-SA"/>
        </w:rPr>
        <w:t xml:space="preserve"> </w:t>
      </w:r>
      <w:r w:rsidR="00565BB2" w:rsidRPr="0092097A">
        <w:rPr>
          <w:rFonts w:ascii="Arial" w:eastAsia="Times New Roman" w:hAnsi="Arial"/>
          <w:b/>
          <w:bCs/>
          <w:lang w:val="en-IT" w:eastAsia="en-GB" w:bidi="ar-SA"/>
        </w:rPr>
        <w:t>Effect (Direct Effect)</w:t>
      </w:r>
    </w:p>
    <w:p w14:paraId="1EAAFE75"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 xml:space="preserve">The </w:t>
      </w:r>
      <w:r w:rsidR="000C3F1B">
        <w:rPr>
          <w:rFonts w:ascii="Arial" w:eastAsia="Times New Roman" w:hAnsi="Arial"/>
          <w:lang w:val="en-IT" w:eastAsia="en-GB" w:bidi="ar-SA"/>
        </w:rPr>
        <w:t>personal incentive</w:t>
      </w:r>
      <w:r w:rsidR="000C3F1B" w:rsidRPr="0092097A">
        <w:rPr>
          <w:rFonts w:ascii="Arial" w:eastAsia="Times New Roman" w:hAnsi="Arial"/>
          <w:lang w:val="en-IT" w:eastAsia="en-GB" w:bidi="ar-SA"/>
        </w:rPr>
        <w:t xml:space="preserve"> </w:t>
      </w:r>
      <w:r w:rsidRPr="0092097A">
        <w:rPr>
          <w:rFonts w:ascii="Arial" w:eastAsia="Times New Roman" w:hAnsi="Arial"/>
          <w:lang w:val="en-IT" w:eastAsia="en-GB" w:bidi="ar-SA"/>
        </w:rPr>
        <w:t>effect captures the influence of the agent's income on document disclosure. It differs by income specification mode.</w:t>
      </w:r>
    </w:p>
    <w:p w14:paraId="20F0A20D" w14:textId="77777777" w:rsidR="00565BB2" w:rsidRPr="0092097A" w:rsidRDefault="00565BB2" w:rsidP="0092097A">
      <w:pPr>
        <w:spacing w:before="180" w:after="180" w:line="312" w:lineRule="auto"/>
        <w:rPr>
          <w:rFonts w:ascii="Arial" w:eastAsia="Times New Roman" w:hAnsi="Arial"/>
          <w:b/>
          <w:bCs/>
          <w:lang w:val="en-IT" w:eastAsia="en-GB" w:bidi="ar-SA"/>
        </w:rPr>
      </w:pPr>
      <w:r w:rsidRPr="0092097A">
        <w:rPr>
          <w:rFonts w:ascii="Arial" w:eastAsia="Times New Roman" w:hAnsi="Arial"/>
          <w:b/>
          <w:bCs/>
          <w:lang w:val="en-IT" w:eastAsia="en-GB" w:bidi="ar-SA"/>
        </w:rPr>
        <w:t>Categorical Mode</w:t>
      </w:r>
    </w:p>
    <w:p w14:paraId="4A859481"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Uses per-quintile income effects (β_PIcat_q) that absorb the income effect, with NO separate income coefficient. The income effect is added to the reduced-form trait score:</w:t>
      </w:r>
    </w:p>
    <w:p w14:paraId="019EF328"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weighted_dd = β_PIcat_q[quintile_i] + 0.015584630336545 × z_E_i − 0.024781455105683 × z_N_i − 0.016923520441338 × z_A_i</w:t>
      </w:r>
    </w:p>
    <w:p w14:paraId="49E2F449"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income quintile is expressed as the inverse of income (Personal Incentive): PIcat = 200 if income-level = €12; 128 if = €32; 72 if = €72; 32 if = €128; 12 if = €200.</w:t>
      </w:r>
    </w:p>
    <w:p w14:paraId="22C27B8D"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come Quintile Effects (β_PIcat_q):</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976"/>
        <w:gridCol w:w="1138"/>
      </w:tblGrid>
      <w:tr w:rsidR="00565BB2" w:rsidRPr="0092097A" w14:paraId="5C91B05B" w14:textId="77777777">
        <w:trPr>
          <w:tblCellSpacing w:w="15" w:type="dxa"/>
        </w:trPr>
        <w:tc>
          <w:tcPr>
            <w:tcW w:w="0" w:type="auto"/>
            <w:vAlign w:val="center"/>
            <w:hideMark/>
          </w:tcPr>
          <w:p w14:paraId="1A0A85CD" w14:textId="77777777" w:rsidR="00565BB2" w:rsidRPr="0092097A" w:rsidRDefault="00565BB2" w:rsidP="000C3F1B">
            <w:pPr>
              <w:spacing w:before="100" w:beforeAutospacing="1" w:after="100" w:afterAutospacing="1"/>
              <w:jc w:val="center"/>
              <w:rPr>
                <w:rFonts w:ascii="Arial" w:eastAsia="Times New Roman" w:hAnsi="Arial"/>
                <w:b/>
                <w:bCs/>
                <w:lang w:val="en-IT" w:eastAsia="en-GB" w:bidi="ar-SA"/>
              </w:rPr>
            </w:pPr>
            <w:r w:rsidRPr="0092097A">
              <w:rPr>
                <w:rFonts w:ascii="Arial" w:eastAsia="Times New Roman" w:hAnsi="Arial"/>
                <w:b/>
                <w:bCs/>
                <w:lang w:val="en-IT" w:eastAsia="en-GB" w:bidi="ar-SA"/>
              </w:rPr>
              <w:t>Quintile</w:t>
            </w:r>
          </w:p>
        </w:tc>
        <w:tc>
          <w:tcPr>
            <w:tcW w:w="0" w:type="auto"/>
            <w:vAlign w:val="center"/>
            <w:hideMark/>
          </w:tcPr>
          <w:p w14:paraId="20BBB815" w14:textId="77777777" w:rsidR="00565BB2" w:rsidRPr="0092097A" w:rsidRDefault="00565BB2" w:rsidP="000C3F1B">
            <w:pPr>
              <w:spacing w:before="100" w:beforeAutospacing="1" w:after="100" w:afterAutospacing="1"/>
              <w:jc w:val="center"/>
              <w:rPr>
                <w:rFonts w:ascii="Arial" w:eastAsia="Times New Roman" w:hAnsi="Arial"/>
                <w:b/>
                <w:bCs/>
                <w:lang w:val="en-IT" w:eastAsia="en-GB" w:bidi="ar-SA"/>
              </w:rPr>
            </w:pPr>
            <w:r w:rsidRPr="0092097A">
              <w:rPr>
                <w:rFonts w:ascii="Arial" w:eastAsia="Times New Roman" w:hAnsi="Arial"/>
                <w:b/>
                <w:bCs/>
                <w:lang w:val="en-IT" w:eastAsia="en-GB" w:bidi="ar-SA"/>
              </w:rPr>
              <w:t>β_PIcat_q</w:t>
            </w:r>
          </w:p>
        </w:tc>
      </w:tr>
      <w:tr w:rsidR="00565BB2" w:rsidRPr="0092097A" w14:paraId="13A8A71A" w14:textId="77777777">
        <w:trPr>
          <w:tblCellSpacing w:w="15" w:type="dxa"/>
        </w:trPr>
        <w:tc>
          <w:tcPr>
            <w:tcW w:w="0" w:type="auto"/>
            <w:vAlign w:val="center"/>
            <w:hideMark/>
          </w:tcPr>
          <w:p w14:paraId="5C276BC6"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Q1 (€200)</w:t>
            </w:r>
          </w:p>
        </w:tc>
        <w:tc>
          <w:tcPr>
            <w:tcW w:w="0" w:type="auto"/>
            <w:vAlign w:val="center"/>
            <w:hideMark/>
          </w:tcPr>
          <w:p w14:paraId="6F5E672A"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0.1464773</w:t>
            </w:r>
          </w:p>
        </w:tc>
      </w:tr>
      <w:tr w:rsidR="00565BB2" w:rsidRPr="0092097A" w14:paraId="4E2AC256" w14:textId="77777777">
        <w:trPr>
          <w:tblCellSpacing w:w="15" w:type="dxa"/>
        </w:trPr>
        <w:tc>
          <w:tcPr>
            <w:tcW w:w="0" w:type="auto"/>
            <w:vAlign w:val="center"/>
            <w:hideMark/>
          </w:tcPr>
          <w:p w14:paraId="481F590D"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Q2 (€128)</w:t>
            </w:r>
          </w:p>
        </w:tc>
        <w:tc>
          <w:tcPr>
            <w:tcW w:w="0" w:type="auto"/>
            <w:vAlign w:val="center"/>
            <w:hideMark/>
          </w:tcPr>
          <w:p w14:paraId="75A821EF"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0.0902694</w:t>
            </w:r>
          </w:p>
        </w:tc>
      </w:tr>
      <w:tr w:rsidR="00565BB2" w:rsidRPr="0092097A" w14:paraId="5D8343FF" w14:textId="77777777">
        <w:trPr>
          <w:tblCellSpacing w:w="15" w:type="dxa"/>
        </w:trPr>
        <w:tc>
          <w:tcPr>
            <w:tcW w:w="0" w:type="auto"/>
            <w:vAlign w:val="center"/>
            <w:hideMark/>
          </w:tcPr>
          <w:p w14:paraId="596E4877"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Q3 (€72)</w:t>
            </w:r>
          </w:p>
        </w:tc>
        <w:tc>
          <w:tcPr>
            <w:tcW w:w="0" w:type="auto"/>
            <w:vAlign w:val="center"/>
            <w:hideMark/>
          </w:tcPr>
          <w:p w14:paraId="76DED44B"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0.0384204</w:t>
            </w:r>
          </w:p>
        </w:tc>
      </w:tr>
      <w:tr w:rsidR="00565BB2" w:rsidRPr="0092097A" w14:paraId="69116BA1" w14:textId="77777777">
        <w:trPr>
          <w:tblCellSpacing w:w="15" w:type="dxa"/>
        </w:trPr>
        <w:tc>
          <w:tcPr>
            <w:tcW w:w="0" w:type="auto"/>
            <w:vAlign w:val="center"/>
            <w:hideMark/>
          </w:tcPr>
          <w:p w14:paraId="0FD46621"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Q4 (€32)</w:t>
            </w:r>
          </w:p>
        </w:tc>
        <w:tc>
          <w:tcPr>
            <w:tcW w:w="0" w:type="auto"/>
            <w:vAlign w:val="center"/>
            <w:hideMark/>
          </w:tcPr>
          <w:p w14:paraId="625EC751"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−0.0522756</w:t>
            </w:r>
          </w:p>
        </w:tc>
      </w:tr>
      <w:tr w:rsidR="00565BB2" w:rsidRPr="0092097A" w14:paraId="38B8A4A3" w14:textId="77777777">
        <w:trPr>
          <w:tblCellSpacing w:w="15" w:type="dxa"/>
        </w:trPr>
        <w:tc>
          <w:tcPr>
            <w:tcW w:w="0" w:type="auto"/>
            <w:vAlign w:val="center"/>
            <w:hideMark/>
          </w:tcPr>
          <w:p w14:paraId="5C5AED55"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Q5 (€12)</w:t>
            </w:r>
          </w:p>
        </w:tc>
        <w:tc>
          <w:tcPr>
            <w:tcW w:w="0" w:type="auto"/>
            <w:vAlign w:val="center"/>
            <w:hideMark/>
          </w:tcPr>
          <w:p w14:paraId="274FBAA9" w14:textId="77777777" w:rsidR="00565BB2" w:rsidRPr="0092097A" w:rsidRDefault="00565BB2" w:rsidP="000C3F1B">
            <w:pPr>
              <w:spacing w:before="100" w:beforeAutospacing="1" w:after="100" w:afterAutospacing="1"/>
              <w:rPr>
                <w:rFonts w:ascii="Arial" w:eastAsia="Times New Roman" w:hAnsi="Arial"/>
                <w:lang w:val="en-IT" w:eastAsia="en-GB" w:bidi="ar-SA"/>
              </w:rPr>
            </w:pPr>
            <w:r w:rsidRPr="0092097A">
              <w:rPr>
                <w:rFonts w:ascii="Arial" w:eastAsia="Times New Roman" w:hAnsi="Arial"/>
                <w:lang w:val="en-IT" w:eastAsia="en-GB" w:bidi="ar-SA"/>
              </w:rPr>
              <w:t>−0.2393718</w:t>
            </w:r>
          </w:p>
        </w:tc>
      </w:tr>
    </w:tbl>
    <w:p w14:paraId="1E90C062"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Each value equals the regression base (−0.2393718) plus that quintile</w:t>
      </w:r>
      <w:r w:rsidR="000C3F1B">
        <w:rPr>
          <w:rFonts w:ascii="Arial" w:eastAsia="Times New Roman" w:hAnsi="Arial"/>
          <w:lang w:val="en-IT" w:eastAsia="en-GB" w:bidi="ar-SA"/>
        </w:rPr>
        <w:t>’</w:t>
      </w:r>
      <w:r w:rsidRPr="0092097A">
        <w:rPr>
          <w:rFonts w:ascii="Arial" w:eastAsia="Times New Roman" w:hAnsi="Arial"/>
          <w:lang w:val="en-IT" w:eastAsia="en-GB" w:bidi="ar-SA"/>
        </w:rPr>
        <w:t xml:space="preserve">s differential income-quintile dummy. Because the quintiles are labeled by inverse income, Q1 (€200) corresponds to the lowest actual </w:t>
      </w:r>
      <w:r w:rsidRPr="0092097A">
        <w:rPr>
          <w:rFonts w:ascii="Arial" w:eastAsia="Times New Roman" w:hAnsi="Arial"/>
          <w:lang w:val="en-IT" w:eastAsia="en-GB" w:bidi="ar-SA"/>
        </w:rPr>
        <w:lastRenderedPageBreak/>
        <w:t>income (€12) and Q5 (€12) to the highest (€200); the effect therefore decreases as actual income rises, reflecting that higher-income agents are less likely to disclose documents.</w:t>
      </w:r>
    </w:p>
    <w:p w14:paraId="323127CD"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Continuous Mode</w:t>
      </w:r>
    </w:p>
    <w:p w14:paraId="22D09FCB"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Drops the per-quintile income effects and instead uses a single inverse-income (Personal Incentive) coefficient:</w:t>
      </w:r>
    </w:p>
    <w:p w14:paraId="388EEAB1"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weighted_dd = 0.015584630336545 × z_E_i − 0.024781455105683 × z_N_i − 0.016923520441338 × z_A_i + 0.14735467793568 × z_PIcont_i</w:t>
      </w:r>
    </w:p>
    <w:p w14:paraId="5DCE47C3"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Where z_PIcont is the z-scored Personal Incentive (inverse income). Personal Incentive is defined as picont = maximum income − agent income, so that lower-income agents have a higher Personal Incentive. Because z(picont) = −z(income) exactly (the maximum-income term cancels in standardization), z_PIcont is computed at runtime as the negative of the agent's z-scored income against the current population, reusing the same income statistics computed for Decision 1.</w:t>
      </w:r>
    </w:p>
    <w:p w14:paraId="4DA3FE46" w14:textId="77777777" w:rsidR="00565BB2" w:rsidRPr="0092097A" w:rsidRDefault="00565BB2" w:rsidP="0092097A">
      <w:pPr>
        <w:spacing w:before="180" w:after="180" w:line="312" w:lineRule="auto"/>
        <w:rPr>
          <w:rFonts w:ascii="Arial" w:eastAsia="Times New Roman" w:hAnsi="Arial"/>
          <w:b/>
          <w:bCs/>
          <w:lang w:val="en-IT" w:eastAsia="en-GB" w:bidi="ar-SA"/>
        </w:rPr>
      </w:pPr>
      <w:r w:rsidRPr="0092097A">
        <w:rPr>
          <w:rFonts w:ascii="Arial" w:eastAsia="Times New Roman" w:hAnsi="Arial"/>
          <w:b/>
          <w:bCs/>
          <w:lang w:val="en-IT" w:eastAsia="en-GB" w:bidi="ar-SA"/>
        </w:rPr>
        <w:t>Income Specification Selection</w:t>
      </w:r>
    </w:p>
    <w:p w14:paraId="275E95A1"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user selects the income specification mode using the radio button in the "Income Specification" section:</w:t>
      </w:r>
    </w:p>
    <w:p w14:paraId="729EFEED"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Categorical only: Uses the 5 income quintile effects (β_PIcat_q).</w:t>
      </w:r>
    </w:p>
    <w:p w14:paraId="58A6C833"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Continuous only: Drops the income quintile effects and uses the single inverse-income coefficient.</w:t>
      </w:r>
    </w:p>
    <w:p w14:paraId="115B4158"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Compare both: Runs both specifications and displays comparison results.</w:t>
      </w:r>
    </w:p>
    <w:p w14:paraId="74E68743"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reduced-form coefficients (0.015584630336545, −0.024781455105683, −0.016923520441338, 0.14735467793568) are fixed from the meta-analytic integration and are not user-adjustable.</w:t>
      </w:r>
    </w:p>
    <w:p w14:paraId="4ADFFB51" w14:textId="77777777" w:rsidR="00565BB2" w:rsidRPr="0092097A" w:rsidRDefault="00565BB2" w:rsidP="0092097A">
      <w:pPr>
        <w:numPr>
          <w:ilvl w:val="0"/>
          <w:numId w:val="113"/>
        </w:numPr>
        <w:tabs>
          <w:tab w:val="clear" w:pos="720"/>
          <w:tab w:val="num" w:pos="284"/>
        </w:tabs>
        <w:spacing w:before="180" w:after="180" w:line="312" w:lineRule="auto"/>
        <w:ind w:hanging="720"/>
        <w:rPr>
          <w:rFonts w:ascii="Arial" w:eastAsia="Times New Roman" w:hAnsi="Arial"/>
          <w:b/>
          <w:bCs/>
          <w:lang w:val="en-IT" w:eastAsia="en-GB" w:bidi="ar-SA"/>
        </w:rPr>
      </w:pPr>
      <w:r w:rsidRPr="0092097A">
        <w:rPr>
          <w:rFonts w:ascii="Arial" w:eastAsia="Times New Roman" w:hAnsi="Arial"/>
          <w:b/>
          <w:bCs/>
          <w:lang w:val="en-IT" w:eastAsia="en-GB" w:bidi="ar-SA"/>
        </w:rPr>
        <w:t>Final Combining Equation (DD_i)</w:t>
      </w:r>
    </w:p>
    <w:p w14:paraId="0DB93483"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final document-disclosure score adds the baseline intercept to the standardized composite:</w:t>
      </w:r>
    </w:p>
    <w:p w14:paraId="15203027"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DD_i = 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xml:space="preserve"> + z_weighted_dd_i</w:t>
      </w:r>
    </w:p>
    <w:p w14:paraId="0EE4023E"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Where:</w:t>
      </w:r>
    </w:p>
    <w:p w14:paraId="5C36AF3B"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xml:space="preserve"> (Intercept): Default = −0.75. This parameter can be modified using the "Intercept Override" section of the tab. Higher (less negative) values increase the baseline probability of disclosure.</w:t>
      </w:r>
      <w:r w:rsidR="00151E96" w:rsidRPr="0092097A">
        <w:rPr>
          <w:rFonts w:ascii="Arial" w:eastAsia="Times New Roman" w:hAnsi="Arial"/>
          <w:lang w:val="en-IT" w:eastAsia="en-GB" w:bidi="ar-SA"/>
        </w:rPr>
        <w:br/>
      </w:r>
    </w:p>
    <w:p w14:paraId="38ED58CE"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z_weighted_dd: The z-scored composite from Section 2 (Composite Standardization), i.e. (weighted_dd − mean) / sd, using the categorical fixed stats (mean = 0.0, sd = 0.13783441040509267) or the runtime-computed continuous stats.</w:t>
      </w:r>
    </w:p>
    <w:p w14:paraId="04749FAC" w14:textId="77777777" w:rsidR="00565BB2" w:rsidRDefault="00565BB2" w:rsidP="001E5B15">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If the stochastic component is enabled, a random draw is applied to DD_i before classification (see Section 5); otherwise the deterministic DD_i is used directly.</w:t>
      </w:r>
    </w:p>
    <w:p w14:paraId="091E2BE1" w14:textId="77777777" w:rsidR="007E2E26" w:rsidRDefault="007E2E26" w:rsidP="0092097A">
      <w:pPr>
        <w:spacing w:before="180" w:after="180" w:line="312" w:lineRule="auto"/>
        <w:rPr>
          <w:rFonts w:ascii="Arial" w:eastAsia="Times New Roman" w:hAnsi="Arial"/>
          <w:lang w:val="en-IT" w:eastAsia="en-GB" w:bidi="ar-SA"/>
        </w:rPr>
      </w:pPr>
    </w:p>
    <w:p w14:paraId="65861886" w14:textId="77777777" w:rsidR="0008098D" w:rsidRDefault="0008098D" w:rsidP="0092097A">
      <w:pPr>
        <w:spacing w:before="180" w:after="180" w:line="312" w:lineRule="auto"/>
        <w:rPr>
          <w:rFonts w:ascii="Arial" w:eastAsia="Times New Roman" w:hAnsi="Arial"/>
          <w:lang w:val="en-IT" w:eastAsia="en-GB" w:bidi="ar-SA"/>
        </w:rPr>
      </w:pPr>
    </w:p>
    <w:p w14:paraId="6467B8F3" w14:textId="77777777" w:rsidR="0008098D" w:rsidRPr="0092097A" w:rsidRDefault="0008098D" w:rsidP="0092097A">
      <w:pPr>
        <w:spacing w:before="180" w:after="180" w:line="312" w:lineRule="auto"/>
        <w:rPr>
          <w:rFonts w:ascii="Arial" w:eastAsia="Times New Roman" w:hAnsi="Arial"/>
          <w:lang w:val="en-IT" w:eastAsia="en-GB" w:bidi="ar-SA"/>
        </w:rPr>
      </w:pPr>
    </w:p>
    <w:p w14:paraId="7A2F2E2C" w14:textId="77777777" w:rsidR="00565BB2" w:rsidRPr="0092097A" w:rsidRDefault="00565BB2" w:rsidP="0092097A">
      <w:pPr>
        <w:numPr>
          <w:ilvl w:val="0"/>
          <w:numId w:val="113"/>
        </w:numPr>
        <w:tabs>
          <w:tab w:val="clear" w:pos="720"/>
          <w:tab w:val="num" w:pos="426"/>
        </w:tabs>
        <w:spacing w:before="180" w:after="180" w:line="312" w:lineRule="auto"/>
        <w:ind w:left="426" w:hanging="426"/>
        <w:rPr>
          <w:rFonts w:ascii="Arial" w:eastAsia="Times New Roman" w:hAnsi="Arial"/>
          <w:b/>
          <w:bCs/>
          <w:lang w:val="en-IT" w:eastAsia="en-GB" w:bidi="ar-SA"/>
        </w:rPr>
      </w:pPr>
      <w:r w:rsidRPr="0092097A">
        <w:rPr>
          <w:rFonts w:ascii="Arial" w:eastAsia="Times New Roman" w:hAnsi="Arial"/>
          <w:b/>
          <w:bCs/>
          <w:lang w:val="en-IT" w:eastAsia="en-GB" w:bidi="ar-SA"/>
        </w:rPr>
        <w:lastRenderedPageBreak/>
        <w:t>Stochastic Component (σ)</w:t>
      </w:r>
    </w:p>
    <w:p w14:paraId="7F0B3D66"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Optionally, the model introduces randomness by drawing from a normal distribution centered on the deterministic score DD_i (which already includes 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This captures the natural variability observed in the experiment.</w:t>
      </w:r>
    </w:p>
    <w:p w14:paraId="6D3F7627"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For each agent:</w:t>
      </w:r>
      <w:r w:rsidR="00F3217A">
        <w:rPr>
          <w:rFonts w:ascii="Arial" w:eastAsia="Times New Roman" w:hAnsi="Arial"/>
          <w:lang w:val="en-IT" w:eastAsia="en-GB" w:bidi="ar-SA"/>
        </w:rPr>
        <w:t xml:space="preserve"> </w:t>
      </w:r>
      <w:r w:rsidRPr="0092097A">
        <w:rPr>
          <w:rFonts w:ascii="Arial" w:eastAsia="Times New Roman" w:hAnsi="Arial"/>
          <w:lang w:val="en-IT" w:eastAsia="en-GB" w:bidi="ar-SA"/>
        </w:rPr>
        <w:t>draw ~ Normal(μ = DD_i, σ = σ_scaled)</w:t>
      </w:r>
    </w:p>
    <w:p w14:paraId="36A49900"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Where: μ = the agent's deterministic score DD_i (from Section 4); σ_scaled = σ_raw × coefficient (scale factor). Unlike Decision 1, no unit conversion is applied: the σ is applied directly to DD_i, which is already on the standardized score scale.</w:t>
      </w:r>
    </w:p>
    <w:p w14:paraId="638E5EF4"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σ Derivation: The base σ is derived from the variability in the original research data corresponding to the observed measure of donation consumption (receiving)</w:t>
      </w:r>
      <w:r w:rsidR="00151E96" w:rsidRPr="0092097A">
        <w:rPr>
          <w:rFonts w:ascii="Arial" w:eastAsia="Times New Roman" w:hAnsi="Arial"/>
          <w:lang w:val="en-IT" w:eastAsia="en-GB" w:bidi="ar-SA"/>
        </w:rPr>
        <w:t>,</w:t>
      </w:r>
      <w:r w:rsidRPr="0092097A">
        <w:rPr>
          <w:rFonts w:ascii="Arial" w:eastAsia="Times New Roman" w:hAnsi="Arial"/>
          <w:lang w:val="en-IT" w:eastAsia="en-GB" w:bidi="ar-SA"/>
        </w:rPr>
        <w:t xml:space="preserve"> specifically the two-period consumption of community donations (sospeso) plus received transfers, normalized to the [0, 1] range (consumedtransferssospeso2periods). This differs from Decision 1 and Decision 3, whose σ is sourced from prosocial giving (TWT + Sospeso).</w:t>
      </w:r>
    </w:p>
    <w:p w14:paraId="67DD9B31" w14:textId="77777777" w:rsidR="00565BB2" w:rsidRPr="0092097A" w:rsidRDefault="00565BB2" w:rsidP="0092097A">
      <w:pPr>
        <w:spacing w:before="180" w:after="180" w:line="312" w:lineRule="auto"/>
        <w:rPr>
          <w:rFonts w:ascii="Arial" w:eastAsia="Times New Roman" w:hAnsi="Arial"/>
          <w:b/>
          <w:bCs/>
          <w:lang w:val="en-IT" w:eastAsia="en-GB" w:bidi="ar-SA"/>
        </w:rPr>
      </w:pPr>
      <w:r w:rsidRPr="0092097A">
        <w:rPr>
          <w:rFonts w:ascii="Arial" w:eastAsia="Times New Roman" w:hAnsi="Arial"/>
          <w:b/>
          <w:bCs/>
          <w:lang w:val="en-IT" w:eastAsia="en-GB" w:bidi="ar-SA"/>
        </w:rPr>
        <w:t>σ Modes</w:t>
      </w:r>
    </w:p>
    <w:p w14:paraId="3B979DDD"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user can choose between two σ modes using the radio button in the "Stochastic Component" section:</w:t>
      </w:r>
    </w:p>
    <w:p w14:paraId="428FF2D0"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Uniformly (Overall σ)</w:t>
      </w:r>
      <w:r w:rsidR="00F3217A">
        <w:rPr>
          <w:rFonts w:ascii="Arial" w:eastAsia="Times New Roman" w:hAnsi="Arial"/>
          <w:lang w:val="en-IT" w:eastAsia="en-GB" w:bidi="ar-SA"/>
        </w:rPr>
        <w:t xml:space="preserve"> which sets o</w:t>
      </w:r>
      <w:r w:rsidRPr="0092097A">
        <w:rPr>
          <w:rFonts w:ascii="Arial" w:eastAsia="Times New Roman" w:hAnsi="Arial"/>
          <w:lang w:val="en-IT" w:eastAsia="en-GB" w:bidi="ar-SA"/>
        </w:rPr>
        <w:t>ne common σ for all agents:</w:t>
      </w:r>
    </w:p>
    <w:p w14:paraId="2762F300"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σ_overall = 0.1606568355; σ_scaled = σ_overall × coefficient</w:t>
      </w:r>
    </w:p>
    <w:p w14:paraId="1A110DE3"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σ Coefficient slider (default = 1.0, range 0.0–2.0) acts as a multiplier. For example: Coefficient = 1.0 → σ_scaled = 0.1606568; Coefficient = 0.1 → σ_scaled = 0.0160657; Coefficient = 0.0 → σ = 0 (no stochastic component).</w:t>
      </w:r>
    </w:p>
    <w:p w14:paraId="1B4E6A80"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Quintiles (Per-Income-Level σ)</w:t>
      </w:r>
      <w:r w:rsidR="00F3217A">
        <w:rPr>
          <w:rFonts w:ascii="Arial" w:eastAsia="Times New Roman" w:hAnsi="Arial"/>
          <w:lang w:val="en-IT" w:eastAsia="en-GB" w:bidi="ar-SA"/>
        </w:rPr>
        <w:t xml:space="preserve"> which sets a d</w:t>
      </w:r>
      <w:r w:rsidRPr="0092097A">
        <w:rPr>
          <w:rFonts w:ascii="Arial" w:eastAsia="Times New Roman" w:hAnsi="Arial"/>
          <w:lang w:val="en-IT" w:eastAsia="en-GB" w:bidi="ar-SA"/>
        </w:rPr>
        <w:t>ifferent σ for different income groups, computed from the standard deviation of the normalized two-period consumption within each income level:</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343"/>
        <w:gridCol w:w="749"/>
        <w:gridCol w:w="1355"/>
      </w:tblGrid>
      <w:tr w:rsidR="00565BB2" w:rsidRPr="0092097A" w14:paraId="6F6720B7" w14:textId="77777777">
        <w:trPr>
          <w:tblCellSpacing w:w="15" w:type="dxa"/>
        </w:trPr>
        <w:tc>
          <w:tcPr>
            <w:tcW w:w="0" w:type="auto"/>
            <w:vAlign w:val="center"/>
            <w:hideMark/>
          </w:tcPr>
          <w:p w14:paraId="2A586A59"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Income Level</w:t>
            </w:r>
          </w:p>
        </w:tc>
        <w:tc>
          <w:tcPr>
            <w:tcW w:w="0" w:type="auto"/>
            <w:vAlign w:val="center"/>
            <w:hideMark/>
          </w:tcPr>
          <w:p w14:paraId="1CF49480"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Budget</w:t>
            </w:r>
          </w:p>
        </w:tc>
        <w:tc>
          <w:tcPr>
            <w:tcW w:w="0" w:type="auto"/>
            <w:vAlign w:val="center"/>
            <w:hideMark/>
          </w:tcPr>
          <w:p w14:paraId="6DF1C6DE"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Base σ</w:t>
            </w:r>
          </w:p>
        </w:tc>
      </w:tr>
      <w:tr w:rsidR="00565BB2" w:rsidRPr="0092097A" w14:paraId="7ED1AB78" w14:textId="77777777">
        <w:trPr>
          <w:tblCellSpacing w:w="15" w:type="dxa"/>
        </w:trPr>
        <w:tc>
          <w:tcPr>
            <w:tcW w:w="0" w:type="auto"/>
            <w:vAlign w:val="center"/>
            <w:hideMark/>
          </w:tcPr>
          <w:p w14:paraId="625F063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Level 1</w:t>
            </w:r>
          </w:p>
        </w:tc>
        <w:tc>
          <w:tcPr>
            <w:tcW w:w="0" w:type="auto"/>
            <w:vAlign w:val="center"/>
            <w:hideMark/>
          </w:tcPr>
          <w:p w14:paraId="727F3271"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€12</w:t>
            </w:r>
          </w:p>
        </w:tc>
        <w:tc>
          <w:tcPr>
            <w:tcW w:w="0" w:type="auto"/>
            <w:vAlign w:val="center"/>
            <w:hideMark/>
          </w:tcPr>
          <w:p w14:paraId="14BF028E"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0.1690045319</w:t>
            </w:r>
          </w:p>
        </w:tc>
      </w:tr>
      <w:tr w:rsidR="00565BB2" w:rsidRPr="0092097A" w14:paraId="62F6E187" w14:textId="77777777">
        <w:trPr>
          <w:tblCellSpacing w:w="15" w:type="dxa"/>
        </w:trPr>
        <w:tc>
          <w:tcPr>
            <w:tcW w:w="0" w:type="auto"/>
            <w:vAlign w:val="center"/>
            <w:hideMark/>
          </w:tcPr>
          <w:p w14:paraId="4CAC090A"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Level 2</w:t>
            </w:r>
          </w:p>
        </w:tc>
        <w:tc>
          <w:tcPr>
            <w:tcW w:w="0" w:type="auto"/>
            <w:vAlign w:val="center"/>
            <w:hideMark/>
          </w:tcPr>
          <w:p w14:paraId="7EE3946E"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€32</w:t>
            </w:r>
          </w:p>
        </w:tc>
        <w:tc>
          <w:tcPr>
            <w:tcW w:w="0" w:type="auto"/>
            <w:vAlign w:val="center"/>
            <w:hideMark/>
          </w:tcPr>
          <w:p w14:paraId="7BC22AF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0.1909536245</w:t>
            </w:r>
          </w:p>
        </w:tc>
      </w:tr>
      <w:tr w:rsidR="00565BB2" w:rsidRPr="0092097A" w14:paraId="581C8D91" w14:textId="77777777">
        <w:trPr>
          <w:tblCellSpacing w:w="15" w:type="dxa"/>
        </w:trPr>
        <w:tc>
          <w:tcPr>
            <w:tcW w:w="0" w:type="auto"/>
            <w:vAlign w:val="center"/>
            <w:hideMark/>
          </w:tcPr>
          <w:p w14:paraId="3436E0DE"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Level 3</w:t>
            </w:r>
          </w:p>
        </w:tc>
        <w:tc>
          <w:tcPr>
            <w:tcW w:w="0" w:type="auto"/>
            <w:vAlign w:val="center"/>
            <w:hideMark/>
          </w:tcPr>
          <w:p w14:paraId="385D82E9"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€72</w:t>
            </w:r>
          </w:p>
        </w:tc>
        <w:tc>
          <w:tcPr>
            <w:tcW w:w="0" w:type="auto"/>
            <w:vAlign w:val="center"/>
            <w:hideMark/>
          </w:tcPr>
          <w:p w14:paraId="7673EB73"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0.1077552751</w:t>
            </w:r>
          </w:p>
        </w:tc>
      </w:tr>
      <w:tr w:rsidR="00565BB2" w:rsidRPr="0092097A" w14:paraId="54733B91" w14:textId="77777777">
        <w:trPr>
          <w:tblCellSpacing w:w="15" w:type="dxa"/>
        </w:trPr>
        <w:tc>
          <w:tcPr>
            <w:tcW w:w="0" w:type="auto"/>
            <w:vAlign w:val="center"/>
            <w:hideMark/>
          </w:tcPr>
          <w:p w14:paraId="5A6FD801"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Level 4</w:t>
            </w:r>
          </w:p>
        </w:tc>
        <w:tc>
          <w:tcPr>
            <w:tcW w:w="0" w:type="auto"/>
            <w:vAlign w:val="center"/>
            <w:hideMark/>
          </w:tcPr>
          <w:p w14:paraId="0FBE808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€128</w:t>
            </w:r>
          </w:p>
        </w:tc>
        <w:tc>
          <w:tcPr>
            <w:tcW w:w="0" w:type="auto"/>
            <w:vAlign w:val="center"/>
            <w:hideMark/>
          </w:tcPr>
          <w:p w14:paraId="1A55463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0.1436159112</w:t>
            </w:r>
          </w:p>
        </w:tc>
      </w:tr>
      <w:tr w:rsidR="00565BB2" w:rsidRPr="0092097A" w14:paraId="381A568B" w14:textId="77777777">
        <w:trPr>
          <w:tblCellSpacing w:w="15" w:type="dxa"/>
        </w:trPr>
        <w:tc>
          <w:tcPr>
            <w:tcW w:w="0" w:type="auto"/>
            <w:vAlign w:val="center"/>
            <w:hideMark/>
          </w:tcPr>
          <w:p w14:paraId="63C0FB1F"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Level 5</w:t>
            </w:r>
          </w:p>
        </w:tc>
        <w:tc>
          <w:tcPr>
            <w:tcW w:w="0" w:type="auto"/>
            <w:vAlign w:val="center"/>
            <w:hideMark/>
          </w:tcPr>
          <w:p w14:paraId="7D6EBF1B"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€200</w:t>
            </w:r>
          </w:p>
        </w:tc>
        <w:tc>
          <w:tcPr>
            <w:tcW w:w="0" w:type="auto"/>
            <w:vAlign w:val="center"/>
            <w:hideMark/>
          </w:tcPr>
          <w:p w14:paraId="1CA66FC3"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0.1562794728</w:t>
            </w:r>
          </w:p>
        </w:tc>
      </w:tr>
    </w:tbl>
    <w:p w14:paraId="6576F001"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Each level has its own coefficient slider (default = 1.0): σ_scaled(q) = Base σ_quintile(q) × Coefficient(q).</w:t>
      </w:r>
    </w:p>
    <w:p w14:paraId="1EE24A94"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Important: Per-quintile σ values only apply to the categorical income specification. In continuous mode (or the continuous run of "Compare both"), the simulation always uses the overall σ, because level-specific σ are based on categorical budget levels and are not meaningful for continuous income.</w:t>
      </w:r>
    </w:p>
    <w:p w14:paraId="6A53DF0A" w14:textId="77777777" w:rsidR="00565BB2" w:rsidRDefault="00565BB2" w:rsidP="00F321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 xml:space="preserve">When Stochastic Is </w:t>
      </w:r>
      <w:r w:rsidR="00F3217A">
        <w:rPr>
          <w:rFonts w:ascii="Arial" w:eastAsia="Times New Roman" w:hAnsi="Arial"/>
          <w:lang w:val="en-IT" w:eastAsia="en-GB" w:bidi="ar-SA"/>
        </w:rPr>
        <w:t>a</w:t>
      </w:r>
      <w:r w:rsidR="00F3217A" w:rsidRPr="0092097A">
        <w:rPr>
          <w:rFonts w:ascii="Arial" w:eastAsia="Times New Roman" w:hAnsi="Arial"/>
          <w:lang w:val="en-IT" w:eastAsia="en-GB" w:bidi="ar-SA"/>
        </w:rPr>
        <w:t>pplied</w:t>
      </w:r>
      <w:r w:rsidR="00F3217A">
        <w:rPr>
          <w:rFonts w:ascii="Arial" w:eastAsia="Times New Roman" w:hAnsi="Arial"/>
          <w:lang w:val="en-IT" w:eastAsia="en-GB" w:bidi="ar-SA"/>
        </w:rPr>
        <w:t>, t</w:t>
      </w:r>
      <w:r w:rsidRPr="0092097A">
        <w:rPr>
          <w:rFonts w:ascii="Arial" w:eastAsia="Times New Roman" w:hAnsi="Arial"/>
          <w:lang w:val="en-IT" w:eastAsia="en-GB" w:bidi="ar-SA"/>
        </w:rPr>
        <w:t>he stochastic component is controlled differently depending on the population mode:</w:t>
      </w:r>
    </w:p>
    <w:p w14:paraId="2EA06337" w14:textId="77777777" w:rsidR="007E2E26" w:rsidRDefault="007E2E26" w:rsidP="00F3217A">
      <w:pPr>
        <w:spacing w:before="180" w:after="180" w:line="312" w:lineRule="auto"/>
        <w:rPr>
          <w:rFonts w:ascii="Arial" w:eastAsia="Times New Roman" w:hAnsi="Arial"/>
          <w:lang w:val="en-IT" w:eastAsia="en-GB" w:bidi="ar-SA"/>
        </w:rPr>
      </w:pPr>
    </w:p>
    <w:p w14:paraId="5A0B13FD" w14:textId="77777777" w:rsidR="007E2E26" w:rsidRDefault="007E2E26" w:rsidP="00F3217A">
      <w:pPr>
        <w:spacing w:before="180" w:after="180" w:line="312" w:lineRule="auto"/>
        <w:rPr>
          <w:rFonts w:ascii="Arial" w:eastAsia="Times New Roman" w:hAnsi="Arial"/>
          <w:lang w:val="en-IT" w:eastAsia="en-GB" w:bidi="ar-SA"/>
        </w:rPr>
      </w:pPr>
    </w:p>
    <w:p w14:paraId="760AB709" w14:textId="77777777" w:rsidR="007E2E26" w:rsidRPr="0092097A" w:rsidRDefault="007E2E26" w:rsidP="0092097A">
      <w:pPr>
        <w:spacing w:before="180" w:after="180" w:line="312" w:lineRule="auto"/>
        <w:rPr>
          <w:rFonts w:ascii="Arial" w:eastAsia="Times New Roman" w:hAnsi="Arial"/>
          <w:lang w:val="en-IT" w:eastAsia="en-GB" w:bidi="ar-SA"/>
        </w:rPr>
      </w:pP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794"/>
        <w:gridCol w:w="4469"/>
        <w:gridCol w:w="3052"/>
      </w:tblGrid>
      <w:tr w:rsidR="00565BB2" w:rsidRPr="0092097A" w14:paraId="40C6EDF7" w14:textId="77777777">
        <w:trPr>
          <w:tblCellSpacing w:w="15" w:type="dxa"/>
        </w:trPr>
        <w:tc>
          <w:tcPr>
            <w:tcW w:w="0" w:type="auto"/>
            <w:vAlign w:val="center"/>
            <w:hideMark/>
          </w:tcPr>
          <w:p w14:paraId="141CC437"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lastRenderedPageBreak/>
              <w:t>Population Mode</w:t>
            </w:r>
          </w:p>
        </w:tc>
        <w:tc>
          <w:tcPr>
            <w:tcW w:w="0" w:type="auto"/>
            <w:vAlign w:val="center"/>
            <w:hideMark/>
          </w:tcPr>
          <w:p w14:paraId="2EA033B2"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UI Control</w:t>
            </w:r>
          </w:p>
        </w:tc>
        <w:tc>
          <w:tcPr>
            <w:tcW w:w="0" w:type="auto"/>
            <w:vAlign w:val="center"/>
            <w:hideMark/>
          </w:tcPr>
          <w:p w14:paraId="52EBF29A"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Stochastic Behavior</w:t>
            </w:r>
          </w:p>
        </w:tc>
      </w:tr>
      <w:tr w:rsidR="00565BB2" w:rsidRPr="0092097A" w14:paraId="63155E04" w14:textId="77777777">
        <w:trPr>
          <w:tblCellSpacing w:w="15" w:type="dxa"/>
        </w:trPr>
        <w:tc>
          <w:tcPr>
            <w:tcW w:w="0" w:type="auto"/>
            <w:vAlign w:val="center"/>
            <w:hideMark/>
          </w:tcPr>
          <w:p w14:paraId="2AA3E56A"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Copula (synthetic)</w:t>
            </w:r>
          </w:p>
        </w:tc>
        <w:tc>
          <w:tcPr>
            <w:tcW w:w="0" w:type="auto"/>
            <w:vAlign w:val="center"/>
            <w:hideMark/>
          </w:tcPr>
          <w:p w14:paraId="6CA4CE53"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Add Normal(score, σ) draw to Copula runs checkbox</w:t>
            </w:r>
          </w:p>
        </w:tc>
        <w:tc>
          <w:tcPr>
            <w:tcW w:w="0" w:type="auto"/>
            <w:vAlign w:val="center"/>
            <w:hideMark/>
          </w:tcPr>
          <w:p w14:paraId="098C368C"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ON when checked</w:t>
            </w:r>
          </w:p>
        </w:tc>
      </w:tr>
      <w:tr w:rsidR="00565BB2" w:rsidRPr="0092097A" w14:paraId="7874C5FD" w14:textId="77777777">
        <w:trPr>
          <w:tblCellSpacing w:w="15" w:type="dxa"/>
        </w:trPr>
        <w:tc>
          <w:tcPr>
            <w:tcW w:w="0" w:type="auto"/>
            <w:vAlign w:val="center"/>
            <w:hideMark/>
          </w:tcPr>
          <w:p w14:paraId="45C4B26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Research Specification</w:t>
            </w:r>
          </w:p>
        </w:tc>
        <w:tc>
          <w:tcPr>
            <w:tcW w:w="0" w:type="auto"/>
            <w:vAlign w:val="center"/>
            <w:hideMark/>
          </w:tcPr>
          <w:p w14:paraId="25FC9898"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Use Normal(score, σ) draw in Research Specification mode checkbox</w:t>
            </w:r>
          </w:p>
        </w:tc>
        <w:tc>
          <w:tcPr>
            <w:tcW w:w="0" w:type="auto"/>
            <w:vAlign w:val="center"/>
            <w:hideMark/>
          </w:tcPr>
          <w:p w14:paraId="6676D921"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ON when checked</w:t>
            </w:r>
          </w:p>
        </w:tc>
      </w:tr>
      <w:tr w:rsidR="00565BB2" w:rsidRPr="0092097A" w14:paraId="20622ECD" w14:textId="77777777">
        <w:trPr>
          <w:tblCellSpacing w:w="15" w:type="dxa"/>
        </w:trPr>
        <w:tc>
          <w:tcPr>
            <w:tcW w:w="0" w:type="auto"/>
            <w:vAlign w:val="center"/>
            <w:hideMark/>
          </w:tcPr>
          <w:p w14:paraId="32DC768B"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Research Baseline</w:t>
            </w:r>
          </w:p>
        </w:tc>
        <w:tc>
          <w:tcPr>
            <w:tcW w:w="0" w:type="auto"/>
            <w:vAlign w:val="center"/>
            <w:hideMark/>
          </w:tcPr>
          <w:p w14:paraId="4EBC8118"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No control (always off)</w:t>
            </w:r>
          </w:p>
        </w:tc>
        <w:tc>
          <w:tcPr>
            <w:tcW w:w="0" w:type="auto"/>
            <w:vAlign w:val="center"/>
            <w:hideMark/>
          </w:tcPr>
          <w:p w14:paraId="30B1645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Always OFF — deterministic score only</w:t>
            </w:r>
          </w:p>
        </w:tc>
      </w:tr>
      <w:tr w:rsidR="00565BB2" w:rsidRPr="0092097A" w14:paraId="60CAE558" w14:textId="77777777">
        <w:trPr>
          <w:tblCellSpacing w:w="15" w:type="dxa"/>
        </w:trPr>
        <w:tc>
          <w:tcPr>
            <w:tcW w:w="0" w:type="auto"/>
            <w:vAlign w:val="center"/>
            <w:hideMark/>
          </w:tcPr>
          <w:p w14:paraId="71AA2AD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Compare all</w:t>
            </w:r>
          </w:p>
        </w:tc>
        <w:tc>
          <w:tcPr>
            <w:tcW w:w="0" w:type="auto"/>
            <w:vAlign w:val="center"/>
            <w:hideMark/>
          </w:tcPr>
          <w:p w14:paraId="283B499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Separate checkboxes for Copula and Research Spec</w:t>
            </w:r>
          </w:p>
        </w:tc>
        <w:tc>
          <w:tcPr>
            <w:tcW w:w="0" w:type="auto"/>
            <w:vAlign w:val="center"/>
            <w:hideMark/>
          </w:tcPr>
          <w:p w14:paraId="0581D4BC"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Independent per mode; Baseline always OFF</w:t>
            </w:r>
          </w:p>
        </w:tc>
      </w:tr>
    </w:tbl>
    <w:p w14:paraId="62CD51E2" w14:textId="77777777" w:rsidR="00565BB2" w:rsidRPr="0092097A" w:rsidRDefault="00565BB2" w:rsidP="0092097A">
      <w:pPr>
        <w:numPr>
          <w:ilvl w:val="0"/>
          <w:numId w:val="113"/>
        </w:numPr>
        <w:tabs>
          <w:tab w:val="clear" w:pos="720"/>
        </w:tabs>
        <w:spacing w:before="180" w:after="180" w:line="312" w:lineRule="auto"/>
        <w:ind w:left="426" w:hanging="426"/>
        <w:rPr>
          <w:rFonts w:ascii="Arial" w:eastAsia="Times New Roman" w:hAnsi="Arial"/>
          <w:b/>
          <w:bCs/>
          <w:lang w:val="en-IT" w:eastAsia="en-GB" w:bidi="ar-SA"/>
        </w:rPr>
      </w:pPr>
      <w:r w:rsidRPr="0092097A">
        <w:rPr>
          <w:rFonts w:ascii="Arial" w:eastAsia="Times New Roman" w:hAnsi="Arial"/>
          <w:b/>
          <w:bCs/>
          <w:lang w:val="en-IT" w:eastAsia="en-GB" w:bidi="ar-SA"/>
        </w:rPr>
        <w:t>Classification (Final Decision)</w:t>
      </w:r>
    </w:p>
    <w:p w14:paraId="79CB4109"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continuous DD_i score is converted to a binary decision:</w:t>
      </w:r>
    </w:p>
    <w:p w14:paraId="058AF2BB"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disclose_documents = "Y" if DD_i &gt; 0</w:t>
      </w:r>
    </w:p>
    <w:p w14:paraId="3E8E982C"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disclose_documents = "N" if DD_i ≤ 0</w:t>
      </w:r>
    </w:p>
    <w:p w14:paraId="7F70983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(For agents who fail the eligibility gate, disclose_documents = "NA".)</w:t>
      </w:r>
    </w:p>
    <w:p w14:paraId="1D8C53B8"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No additional thresholding or probability conversion is applied — the zero-crossing of DD_i is the decision boundary.</w:t>
      </w:r>
    </w:p>
    <w:p w14:paraId="2B747650" w14:textId="77777777" w:rsidR="00565BB2" w:rsidRPr="0008098D" w:rsidRDefault="00565BB2" w:rsidP="0092097A">
      <w:pPr>
        <w:spacing w:before="180" w:after="180" w:line="312" w:lineRule="auto"/>
        <w:rPr>
          <w:rFonts w:ascii="Arial" w:eastAsia="Times New Roman" w:hAnsi="Arial"/>
          <w:b/>
          <w:bCs/>
          <w:sz w:val="24"/>
          <w:szCs w:val="24"/>
          <w:lang w:val="en-IT" w:eastAsia="en-GB" w:bidi="ar-SA"/>
        </w:rPr>
      </w:pPr>
      <w:r w:rsidRPr="0008098D">
        <w:rPr>
          <w:rFonts w:ascii="Arial" w:eastAsia="Times New Roman" w:hAnsi="Arial"/>
          <w:b/>
          <w:bCs/>
          <w:sz w:val="24"/>
          <w:szCs w:val="24"/>
          <w:lang w:val="en-IT" w:eastAsia="en-GB" w:bidi="ar-SA"/>
        </w:rPr>
        <w:t>Tab Controls Reference</w:t>
      </w:r>
    </w:p>
    <w:p w14:paraId="2DEBA4F1" w14:textId="77777777" w:rsidR="00565BB2" w:rsidRPr="0008098D" w:rsidRDefault="00565BB2" w:rsidP="0092097A">
      <w:pPr>
        <w:spacing w:before="180" w:after="180" w:line="312" w:lineRule="auto"/>
        <w:rPr>
          <w:rFonts w:ascii="Arial" w:eastAsia="Times New Roman" w:hAnsi="Arial"/>
          <w:b/>
          <w:bCs/>
          <w:u w:val="single"/>
          <w:lang w:val="en-IT" w:eastAsia="en-GB" w:bidi="ar-SA"/>
        </w:rPr>
      </w:pPr>
      <w:r w:rsidRPr="0008098D">
        <w:rPr>
          <w:rFonts w:ascii="Arial" w:eastAsia="Times New Roman" w:hAnsi="Arial"/>
          <w:b/>
          <w:bCs/>
          <w:u w:val="single"/>
          <w:lang w:val="en-IT" w:eastAsia="en-GB" w:bidi="ar-SA"/>
        </w:rPr>
        <w:t xml:space="preserve">Left </w:t>
      </w:r>
      <w:r w:rsidR="0008098D" w:rsidRPr="0008098D">
        <w:rPr>
          <w:rFonts w:ascii="Arial" w:eastAsia="Times New Roman" w:hAnsi="Arial"/>
          <w:b/>
          <w:bCs/>
          <w:u w:val="single"/>
          <w:lang w:val="en-IT" w:eastAsia="en-GB" w:bidi="ar-SA"/>
        </w:rPr>
        <w:t>Side Screen</w:t>
      </w:r>
    </w:p>
    <w:p w14:paraId="44238F23"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Income Specification</w:t>
      </w:r>
    </w:p>
    <w:p w14:paraId="23370689"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Radio button with three options:</w:t>
      </w:r>
    </w:p>
    <w:p w14:paraId="110280E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Categorical only: Uses 5 income quintiles with per-quintile effects (β_PIcat_q).</w:t>
      </w:r>
    </w:p>
    <w:p w14:paraId="2818BEB2"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Continuous only: Uses actual income amounts through a single inverse-income coefficient.</w:t>
      </w:r>
    </w:p>
    <w:p w14:paraId="585867C9"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Compare both: Runs both specifications for side-by-side comparison.</w:t>
      </w:r>
    </w:p>
    <w:p w14:paraId="529281E7" w14:textId="77777777" w:rsidR="00565BB2" w:rsidRPr="0008098D" w:rsidRDefault="00565BB2" w:rsidP="0092097A">
      <w:pPr>
        <w:spacing w:before="180" w:after="180" w:line="312" w:lineRule="auto"/>
        <w:rPr>
          <w:rFonts w:ascii="Arial" w:eastAsia="Times New Roman" w:hAnsi="Arial"/>
          <w:b/>
          <w:bCs/>
          <w:u w:val="single"/>
          <w:lang w:val="en-IT" w:eastAsia="en-GB" w:bidi="ar-SA"/>
        </w:rPr>
      </w:pPr>
      <w:r w:rsidRPr="0008098D">
        <w:rPr>
          <w:rFonts w:ascii="Arial" w:eastAsia="Times New Roman" w:hAnsi="Arial"/>
          <w:b/>
          <w:bCs/>
          <w:u w:val="single"/>
          <w:lang w:val="en-IT" w:eastAsia="en-GB" w:bidi="ar-SA"/>
        </w:rPr>
        <w:t xml:space="preserve">Right </w:t>
      </w:r>
      <w:r w:rsidR="0008098D" w:rsidRPr="0008098D">
        <w:rPr>
          <w:rFonts w:ascii="Arial" w:eastAsia="Times New Roman" w:hAnsi="Arial"/>
          <w:b/>
          <w:bCs/>
          <w:u w:val="single"/>
          <w:lang w:val="en-IT" w:eastAsia="en-GB" w:bidi="ar-SA"/>
        </w:rPr>
        <w:t>Side Screen</w:t>
      </w:r>
    </w:p>
    <w:p w14:paraId="598E6CBC"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Stochastic Component</w:t>
      </w:r>
    </w:p>
    <w:p w14:paraId="47EE3EC4"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Controls vary by population mode (set on Page 1):</w:t>
      </w:r>
    </w:p>
    <w:p w14:paraId="19EAB03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Copula: Checkbox to add Normal(score, σ) draw to Copula runs.</w:t>
      </w:r>
    </w:p>
    <w:p w14:paraId="5B76B44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Research Specification: Checkbox to enable Normal(score, σ) draws.</w:t>
      </w:r>
    </w:p>
    <w:p w14:paraId="73EEC528"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Research Baseline: No controls</w:t>
      </w:r>
      <w:r w:rsidR="00151E96" w:rsidRPr="0092097A">
        <w:rPr>
          <w:rFonts w:ascii="Arial" w:eastAsia="Times New Roman" w:hAnsi="Arial"/>
          <w:lang w:val="en-IT" w:eastAsia="en-GB" w:bidi="ar-SA"/>
        </w:rPr>
        <w:t>,</w:t>
      </w:r>
      <w:r w:rsidRPr="0092097A">
        <w:rPr>
          <w:rFonts w:ascii="Arial" w:eastAsia="Times New Roman" w:hAnsi="Arial"/>
          <w:lang w:val="en-IT" w:eastAsia="en-GB" w:bidi="ar-SA"/>
        </w:rPr>
        <w:t xml:space="preserve"> always deterministic.</w:t>
      </w:r>
    </w:p>
    <w:p w14:paraId="2A0E86AB"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Compare all: Separate checkboxes for Copula and Research Spec.</w:t>
      </w:r>
    </w:p>
    <w:p w14:paraId="0A51209F"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When stochastic is enabled, additional controls appear:</w:t>
      </w:r>
    </w:p>
    <w:p w14:paraId="655D26B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σ mode: Radio button</w:t>
      </w:r>
      <w:r w:rsidR="00151E96" w:rsidRPr="0092097A">
        <w:rPr>
          <w:rFonts w:ascii="Arial" w:eastAsia="Times New Roman" w:hAnsi="Arial"/>
          <w:lang w:val="en-IT" w:eastAsia="en-GB" w:bidi="ar-SA"/>
        </w:rPr>
        <w:t>,</w:t>
      </w:r>
      <w:r w:rsidRPr="0092097A">
        <w:rPr>
          <w:rFonts w:ascii="Arial" w:eastAsia="Times New Roman" w:hAnsi="Arial"/>
          <w:lang w:val="en-IT" w:eastAsia="en-GB" w:bidi="ar-SA"/>
        </w:rPr>
        <w:t xml:space="preserve"> "Uniformly" (single σ) or "Quintiles" (per income level).</w:t>
      </w:r>
    </w:p>
    <w:p w14:paraId="41A301B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σ Coefficient slider (Uniformly mode): Multiplier for base σ (range 0.0–2.0, default 1.0).</w:t>
      </w:r>
    </w:p>
    <w:p w14:paraId="25867F89"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Per-quintile coefficient sliders (Quintiles mode): Individual multipliers per income level.</w:t>
      </w:r>
    </w:p>
    <w:p w14:paraId="33D77660" w14:textId="77777777" w:rsidR="0008098D" w:rsidRPr="0008098D" w:rsidRDefault="00565BB2" w:rsidP="0008098D">
      <w:pPr>
        <w:spacing w:before="180" w:after="180" w:line="312" w:lineRule="auto"/>
        <w:rPr>
          <w:rFonts w:ascii="Arial" w:eastAsia="Times New Roman" w:hAnsi="Arial"/>
          <w:b/>
          <w:bCs/>
          <w:u w:val="single"/>
          <w:lang w:val="en-IT" w:eastAsia="en-GB" w:bidi="ar-SA"/>
        </w:rPr>
      </w:pPr>
      <w:r w:rsidRPr="0008098D">
        <w:rPr>
          <w:rFonts w:ascii="Arial" w:eastAsia="Times New Roman" w:hAnsi="Arial"/>
          <w:b/>
          <w:bCs/>
          <w:u w:val="single"/>
          <w:lang w:val="en-IT" w:eastAsia="en-GB" w:bidi="ar-SA"/>
        </w:rPr>
        <w:t>Full Width</w:t>
      </w:r>
      <w:r w:rsidR="00D603E1" w:rsidRPr="0008098D">
        <w:rPr>
          <w:rFonts w:ascii="Arial" w:eastAsia="Times New Roman" w:hAnsi="Arial"/>
          <w:b/>
          <w:bCs/>
          <w:u w:val="single"/>
          <w:lang w:val="en-IT" w:eastAsia="en-GB" w:bidi="ar-SA"/>
        </w:rPr>
        <w:t xml:space="preserve"> </w:t>
      </w:r>
      <w:r w:rsidR="0008098D" w:rsidRPr="0008098D">
        <w:rPr>
          <w:rFonts w:ascii="Arial" w:eastAsia="Times New Roman" w:hAnsi="Arial"/>
          <w:b/>
          <w:bCs/>
          <w:u w:val="single"/>
          <w:lang w:val="en-IT" w:eastAsia="en-GB" w:bidi="ar-SA"/>
        </w:rPr>
        <w:t xml:space="preserve">Screen </w:t>
      </w:r>
    </w:p>
    <w:p w14:paraId="6BE4FEEA" w14:textId="77777777" w:rsidR="00565BB2" w:rsidRPr="0008098D" w:rsidRDefault="00565BB2" w:rsidP="0008098D">
      <w:pPr>
        <w:spacing w:before="180" w:after="180" w:line="312" w:lineRule="auto"/>
        <w:rPr>
          <w:rFonts w:ascii="Arial" w:eastAsia="Times New Roman" w:hAnsi="Arial"/>
          <w:b/>
          <w:bCs/>
          <w:lang w:val="en-IT" w:eastAsia="en-GB" w:bidi="ar-SA"/>
        </w:rPr>
      </w:pPr>
      <w:r w:rsidRPr="0008098D">
        <w:rPr>
          <w:rFonts w:ascii="Arial" w:eastAsia="Times New Roman" w:hAnsi="Arial"/>
          <w:b/>
          <w:bCs/>
          <w:lang w:val="en-IT" w:eastAsia="en-GB" w:bidi="ar-SA"/>
        </w:rPr>
        <w:t>Mathematical Model Formula</w:t>
      </w:r>
    </w:p>
    <w:p w14:paraId="4B144022" w14:textId="77777777" w:rsidR="007E2E26" w:rsidRDefault="00565BB2" w:rsidP="001E5B15">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Expandable section showing the current equations with substituted parameter values. Updates dynamically based on income mode selection and current slider values.</w:t>
      </w:r>
    </w:p>
    <w:p w14:paraId="62ED2C32" w14:textId="77777777" w:rsidR="00565BB2" w:rsidRPr="0092097A" w:rsidRDefault="00565BB2" w:rsidP="0092097A">
      <w:pPr>
        <w:spacing w:before="180" w:after="180" w:line="312" w:lineRule="auto"/>
        <w:rPr>
          <w:rFonts w:ascii="Arial" w:eastAsia="Times New Roman" w:hAnsi="Arial"/>
          <w:b/>
          <w:bCs/>
          <w:lang w:val="en-IT" w:eastAsia="en-GB" w:bidi="ar-SA"/>
        </w:rPr>
      </w:pPr>
      <w:r w:rsidRPr="0092097A">
        <w:rPr>
          <w:rFonts w:ascii="Arial" w:eastAsia="Times New Roman" w:hAnsi="Arial"/>
          <w:b/>
          <w:bCs/>
          <w:lang w:val="en-IT" w:eastAsia="en-GB" w:bidi="ar-SA"/>
        </w:rPr>
        <w:t>Intercept Override</w:t>
      </w:r>
    </w:p>
    <w:p w14:paraId="3FC55DD2"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lastRenderedPageBreak/>
        <w:t>Three-column display:</w:t>
      </w:r>
    </w:p>
    <w:p w14:paraId="11AD0B19"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Research Default: Fixed reference value (−0.75).</w:t>
      </w:r>
    </w:p>
    <w:p w14:paraId="368F6E5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Override Value: Number input to modify 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xml:space="preserve"> (negative values only; range −5.0 to 0.0).</w:t>
      </w:r>
    </w:p>
    <w:p w14:paraId="3788B22F"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Impact Preview: Shows the difference from research default.</w:t>
      </w:r>
    </w:p>
    <w:p w14:paraId="12287FDB" w14:textId="77777777" w:rsidR="00565BB2" w:rsidRPr="0092097A" w:rsidRDefault="00565BB2" w:rsidP="0092097A">
      <w:pPr>
        <w:spacing w:before="180" w:after="180" w:line="312" w:lineRule="auto"/>
        <w:rPr>
          <w:rFonts w:ascii="Arial" w:eastAsia="Times New Roman" w:hAnsi="Arial"/>
          <w:b/>
          <w:bCs/>
          <w:lang w:val="en-IT" w:eastAsia="en-GB" w:bidi="ar-SA"/>
        </w:rPr>
      </w:pPr>
      <w:r w:rsidRPr="0092097A">
        <w:rPr>
          <w:rFonts w:ascii="Arial" w:eastAsia="Times New Roman" w:hAnsi="Arial"/>
          <w:b/>
          <w:bCs/>
          <w:lang w:val="en-IT" w:eastAsia="en-GB" w:bidi="ar-SA"/>
        </w:rPr>
        <w:t>Actions &amp; Management</w:t>
      </w:r>
    </w:p>
    <w:p w14:paraId="36BDB2A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Reset All: Resets all disclose documents configuration to research defaults.</w:t>
      </w:r>
    </w:p>
    <w:p w14:paraId="267C6094"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Reset Intercept: Resets only the intercept to −0.75.</w:t>
      </w:r>
    </w:p>
    <w:p w14:paraId="0C91DD6B"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b/>
          <w:bCs/>
          <w:lang w:val="en-IT" w:eastAsia="en-GB" w:bidi="ar-SA"/>
        </w:rPr>
        <w:t>Downstream Impact</w:t>
      </w:r>
    </w:p>
    <w:p w14:paraId="52E80891"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disclose_documents decision completes the customer-type assignment for agents who disclosed income and are below the discount threshold:</w:t>
      </w:r>
    </w:p>
    <w:p w14:paraId="2A9D9372"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disclose_income = "Y" AND income &lt; discount threshold AND disclose_documents = "Y" → Agent becomes a Discount Customer (receives discounted prices).</w:t>
      </w:r>
    </w:p>
    <w:p w14:paraId="7A2E3E0C"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disclose_income = "Y" AND income &lt; discount threshold AND disclose_documents = "N" → Agent remains a Fixed Customer (uses FIXED pricing).</w:t>
      </w:r>
    </w:p>
    <w:p w14:paraId="5B0F570E"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(Agents who did not disclose income, or whose income is at or above the threshold, are unaffected by this decision as their customer type is already determined by Decision 1.)</w:t>
      </w:r>
    </w:p>
    <w:p w14:paraId="768BA84C"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Customer types propagate to the upcoming decisions.</w:t>
      </w:r>
    </w:p>
    <w:p w14:paraId="66C4613F" w14:textId="77777777" w:rsidR="00565BB2" w:rsidRPr="0092097A" w:rsidRDefault="00565BB2" w:rsidP="0092097A">
      <w:pPr>
        <w:spacing w:before="180" w:after="180" w:line="312" w:lineRule="auto"/>
        <w:rPr>
          <w:rFonts w:ascii="Arial" w:eastAsia="Times New Roman" w:hAnsi="Arial"/>
          <w:b/>
          <w:bCs/>
          <w:lang w:val="en-IT" w:eastAsia="en-GB" w:bidi="ar-SA"/>
        </w:rPr>
      </w:pPr>
      <w:r w:rsidRPr="0092097A">
        <w:rPr>
          <w:rFonts w:ascii="Arial" w:eastAsia="Times New Roman" w:hAnsi="Arial"/>
          <w:b/>
          <w:bCs/>
          <w:lang w:val="en-IT" w:eastAsia="en-GB" w:bidi="ar-SA"/>
        </w:rPr>
        <w:t>Excel Export Structure</w:t>
      </w:r>
    </w:p>
    <w:p w14:paraId="16D38E79"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The disclose documents decision produces Excel export files whose structure depends on the combination of income mode and population mode selected. Every sheet — regardless of scenario — contains the same 15 columns, in the same order. The scenarios differ only in how many sheets the file has, not in the columns.</w:t>
      </w:r>
    </w:p>
    <w:p w14:paraId="4D0D709A"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Columns present on every sheet</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398"/>
        <w:gridCol w:w="1909"/>
        <w:gridCol w:w="7008"/>
      </w:tblGrid>
      <w:tr w:rsidR="00565BB2" w:rsidRPr="0092097A" w14:paraId="453CB9C8" w14:textId="77777777">
        <w:trPr>
          <w:tblCellSpacing w:w="15" w:type="dxa"/>
        </w:trPr>
        <w:tc>
          <w:tcPr>
            <w:tcW w:w="0" w:type="auto"/>
            <w:vAlign w:val="center"/>
            <w:hideMark/>
          </w:tcPr>
          <w:p w14:paraId="17A5AA13"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No.</w:t>
            </w:r>
          </w:p>
        </w:tc>
        <w:tc>
          <w:tcPr>
            <w:tcW w:w="0" w:type="auto"/>
            <w:vAlign w:val="center"/>
            <w:hideMark/>
          </w:tcPr>
          <w:p w14:paraId="497A647B"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Column Name</w:t>
            </w:r>
          </w:p>
        </w:tc>
        <w:tc>
          <w:tcPr>
            <w:tcW w:w="0" w:type="auto"/>
            <w:vAlign w:val="center"/>
            <w:hideMark/>
          </w:tcPr>
          <w:p w14:paraId="776DAAC2" w14:textId="77777777" w:rsidR="00565BB2" w:rsidRPr="0092097A" w:rsidRDefault="00565BB2" w:rsidP="0092097A">
            <w:pPr>
              <w:jc w:val="center"/>
              <w:rPr>
                <w:rFonts w:ascii="Arial" w:eastAsia="Times New Roman" w:hAnsi="Arial"/>
                <w:b/>
                <w:bCs/>
                <w:lang w:val="en-IT" w:eastAsia="en-GB" w:bidi="ar-SA"/>
              </w:rPr>
            </w:pPr>
            <w:r w:rsidRPr="0092097A">
              <w:rPr>
                <w:rFonts w:ascii="Arial" w:eastAsia="Times New Roman" w:hAnsi="Arial"/>
                <w:b/>
                <w:bCs/>
                <w:lang w:val="en-IT" w:eastAsia="en-GB" w:bidi="ar-SA"/>
              </w:rPr>
              <w:t>Description</w:t>
            </w:r>
          </w:p>
        </w:tc>
      </w:tr>
      <w:tr w:rsidR="00565BB2" w:rsidRPr="0092097A" w14:paraId="11C1ED49" w14:textId="77777777">
        <w:trPr>
          <w:tblCellSpacing w:w="15" w:type="dxa"/>
        </w:trPr>
        <w:tc>
          <w:tcPr>
            <w:tcW w:w="0" w:type="auto"/>
            <w:vAlign w:val="center"/>
            <w:hideMark/>
          </w:tcPr>
          <w:p w14:paraId="45AFF75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w:t>
            </w:r>
          </w:p>
        </w:tc>
        <w:tc>
          <w:tcPr>
            <w:tcW w:w="0" w:type="auto"/>
            <w:vAlign w:val="center"/>
            <w:hideMark/>
          </w:tcPr>
          <w:p w14:paraId="0AAF80BF"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Agent ID</w:t>
            </w:r>
          </w:p>
        </w:tc>
        <w:tc>
          <w:tcPr>
            <w:tcW w:w="0" w:type="auto"/>
            <w:vAlign w:val="center"/>
            <w:hideMark/>
          </w:tcPr>
          <w:p w14:paraId="09EADA3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Agent identifier (1-based)</w:t>
            </w:r>
          </w:p>
        </w:tc>
      </w:tr>
      <w:tr w:rsidR="00565BB2" w:rsidRPr="0092097A" w14:paraId="24F7146F" w14:textId="77777777">
        <w:trPr>
          <w:tblCellSpacing w:w="15" w:type="dxa"/>
        </w:trPr>
        <w:tc>
          <w:tcPr>
            <w:tcW w:w="0" w:type="auto"/>
            <w:vAlign w:val="center"/>
            <w:hideMark/>
          </w:tcPr>
          <w:p w14:paraId="57B8CEA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2</w:t>
            </w:r>
          </w:p>
        </w:tc>
        <w:tc>
          <w:tcPr>
            <w:tcW w:w="0" w:type="auto"/>
            <w:vAlign w:val="center"/>
            <w:hideMark/>
          </w:tcPr>
          <w:p w14:paraId="67DDB5C9"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Extraversion</w:t>
            </w:r>
          </w:p>
        </w:tc>
        <w:tc>
          <w:tcPr>
            <w:tcW w:w="0" w:type="auto"/>
            <w:vAlign w:val="center"/>
            <w:hideMark/>
          </w:tcPr>
          <w:p w14:paraId="3F93D249"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Raw Extraversion trait (ExtraversionBig5), non-standardized</w:t>
            </w:r>
          </w:p>
        </w:tc>
      </w:tr>
      <w:tr w:rsidR="00565BB2" w:rsidRPr="0092097A" w14:paraId="175DC92E" w14:textId="77777777">
        <w:trPr>
          <w:tblCellSpacing w:w="15" w:type="dxa"/>
        </w:trPr>
        <w:tc>
          <w:tcPr>
            <w:tcW w:w="0" w:type="auto"/>
            <w:vAlign w:val="center"/>
            <w:hideMark/>
          </w:tcPr>
          <w:p w14:paraId="35D7BEF7"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3</w:t>
            </w:r>
          </w:p>
        </w:tc>
        <w:tc>
          <w:tcPr>
            <w:tcW w:w="0" w:type="auto"/>
            <w:vAlign w:val="center"/>
            <w:hideMark/>
          </w:tcPr>
          <w:p w14:paraId="30C5DF0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Neuroticism</w:t>
            </w:r>
          </w:p>
        </w:tc>
        <w:tc>
          <w:tcPr>
            <w:tcW w:w="0" w:type="auto"/>
            <w:vAlign w:val="center"/>
            <w:hideMark/>
          </w:tcPr>
          <w:p w14:paraId="3208D19A"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Raw Neuroticism trait (NeuroticismBig5), non-standardized</w:t>
            </w:r>
          </w:p>
        </w:tc>
      </w:tr>
      <w:tr w:rsidR="00565BB2" w:rsidRPr="0092097A" w14:paraId="76F51814" w14:textId="77777777">
        <w:trPr>
          <w:tblCellSpacing w:w="15" w:type="dxa"/>
        </w:trPr>
        <w:tc>
          <w:tcPr>
            <w:tcW w:w="0" w:type="auto"/>
            <w:vAlign w:val="center"/>
            <w:hideMark/>
          </w:tcPr>
          <w:p w14:paraId="03FBA11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4</w:t>
            </w:r>
          </w:p>
        </w:tc>
        <w:tc>
          <w:tcPr>
            <w:tcW w:w="0" w:type="auto"/>
            <w:vAlign w:val="center"/>
            <w:hideMark/>
          </w:tcPr>
          <w:p w14:paraId="675F8562"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Agreeable</w:t>
            </w:r>
          </w:p>
        </w:tc>
        <w:tc>
          <w:tcPr>
            <w:tcW w:w="0" w:type="auto"/>
            <w:vAlign w:val="center"/>
            <w:hideMark/>
          </w:tcPr>
          <w:p w14:paraId="568CE9E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Raw Agreeableness trait (Agreeable), non-standardized</w:t>
            </w:r>
          </w:p>
        </w:tc>
      </w:tr>
      <w:tr w:rsidR="00565BB2" w:rsidRPr="0092097A" w14:paraId="488B6C3C" w14:textId="77777777">
        <w:trPr>
          <w:tblCellSpacing w:w="15" w:type="dxa"/>
        </w:trPr>
        <w:tc>
          <w:tcPr>
            <w:tcW w:w="0" w:type="auto"/>
            <w:vAlign w:val="center"/>
            <w:hideMark/>
          </w:tcPr>
          <w:p w14:paraId="33A9B213"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5</w:t>
            </w:r>
          </w:p>
        </w:tc>
        <w:tc>
          <w:tcPr>
            <w:tcW w:w="0" w:type="auto"/>
            <w:vAlign w:val="center"/>
            <w:hideMark/>
          </w:tcPr>
          <w:p w14:paraId="102151A8"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Assigned Allowance Level</w:t>
            </w:r>
          </w:p>
        </w:tc>
        <w:tc>
          <w:tcPr>
            <w:tcW w:w="0" w:type="auto"/>
            <w:vAlign w:val="center"/>
            <w:hideMark/>
          </w:tcPr>
          <w:p w14:paraId="694649D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Budget/income level (1–5)</w:t>
            </w:r>
          </w:p>
        </w:tc>
      </w:tr>
      <w:tr w:rsidR="00565BB2" w:rsidRPr="0092097A" w14:paraId="49265FF1" w14:textId="77777777">
        <w:trPr>
          <w:tblCellSpacing w:w="15" w:type="dxa"/>
        </w:trPr>
        <w:tc>
          <w:tcPr>
            <w:tcW w:w="0" w:type="auto"/>
            <w:vAlign w:val="center"/>
            <w:hideMark/>
          </w:tcPr>
          <w:p w14:paraId="27C41D4E"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6</w:t>
            </w:r>
          </w:p>
        </w:tc>
        <w:tc>
          <w:tcPr>
            <w:tcW w:w="0" w:type="auto"/>
            <w:vAlign w:val="center"/>
            <w:hideMark/>
          </w:tcPr>
          <w:p w14:paraId="29A4F53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Income</w:t>
            </w:r>
          </w:p>
        </w:tc>
        <w:tc>
          <w:tcPr>
            <w:tcW w:w="0" w:type="auto"/>
            <w:vAlign w:val="center"/>
            <w:hideMark/>
          </w:tcPr>
          <w:p w14:paraId="385FAAC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Actual income value (€)</w:t>
            </w:r>
          </w:p>
        </w:tc>
      </w:tr>
      <w:tr w:rsidR="00565BB2" w:rsidRPr="0092097A" w14:paraId="5E7B39DB" w14:textId="77777777">
        <w:trPr>
          <w:tblCellSpacing w:w="15" w:type="dxa"/>
        </w:trPr>
        <w:tc>
          <w:tcPr>
            <w:tcW w:w="0" w:type="auto"/>
            <w:vAlign w:val="center"/>
            <w:hideMark/>
          </w:tcPr>
          <w:p w14:paraId="603B725F"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7</w:t>
            </w:r>
          </w:p>
        </w:tc>
        <w:tc>
          <w:tcPr>
            <w:tcW w:w="0" w:type="auto"/>
            <w:vAlign w:val="center"/>
            <w:hideMark/>
          </w:tcPr>
          <w:p w14:paraId="639F8DD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TWT+Sospeso</w:t>
            </w:r>
          </w:p>
        </w:tc>
        <w:tc>
          <w:tcPr>
            <w:tcW w:w="0" w:type="auto"/>
            <w:vAlign w:val="center"/>
            <w:hideMark/>
          </w:tcPr>
          <w:p w14:paraId="7B11371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Observed prosocial behaviour (Periods 1+2), shown for reference; the disclose documents model does not use it</w:t>
            </w:r>
          </w:p>
        </w:tc>
      </w:tr>
      <w:tr w:rsidR="00565BB2" w:rsidRPr="0092097A" w14:paraId="73551D1D" w14:textId="77777777">
        <w:trPr>
          <w:tblCellSpacing w:w="15" w:type="dxa"/>
        </w:trPr>
        <w:tc>
          <w:tcPr>
            <w:tcW w:w="0" w:type="auto"/>
            <w:vAlign w:val="center"/>
            <w:hideMark/>
          </w:tcPr>
          <w:p w14:paraId="386771EE"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8</w:t>
            </w:r>
          </w:p>
        </w:tc>
        <w:tc>
          <w:tcPr>
            <w:tcW w:w="0" w:type="auto"/>
            <w:vAlign w:val="center"/>
            <w:hideMark/>
          </w:tcPr>
          <w:p w14:paraId="738A9C76"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PersonalIncentive</w:t>
            </w:r>
          </w:p>
        </w:tc>
        <w:tc>
          <w:tcPr>
            <w:tcW w:w="0" w:type="auto"/>
            <w:vAlign w:val="center"/>
            <w:hideMark/>
          </w:tcPr>
          <w:p w14:paraId="27A1556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Personal Incentive = max_income − income (max taken over the population)</w:t>
            </w:r>
          </w:p>
        </w:tc>
      </w:tr>
      <w:tr w:rsidR="00565BB2" w:rsidRPr="0092097A" w14:paraId="0D1F7727" w14:textId="77777777">
        <w:trPr>
          <w:tblCellSpacing w:w="15" w:type="dxa"/>
        </w:trPr>
        <w:tc>
          <w:tcPr>
            <w:tcW w:w="0" w:type="auto"/>
            <w:vAlign w:val="center"/>
            <w:hideMark/>
          </w:tcPr>
          <w:p w14:paraId="234AC83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9</w:t>
            </w:r>
          </w:p>
        </w:tc>
        <w:tc>
          <w:tcPr>
            <w:tcW w:w="0" w:type="auto"/>
            <w:vAlign w:val="center"/>
            <w:hideMark/>
          </w:tcPr>
          <w:p w14:paraId="06EEAD7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Intercept</w:t>
            </w:r>
          </w:p>
        </w:tc>
        <w:tc>
          <w:tcPr>
            <w:tcW w:w="0" w:type="auto"/>
            <w:vAlign w:val="center"/>
            <w:hideMark/>
          </w:tcPr>
          <w:p w14:paraId="0D80468E"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xml:space="preserve"> baseline intercept used in the run</w:t>
            </w:r>
          </w:p>
        </w:tc>
      </w:tr>
      <w:tr w:rsidR="00565BB2" w:rsidRPr="0092097A" w14:paraId="025CAE23" w14:textId="77777777">
        <w:trPr>
          <w:tblCellSpacing w:w="15" w:type="dxa"/>
        </w:trPr>
        <w:tc>
          <w:tcPr>
            <w:tcW w:w="0" w:type="auto"/>
            <w:vAlign w:val="center"/>
            <w:hideMark/>
          </w:tcPr>
          <w:p w14:paraId="0B2AC42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10</w:t>
            </w:r>
          </w:p>
        </w:tc>
        <w:tc>
          <w:tcPr>
            <w:tcW w:w="0" w:type="auto"/>
            <w:vAlign w:val="center"/>
            <w:hideMark/>
          </w:tcPr>
          <w:p w14:paraId="02B49DE3"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PrivacyConcern</w:t>
            </w:r>
          </w:p>
        </w:tc>
        <w:tc>
          <w:tcPr>
            <w:tcW w:w="0" w:type="auto"/>
            <w:vAlign w:val="center"/>
            <w:hideMark/>
          </w:tcPr>
          <w:p w14:paraId="6619AF08"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Privacy Concern mediator (Equation 1 trait part), standardized over the population (ddof=1). The Eq 1 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xml:space="preserve"> is a per-agent constant and drops out of the standardized value, so it is not included here</w:t>
            </w:r>
          </w:p>
        </w:tc>
      </w:tr>
      <w:tr w:rsidR="00565BB2" w:rsidRPr="0092097A" w14:paraId="0230C007" w14:textId="77777777">
        <w:trPr>
          <w:tblCellSpacing w:w="15" w:type="dxa"/>
        </w:trPr>
        <w:tc>
          <w:tcPr>
            <w:tcW w:w="0" w:type="auto"/>
            <w:vAlign w:val="center"/>
            <w:hideMark/>
          </w:tcPr>
          <w:p w14:paraId="3891323B"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11</w:t>
            </w:r>
          </w:p>
        </w:tc>
        <w:tc>
          <w:tcPr>
            <w:tcW w:w="0" w:type="auto"/>
            <w:vAlign w:val="center"/>
            <w:hideMark/>
          </w:tcPr>
          <w:p w14:paraId="3540E02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Trust</w:t>
            </w:r>
          </w:p>
        </w:tc>
        <w:tc>
          <w:tcPr>
            <w:tcW w:w="0" w:type="auto"/>
            <w:vAlign w:val="center"/>
            <w:hideMark/>
          </w:tcPr>
          <w:p w14:paraId="14E3CCB4"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Trust mediator (Equation 2 trait part), standardized over the population (ddof=1). The Eq 2 β</w:t>
            </w:r>
            <w:r w:rsidRPr="0092097A">
              <w:rPr>
                <w:rFonts w:ascii="Cambria Math" w:eastAsia="Times New Roman" w:hAnsi="Cambria Math" w:cs="Cambria Math"/>
                <w:lang w:val="en-IT" w:eastAsia="en-GB" w:bidi="ar-SA"/>
              </w:rPr>
              <w:t>₀</w:t>
            </w:r>
            <w:r w:rsidRPr="0092097A">
              <w:rPr>
                <w:rFonts w:ascii="Arial" w:eastAsia="Times New Roman" w:hAnsi="Arial"/>
                <w:lang w:val="en-IT" w:eastAsia="en-GB" w:bidi="ar-SA"/>
              </w:rPr>
              <w:t xml:space="preserve"> likewise drops out of the standardized value</w:t>
            </w:r>
          </w:p>
        </w:tc>
      </w:tr>
      <w:tr w:rsidR="00565BB2" w:rsidRPr="0092097A" w14:paraId="5B08D0C5" w14:textId="77777777">
        <w:trPr>
          <w:tblCellSpacing w:w="15" w:type="dxa"/>
        </w:trPr>
        <w:tc>
          <w:tcPr>
            <w:tcW w:w="0" w:type="auto"/>
            <w:vAlign w:val="center"/>
            <w:hideMark/>
          </w:tcPr>
          <w:p w14:paraId="23438D9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lastRenderedPageBreak/>
              <w:t>12</w:t>
            </w:r>
          </w:p>
        </w:tc>
        <w:tc>
          <w:tcPr>
            <w:tcW w:w="0" w:type="auto"/>
            <w:vAlign w:val="center"/>
            <w:hideMark/>
          </w:tcPr>
          <w:p w14:paraId="719B5A14"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Disclosure Document</w:t>
            </w:r>
          </w:p>
        </w:tc>
        <w:tc>
          <w:tcPr>
            <w:tcW w:w="0" w:type="auto"/>
            <w:vAlign w:val="center"/>
            <w:hideMark/>
          </w:tcPr>
          <w:p w14:paraId="6FDBB703"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Final DD_i value (after the optional stochastic draw), before Y/N classification. The deterministic pre-draw score is intentionally not exported (it equals this value when the stochastic component is off)</w:t>
            </w:r>
          </w:p>
        </w:tc>
      </w:tr>
      <w:tr w:rsidR="00565BB2" w:rsidRPr="0092097A" w14:paraId="511FDFD2" w14:textId="77777777">
        <w:trPr>
          <w:tblCellSpacing w:w="15" w:type="dxa"/>
        </w:trPr>
        <w:tc>
          <w:tcPr>
            <w:tcW w:w="0" w:type="auto"/>
            <w:vAlign w:val="center"/>
            <w:hideMark/>
          </w:tcPr>
          <w:p w14:paraId="7C3DF7F2"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13</w:t>
            </w:r>
          </w:p>
        </w:tc>
        <w:tc>
          <w:tcPr>
            <w:tcW w:w="0" w:type="auto"/>
            <w:vAlign w:val="center"/>
            <w:hideMark/>
          </w:tcPr>
          <w:p w14:paraId="705DEBB5"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Disclose Income (Y=1)</w:t>
            </w:r>
          </w:p>
        </w:tc>
        <w:tc>
          <w:tcPr>
            <w:tcW w:w="0" w:type="auto"/>
            <w:vAlign w:val="center"/>
            <w:hideMark/>
          </w:tcPr>
          <w:p w14:paraId="5E28751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Decision 1 outcome: 1 = Y, 0 = N, N/A if Disclose Income was not computed in the run</w:t>
            </w:r>
          </w:p>
        </w:tc>
      </w:tr>
      <w:tr w:rsidR="00565BB2" w:rsidRPr="0092097A" w14:paraId="7781C189" w14:textId="77777777">
        <w:trPr>
          <w:tblCellSpacing w:w="15" w:type="dxa"/>
        </w:trPr>
        <w:tc>
          <w:tcPr>
            <w:tcW w:w="0" w:type="auto"/>
            <w:vAlign w:val="center"/>
            <w:hideMark/>
          </w:tcPr>
          <w:p w14:paraId="4EDA628A"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14</w:t>
            </w:r>
          </w:p>
        </w:tc>
        <w:tc>
          <w:tcPr>
            <w:tcW w:w="0" w:type="auto"/>
            <w:vAlign w:val="center"/>
            <w:hideMark/>
          </w:tcPr>
          <w:p w14:paraId="2B032D83"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Disclose Documents (Y=1)</w:t>
            </w:r>
          </w:p>
        </w:tc>
        <w:tc>
          <w:tcPr>
            <w:tcW w:w="0" w:type="auto"/>
            <w:vAlign w:val="center"/>
            <w:hideMark/>
          </w:tcPr>
          <w:p w14:paraId="33F5CB37"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 xml:space="preserve">Final binary decision: 1 = Y, 0 = N; N/A unless the agent qualifies — i.e. Disclose Income = Y AND income </w:t>
            </w:r>
            <w:r w:rsidR="001F4812">
              <w:rPr>
                <w:rFonts w:ascii="Arial" w:eastAsia="Times New Roman" w:hAnsi="Arial"/>
                <w:lang w:val="en-IT" w:eastAsia="en-GB" w:bidi="ar-SA"/>
              </w:rPr>
              <w:t>&lt;</w:t>
            </w:r>
            <w:r w:rsidRPr="0092097A">
              <w:rPr>
                <w:rFonts w:ascii="Arial" w:eastAsia="Times New Roman" w:hAnsi="Arial"/>
                <w:lang w:val="en-IT" w:eastAsia="en-GB" w:bidi="ar-SA"/>
              </w:rPr>
              <w:t xml:space="preserve"> the €12,500 discount threshold</w:t>
            </w:r>
          </w:p>
        </w:tc>
      </w:tr>
      <w:tr w:rsidR="00565BB2" w:rsidRPr="0092097A" w14:paraId="0794415A" w14:textId="77777777">
        <w:trPr>
          <w:tblCellSpacing w:w="15" w:type="dxa"/>
        </w:trPr>
        <w:tc>
          <w:tcPr>
            <w:tcW w:w="0" w:type="auto"/>
            <w:vAlign w:val="center"/>
            <w:hideMark/>
          </w:tcPr>
          <w:p w14:paraId="47EAACB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15</w:t>
            </w:r>
          </w:p>
        </w:tc>
        <w:tc>
          <w:tcPr>
            <w:tcW w:w="0" w:type="auto"/>
            <w:vAlign w:val="center"/>
            <w:hideMark/>
          </w:tcPr>
          <w:p w14:paraId="10EFC8D0"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customer_type</w:t>
            </w:r>
          </w:p>
        </w:tc>
        <w:tc>
          <w:tcPr>
            <w:tcW w:w="0" w:type="auto"/>
            <w:vAlign w:val="center"/>
            <w:hideMark/>
          </w:tcPr>
          <w:p w14:paraId="59F7841D" w14:textId="77777777" w:rsidR="00565BB2" w:rsidRPr="0092097A" w:rsidRDefault="00565BB2" w:rsidP="0092097A">
            <w:pPr>
              <w:rPr>
                <w:rFonts w:ascii="Arial" w:eastAsia="Times New Roman" w:hAnsi="Arial"/>
                <w:lang w:val="en-IT" w:eastAsia="en-GB" w:bidi="ar-SA"/>
              </w:rPr>
            </w:pPr>
            <w:r w:rsidRPr="0092097A">
              <w:rPr>
                <w:rFonts w:ascii="Arial" w:eastAsia="Times New Roman" w:hAnsi="Arial"/>
                <w:lang w:val="en-IT" w:eastAsia="en-GB" w:bidi="ar-SA"/>
              </w:rPr>
              <w:t>Discount / Fixed / Regular</w:t>
            </w:r>
          </w:p>
        </w:tc>
      </w:tr>
    </w:tbl>
    <w:p w14:paraId="5D9BD3FD"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Scenario 1</w:t>
      </w:r>
      <w:r w:rsidR="00151E96" w:rsidRPr="0092097A">
        <w:rPr>
          <w:rFonts w:ascii="Arial" w:eastAsia="Times New Roman" w:hAnsi="Arial"/>
          <w:lang w:val="en-IT" w:eastAsia="en-GB" w:bidi="ar-SA"/>
        </w:rPr>
        <w:t xml:space="preserve">, </w:t>
      </w:r>
      <w:r w:rsidRPr="0092097A">
        <w:rPr>
          <w:rFonts w:ascii="Arial" w:eastAsia="Times New Roman" w:hAnsi="Arial"/>
          <w:lang w:val="en-IT" w:eastAsia="en-GB" w:bidi="ar-SA"/>
        </w:rPr>
        <w:t>Single Configuration</w:t>
      </w:r>
      <w:r w:rsidR="00151E96" w:rsidRPr="0092097A">
        <w:rPr>
          <w:rFonts w:ascii="Arial" w:eastAsia="Times New Roman" w:hAnsi="Arial"/>
          <w:lang w:val="en-IT" w:eastAsia="en-GB" w:bidi="ar-SA"/>
        </w:rPr>
        <w:t>:</w:t>
      </w:r>
      <w:r w:rsidRPr="0092097A">
        <w:rPr>
          <w:rFonts w:ascii="Arial" w:eastAsia="Times New Roman" w:hAnsi="Arial"/>
          <w:lang w:val="en-IT" w:eastAsia="en-GB" w:bidi="ar-SA"/>
        </w:rPr>
        <w:t xml:space="preserve"> single population mode + single income mode. File: disclose_documents_results_YYYYMMDD_HHMMSS.xlsx. One sheet named "Disclose Documents" with the 15 columns above.</w:t>
      </w:r>
    </w:p>
    <w:p w14:paraId="3E2076E3" w14:textId="77777777" w:rsidR="00565BB2" w:rsidRPr="0092097A" w:rsidRDefault="00565BB2" w:rsidP="0092097A">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Scenario 2</w:t>
      </w:r>
      <w:r w:rsidR="00151E96" w:rsidRPr="0092097A">
        <w:rPr>
          <w:rFonts w:ascii="Arial" w:eastAsia="Times New Roman" w:hAnsi="Arial"/>
          <w:lang w:val="en-IT" w:eastAsia="en-GB" w:bidi="ar-SA"/>
        </w:rPr>
        <w:t>,</w:t>
      </w:r>
      <w:r w:rsidRPr="0092097A">
        <w:rPr>
          <w:rFonts w:ascii="Arial" w:eastAsia="Times New Roman" w:hAnsi="Arial"/>
          <w:lang w:val="en-IT" w:eastAsia="en-GB" w:bidi="ar-SA"/>
        </w:rPr>
        <w:t xml:space="preserve"> Compare Both Income Modes (Same Population): single population mode + "Compare both". File: disclose_documents_compare_YYYYMMDD_HHMMSS.xlsx. Separate sheets for the two income runs, named "Categorical" and "Continuous" (the income effect, the composite, and the final DD_i differ between the two income modes, so they are not merged onto one sheet). Each sheet carries the same 15 columns.</w:t>
      </w:r>
    </w:p>
    <w:p w14:paraId="7E7DC478" w14:textId="77777777" w:rsidR="00565BB2" w:rsidRDefault="00565BB2" w:rsidP="001E5B15">
      <w:pPr>
        <w:spacing w:before="180" w:after="180" w:line="312" w:lineRule="auto"/>
        <w:rPr>
          <w:rFonts w:ascii="Arial" w:eastAsia="Times New Roman" w:hAnsi="Arial"/>
          <w:lang w:val="en-IT" w:eastAsia="en-GB" w:bidi="ar-SA"/>
        </w:rPr>
      </w:pPr>
      <w:r w:rsidRPr="0092097A">
        <w:rPr>
          <w:rFonts w:ascii="Arial" w:eastAsia="Times New Roman" w:hAnsi="Arial"/>
          <w:lang w:val="en-IT" w:eastAsia="en-GB" w:bidi="ar-SA"/>
        </w:rPr>
        <w:t>Scenario 3: Compare All Population Modes</w:t>
      </w:r>
      <w:r w:rsidR="00151E96" w:rsidRPr="0092097A">
        <w:rPr>
          <w:rFonts w:ascii="Arial" w:eastAsia="Times New Roman" w:hAnsi="Arial"/>
          <w:lang w:val="en-IT" w:eastAsia="en-GB" w:bidi="ar-SA"/>
        </w:rPr>
        <w:t xml:space="preserve"> -</w:t>
      </w:r>
      <w:r w:rsidRPr="0092097A">
        <w:rPr>
          <w:rFonts w:ascii="Arial" w:eastAsia="Times New Roman" w:hAnsi="Arial"/>
          <w:lang w:val="en-IT" w:eastAsia="en-GB" w:bidi="ar-SA"/>
        </w:rPr>
        <w:t xml:space="preserve"> "Compare all" population mode (Copula + Research Specification + Research Baseline), each run for both income modes. File: disclose_documents_compare_YYYYMMDD_HHMMSS.xlsx. One sheet per population-mode × income-mode combination (up to six), named Copula_Cat, Copula_Cont, ResSpec_Cat, ResSpec_Cont, ResBase_Cat, ResBase_Cont. Different population modes have different agents, so they are never merged by row. Each sheet carries the same 15 columns.</w:t>
      </w:r>
    </w:p>
    <w:p w14:paraId="39E71FE9" w14:textId="77777777" w:rsidR="00CC5CD9" w:rsidRDefault="00E93922" w:rsidP="00CC5CD9">
      <w:pPr>
        <w:spacing w:line="0" w:lineRule="atLeast"/>
        <w:rPr>
          <w:rFonts w:ascii="Arial" w:eastAsia="Arial" w:hAnsi="Arial"/>
          <w:b/>
          <w:sz w:val="29"/>
        </w:rPr>
      </w:pPr>
      <w:r>
        <w:rPr>
          <w:rFonts w:ascii="Arial" w:eastAsia="Arial" w:hAnsi="Arial"/>
          <w:b/>
          <w:sz w:val="24"/>
          <w:szCs w:val="24"/>
        </w:rPr>
        <w:br w:type="page"/>
      </w:r>
      <w:r w:rsidR="00CC5CD9" w:rsidRPr="00E61C09">
        <w:rPr>
          <w:rFonts w:ascii="Arial" w:eastAsia="Arial" w:hAnsi="Arial"/>
          <w:b/>
          <w:sz w:val="24"/>
          <w:szCs w:val="24"/>
        </w:rPr>
        <w:lastRenderedPageBreak/>
        <w:t>Decision 3 - Donation Default Configuration</w:t>
      </w:r>
    </w:p>
    <w:p w14:paraId="72C01245" w14:textId="77777777" w:rsidR="00CC5CD9" w:rsidRDefault="00CC5CD9" w:rsidP="00CC5CD9">
      <w:pPr>
        <w:spacing w:line="312" w:lineRule="auto"/>
        <w:rPr>
          <w:rFonts w:ascii="Arial" w:eastAsia="Arial" w:hAnsi="Arial"/>
          <w:b/>
        </w:rPr>
      </w:pPr>
    </w:p>
    <w:p w14:paraId="4D89DF18" w14:textId="77777777" w:rsidR="00CC5CD9" w:rsidRDefault="00CC5CD9" w:rsidP="00CC5CD9">
      <w:pPr>
        <w:spacing w:line="312" w:lineRule="auto"/>
        <w:rPr>
          <w:rFonts w:ascii="Arial" w:eastAsia="Arial" w:hAnsi="Arial"/>
        </w:rPr>
      </w:pPr>
      <w:r>
        <w:rPr>
          <w:rFonts w:ascii="Arial" w:eastAsia="Arial" w:hAnsi="Arial"/>
        </w:rPr>
        <w:t xml:space="preserve">When customized, this decision uses a regression model that predicts an agent’s donation default based on their core personality traits (e.g., Honesty_Humility), their experiment group, and their income level. It then integrates this prediction with their observed prosocial behavior from the original data to calculate an agent-specific donation rate which is set by default at the time of registration to the platform. </w:t>
      </w:r>
    </w:p>
    <w:p w14:paraId="3D40897D" w14:textId="77777777" w:rsidR="00CC5CD9" w:rsidRDefault="00CC5CD9" w:rsidP="00CC5CD9">
      <w:pPr>
        <w:spacing w:line="338" w:lineRule="auto"/>
        <w:rPr>
          <w:rFonts w:ascii="Arial" w:eastAsia="Arial" w:hAnsi="Arial"/>
        </w:rPr>
      </w:pPr>
      <w:r>
        <w:rPr>
          <w:rFonts w:ascii="Arial" w:eastAsia="Arial" w:hAnsi="Arial"/>
        </w:rPr>
        <w:t>This tab allows the user to design the agent logic for Decision 3: default donation rate.</w:t>
      </w:r>
    </w:p>
    <w:p w14:paraId="6FE75E38" w14:textId="77777777" w:rsidR="00CC5CD9" w:rsidRDefault="00CC5CD9" w:rsidP="00CC5CD9">
      <w:pPr>
        <w:spacing w:line="22" w:lineRule="exact"/>
        <w:rPr>
          <w:rFonts w:ascii="Times New Roman" w:eastAsia="Times New Roman" w:hAnsi="Times New Roman"/>
        </w:rPr>
      </w:pPr>
    </w:p>
    <w:p w14:paraId="1A167412" w14:textId="77777777" w:rsidR="00CC5CD9" w:rsidRPr="00BC69A8" w:rsidRDefault="00CC5CD9" w:rsidP="00CC5CD9">
      <w:pPr>
        <w:spacing w:line="0" w:lineRule="atLeast"/>
        <w:rPr>
          <w:rFonts w:ascii="Arial" w:eastAsia="Arial" w:hAnsi="Arial"/>
        </w:rPr>
      </w:pPr>
      <w:r w:rsidRPr="00BC69A8">
        <w:rPr>
          <w:rFonts w:ascii="Arial" w:eastAsia="Arial" w:hAnsi="Arial"/>
        </w:rPr>
        <w:t>The process can be conceptualized as a seven-step procedure:</w:t>
      </w:r>
    </w:p>
    <w:p w14:paraId="6A6F9567" w14:textId="77777777" w:rsidR="00CC5CD9" w:rsidRPr="00BC69A8" w:rsidRDefault="00CC5CD9" w:rsidP="00CC5CD9">
      <w:pPr>
        <w:numPr>
          <w:ilvl w:val="0"/>
          <w:numId w:val="22"/>
        </w:numPr>
        <w:tabs>
          <w:tab w:val="left" w:pos="500"/>
        </w:tabs>
        <w:spacing w:before="120" w:line="0" w:lineRule="atLeast"/>
        <w:rPr>
          <w:rFonts w:ascii="Arial" w:eastAsia="Arial" w:hAnsi="Arial"/>
        </w:rPr>
      </w:pPr>
      <w:r w:rsidRPr="00BC69A8">
        <w:rPr>
          <w:rFonts w:ascii="Arial" w:eastAsia="Arial" w:hAnsi="Arial"/>
        </w:rPr>
        <w:t>Regression Prediction (</w:t>
      </w:r>
      <w:r w:rsidRPr="00BC69A8">
        <w:rPr>
          <w:rFonts w:ascii="Arial" w:eastAsia="Arial" w:hAnsi="Arial"/>
          <w:i/>
        </w:rPr>
        <w:t>y</w:t>
      </w:r>
      <w:r w:rsidRPr="00BC69A8">
        <w:rPr>
          <w:rFonts w:ascii="Arial" w:eastAsia="Arial" w:hAnsi="Arial"/>
        </w:rPr>
        <w:t>ˆ</w:t>
      </w:r>
      <w:r w:rsidRPr="006A3FE8">
        <w:rPr>
          <w:rFonts w:ascii="Arial" w:eastAsia="Arial" w:hAnsi="Arial"/>
          <w:i/>
          <w:vertAlign w:val="subscript"/>
        </w:rPr>
        <w:t>i</w:t>
      </w:r>
      <w:r w:rsidRPr="00BC69A8">
        <w:rPr>
          <w:rFonts w:ascii="Arial" w:eastAsia="Arial" w:hAnsi="Arial"/>
        </w:rPr>
        <w:t>): Predict a prosocial score of the experiment participant which corresponds to the agent based on the participant’s traits.</w:t>
      </w:r>
    </w:p>
    <w:p w14:paraId="55C37977" w14:textId="77777777" w:rsidR="00CC5CD9" w:rsidRPr="00BC69A8" w:rsidRDefault="00CC5CD9" w:rsidP="00CC5CD9">
      <w:pPr>
        <w:spacing w:line="147" w:lineRule="exact"/>
        <w:rPr>
          <w:rFonts w:ascii="Arial" w:eastAsia="Arial" w:hAnsi="Arial"/>
        </w:rPr>
      </w:pPr>
    </w:p>
    <w:p w14:paraId="4717BD65" w14:textId="77777777" w:rsidR="00CC5CD9" w:rsidRPr="006A3FE8" w:rsidRDefault="00CC5CD9" w:rsidP="00CC5CD9">
      <w:pPr>
        <w:numPr>
          <w:ilvl w:val="0"/>
          <w:numId w:val="22"/>
        </w:numPr>
        <w:tabs>
          <w:tab w:val="left" w:pos="500"/>
        </w:tabs>
        <w:spacing w:line="0" w:lineRule="atLeast"/>
        <w:rPr>
          <w:rFonts w:ascii="Arial" w:eastAsia="Arial" w:hAnsi="Arial"/>
        </w:rPr>
      </w:pPr>
      <w:r w:rsidRPr="006A3FE8">
        <w:rPr>
          <w:rFonts w:ascii="Arial" w:eastAsia="Arial" w:hAnsi="Arial"/>
        </w:rPr>
        <w:t>Scaling: Convert both the participant’s observed and predicted prosocial scores to a common 0–100 scale.</w:t>
      </w:r>
    </w:p>
    <w:p w14:paraId="74C9AC7F" w14:textId="77777777" w:rsidR="00CC5CD9" w:rsidRPr="006A3FE8" w:rsidRDefault="00CC5CD9" w:rsidP="00CC5CD9">
      <w:pPr>
        <w:tabs>
          <w:tab w:val="left" w:pos="500"/>
        </w:tabs>
        <w:spacing w:line="0" w:lineRule="atLeast"/>
        <w:ind w:left="500"/>
        <w:rPr>
          <w:rFonts w:ascii="Arial" w:eastAsia="Arial" w:hAnsi="Arial"/>
        </w:rPr>
      </w:pPr>
    </w:p>
    <w:p w14:paraId="77EB780C" w14:textId="77777777" w:rsidR="00CC5CD9" w:rsidRPr="00BC69A8" w:rsidRDefault="00CC5CD9" w:rsidP="00CC5CD9">
      <w:pPr>
        <w:numPr>
          <w:ilvl w:val="0"/>
          <w:numId w:val="22"/>
        </w:numPr>
        <w:tabs>
          <w:tab w:val="left" w:pos="500"/>
        </w:tabs>
        <w:spacing w:line="0" w:lineRule="atLeast"/>
        <w:rPr>
          <w:rFonts w:ascii="Arial" w:eastAsia="Arial" w:hAnsi="Arial"/>
        </w:rPr>
      </w:pPr>
      <w:r w:rsidRPr="00BC69A8">
        <w:rPr>
          <w:rFonts w:ascii="Arial" w:eastAsia="Arial" w:hAnsi="Arial"/>
        </w:rPr>
        <w:t>Anchor Calculation: Compute a weighted average of the two scaled scores to create a deterministic “anchor”</w:t>
      </w:r>
      <w:r w:rsidRPr="006A3FE8">
        <w:rPr>
          <w:rFonts w:ascii="Arial" w:eastAsia="Arial" w:hAnsi="Arial"/>
        </w:rPr>
        <w:t xml:space="preserve"> donation rate</w:t>
      </w:r>
    </w:p>
    <w:p w14:paraId="1F696490" w14:textId="77777777" w:rsidR="00CC5CD9" w:rsidRPr="00BC69A8" w:rsidRDefault="00CC5CD9" w:rsidP="00CC5CD9">
      <w:pPr>
        <w:tabs>
          <w:tab w:val="left" w:pos="500"/>
        </w:tabs>
        <w:spacing w:line="0" w:lineRule="atLeast"/>
        <w:ind w:left="500"/>
        <w:rPr>
          <w:rFonts w:ascii="Arial" w:eastAsia="Arial" w:hAnsi="Arial"/>
        </w:rPr>
      </w:pPr>
    </w:p>
    <w:p w14:paraId="2943BA10" w14:textId="77777777" w:rsidR="00CC5CD9" w:rsidRPr="00BC69A8" w:rsidRDefault="00CC5CD9" w:rsidP="00CC5CD9">
      <w:pPr>
        <w:numPr>
          <w:ilvl w:val="0"/>
          <w:numId w:val="22"/>
        </w:numPr>
        <w:tabs>
          <w:tab w:val="left" w:pos="500"/>
        </w:tabs>
        <w:spacing w:line="0" w:lineRule="atLeast"/>
        <w:rPr>
          <w:rFonts w:ascii="Arial" w:eastAsia="Arial" w:hAnsi="Arial"/>
        </w:rPr>
      </w:pPr>
      <w:r w:rsidRPr="00BC69A8">
        <w:rPr>
          <w:rFonts w:ascii="Arial" w:eastAsia="Arial" w:hAnsi="Arial"/>
        </w:rPr>
        <w:t xml:space="preserve">Distribution Adjustment: Apply a user-defined linear shift to this anchor to adjust the population’s overall </w:t>
      </w:r>
      <w:r w:rsidRPr="006A3FE8">
        <w:rPr>
          <w:rFonts w:ascii="Arial" w:eastAsia="Arial" w:hAnsi="Arial"/>
        </w:rPr>
        <w:t>donation rate</w:t>
      </w:r>
      <w:r w:rsidRPr="00BC69A8">
        <w:rPr>
          <w:rFonts w:ascii="Arial" w:eastAsia="Arial" w:hAnsi="Arial"/>
        </w:rPr>
        <w:t>.</w:t>
      </w:r>
    </w:p>
    <w:p w14:paraId="2645B1CF" w14:textId="77777777" w:rsidR="00CC5CD9" w:rsidRPr="00BC69A8" w:rsidRDefault="00CC5CD9" w:rsidP="00CC5CD9">
      <w:pPr>
        <w:tabs>
          <w:tab w:val="left" w:pos="500"/>
        </w:tabs>
        <w:spacing w:line="0" w:lineRule="atLeast"/>
        <w:ind w:left="500"/>
        <w:rPr>
          <w:rFonts w:ascii="Arial" w:eastAsia="Arial" w:hAnsi="Arial"/>
        </w:rPr>
      </w:pPr>
    </w:p>
    <w:p w14:paraId="5AC31C4D" w14:textId="77777777" w:rsidR="00CC5CD9" w:rsidRPr="00BC69A8" w:rsidRDefault="00CC5CD9" w:rsidP="00CC5CD9">
      <w:pPr>
        <w:numPr>
          <w:ilvl w:val="0"/>
          <w:numId w:val="22"/>
        </w:numPr>
        <w:tabs>
          <w:tab w:val="left" w:pos="500"/>
        </w:tabs>
        <w:spacing w:line="0" w:lineRule="atLeast"/>
        <w:rPr>
          <w:rFonts w:ascii="Arial" w:eastAsia="Arial" w:hAnsi="Arial"/>
        </w:rPr>
      </w:pPr>
      <w:r w:rsidRPr="00BC69A8">
        <w:rPr>
          <w:rFonts w:ascii="Arial" w:eastAsia="Arial" w:hAnsi="Arial"/>
        </w:rPr>
        <w:t>Stochastic Component (</w:t>
      </w:r>
      <w:r w:rsidRPr="006A3FE8">
        <w:rPr>
          <w:rFonts w:ascii="Arial" w:eastAsia="Arial" w:hAnsi="Arial"/>
        </w:rPr>
        <w:t>σ</w:t>
      </w:r>
      <w:r w:rsidRPr="00BC69A8">
        <w:rPr>
          <w:rFonts w:ascii="Arial" w:eastAsia="Arial" w:hAnsi="Arial"/>
        </w:rPr>
        <w:t xml:space="preserve">): Optionally, introduce randomness by making a random draw from a </w:t>
      </w:r>
      <w:r w:rsidRPr="006A3FE8">
        <w:rPr>
          <w:rFonts w:ascii="Arial" w:eastAsia="Arial" w:hAnsi="Arial"/>
        </w:rPr>
        <w:t>n</w:t>
      </w:r>
      <w:r w:rsidRPr="00BC69A8">
        <w:rPr>
          <w:rFonts w:ascii="Arial" w:eastAsia="Arial" w:hAnsi="Arial"/>
        </w:rPr>
        <w:t>ormal distribution centered on the adjusted anchor.</w:t>
      </w:r>
    </w:p>
    <w:p w14:paraId="0A21A877" w14:textId="77777777" w:rsidR="00CC5CD9" w:rsidRPr="00BC69A8" w:rsidRDefault="00CC5CD9" w:rsidP="00CC5CD9">
      <w:pPr>
        <w:tabs>
          <w:tab w:val="left" w:pos="500"/>
        </w:tabs>
        <w:spacing w:line="0" w:lineRule="atLeast"/>
        <w:ind w:left="500"/>
        <w:rPr>
          <w:rFonts w:ascii="Arial" w:eastAsia="Arial" w:hAnsi="Arial"/>
        </w:rPr>
      </w:pPr>
    </w:p>
    <w:p w14:paraId="4848A5B0" w14:textId="77777777" w:rsidR="00CC5CD9" w:rsidRPr="00BC69A8" w:rsidRDefault="00CC5CD9" w:rsidP="00CC5CD9">
      <w:pPr>
        <w:numPr>
          <w:ilvl w:val="0"/>
          <w:numId w:val="22"/>
        </w:numPr>
        <w:tabs>
          <w:tab w:val="left" w:pos="500"/>
        </w:tabs>
        <w:spacing w:line="0" w:lineRule="atLeast"/>
        <w:rPr>
          <w:rFonts w:ascii="Arial" w:eastAsia="Arial" w:hAnsi="Arial"/>
        </w:rPr>
      </w:pPr>
      <w:r w:rsidRPr="00BC69A8">
        <w:rPr>
          <w:rFonts w:ascii="Arial" w:eastAsia="Arial" w:hAnsi="Arial"/>
        </w:rPr>
        <w:t>Truncation: Floor the resulting value at 0 to prevent negative donation rates.</w:t>
      </w:r>
    </w:p>
    <w:p w14:paraId="26091D37" w14:textId="77777777" w:rsidR="00CC5CD9" w:rsidRPr="00BC69A8" w:rsidRDefault="00CC5CD9" w:rsidP="00CC5CD9">
      <w:pPr>
        <w:tabs>
          <w:tab w:val="left" w:pos="500"/>
        </w:tabs>
        <w:spacing w:line="0" w:lineRule="atLeast"/>
        <w:ind w:left="500"/>
        <w:rPr>
          <w:rFonts w:ascii="Arial" w:eastAsia="Arial" w:hAnsi="Arial"/>
        </w:rPr>
      </w:pPr>
    </w:p>
    <w:p w14:paraId="46B29D5F" w14:textId="77777777" w:rsidR="00CC5CD9" w:rsidRPr="00BC69A8" w:rsidRDefault="00CC5CD9" w:rsidP="00CC5CD9">
      <w:pPr>
        <w:numPr>
          <w:ilvl w:val="0"/>
          <w:numId w:val="22"/>
        </w:numPr>
        <w:tabs>
          <w:tab w:val="left" w:pos="500"/>
        </w:tabs>
        <w:spacing w:line="0" w:lineRule="atLeast"/>
        <w:rPr>
          <w:rFonts w:ascii="Arial" w:eastAsia="Arial" w:hAnsi="Arial"/>
        </w:rPr>
      </w:pPr>
      <w:r w:rsidRPr="00BC69A8">
        <w:rPr>
          <w:rFonts w:ascii="Arial" w:eastAsia="Arial" w:hAnsi="Arial"/>
        </w:rPr>
        <w:t>Final Scaling</w:t>
      </w:r>
      <w:r w:rsidRPr="006A3FE8">
        <w:rPr>
          <w:rFonts w:ascii="Arial" w:eastAsia="Arial" w:hAnsi="Arial"/>
        </w:rPr>
        <w:t>:</w:t>
      </w:r>
      <w:r w:rsidRPr="00BC69A8">
        <w:rPr>
          <w:rFonts w:ascii="Arial" w:eastAsia="Arial" w:hAnsi="Arial"/>
        </w:rPr>
        <w:t xml:space="preserve"> Convert the 0–100 </w:t>
      </w:r>
      <w:r w:rsidRPr="006A3FE8">
        <w:rPr>
          <w:rFonts w:ascii="Arial" w:eastAsia="Arial" w:hAnsi="Arial"/>
        </w:rPr>
        <w:t xml:space="preserve">donation rate </w:t>
      </w:r>
      <w:r w:rsidRPr="00BC69A8">
        <w:rPr>
          <w:rFonts w:ascii="Arial" w:eastAsia="Arial" w:hAnsi="Arial"/>
        </w:rPr>
        <w:t>value to a final [0,1] proportion.</w:t>
      </w:r>
    </w:p>
    <w:p w14:paraId="4D4C2FE9" w14:textId="77777777" w:rsidR="00CC5CD9" w:rsidRDefault="00CC5CD9" w:rsidP="00CC5CD9">
      <w:pPr>
        <w:spacing w:line="304" w:lineRule="exact"/>
        <w:rPr>
          <w:rFonts w:ascii="Times New Roman" w:eastAsia="Times New Roman" w:hAnsi="Times New Roman"/>
        </w:rPr>
      </w:pPr>
    </w:p>
    <w:p w14:paraId="7ED6D4C8" w14:textId="77777777" w:rsidR="00CC5CD9" w:rsidRDefault="00CC5CD9" w:rsidP="00CC5CD9">
      <w:pPr>
        <w:spacing w:line="312" w:lineRule="auto"/>
        <w:rPr>
          <w:rFonts w:ascii="Arial" w:eastAsia="Arial" w:hAnsi="Arial"/>
        </w:rPr>
      </w:pPr>
      <w:r>
        <w:rPr>
          <w:rFonts w:ascii="Arial" w:eastAsia="Arial" w:hAnsi="Arial"/>
        </w:rPr>
        <w:t xml:space="preserve">The controls on this tab enable the user to modify and review the steps of this process, determining the configuration of the agent model corresponding to a particular experiment participant. </w:t>
      </w:r>
    </w:p>
    <w:p w14:paraId="12AE0661" w14:textId="77777777" w:rsidR="00CC5CD9" w:rsidRDefault="00CC5CD9" w:rsidP="00CC5CD9">
      <w:pPr>
        <w:spacing w:line="364" w:lineRule="exact"/>
        <w:rPr>
          <w:rFonts w:ascii="Times New Roman" w:eastAsia="Times New Roman" w:hAnsi="Times New Roman"/>
        </w:rPr>
      </w:pPr>
    </w:p>
    <w:p w14:paraId="3937652C" w14:textId="77777777" w:rsidR="00CC5CD9" w:rsidRDefault="00CC5CD9" w:rsidP="00CC5CD9">
      <w:pPr>
        <w:spacing w:line="0" w:lineRule="atLeast"/>
        <w:rPr>
          <w:rFonts w:ascii="Arial" w:eastAsia="Arial" w:hAnsi="Arial"/>
          <w:b/>
          <w:sz w:val="24"/>
        </w:rPr>
      </w:pPr>
      <w:r>
        <w:rPr>
          <w:rFonts w:ascii="Arial" w:eastAsia="Arial" w:hAnsi="Arial"/>
          <w:b/>
          <w:sz w:val="24"/>
        </w:rPr>
        <w:t>1. The Base Regression Model (</w:t>
      </w:r>
      <w:r>
        <w:rPr>
          <w:rFonts w:ascii="Arial" w:eastAsia="Arial" w:hAnsi="Arial"/>
          <w:sz w:val="24"/>
        </w:rPr>
        <w:t>ˆ</w:t>
      </w:r>
      <w:r>
        <w:rPr>
          <w:rFonts w:ascii="Arial" w:eastAsia="Arial" w:hAnsi="Arial"/>
          <w:i/>
          <w:sz w:val="24"/>
        </w:rPr>
        <w:t>y</w:t>
      </w:r>
      <w:r>
        <w:rPr>
          <w:rFonts w:ascii="Arial" w:eastAsia="Arial" w:hAnsi="Arial"/>
          <w:i/>
          <w:sz w:val="31"/>
          <w:vertAlign w:val="subscript"/>
        </w:rPr>
        <w:t>i</w:t>
      </w:r>
      <w:r>
        <w:rPr>
          <w:rFonts w:ascii="Arial" w:eastAsia="Arial" w:hAnsi="Arial"/>
          <w:b/>
          <w:sz w:val="24"/>
        </w:rPr>
        <w:t>)</w:t>
      </w:r>
    </w:p>
    <w:p w14:paraId="1D3109BA" w14:textId="77777777" w:rsidR="00CC5CD9" w:rsidRDefault="00CC5CD9" w:rsidP="00CC5CD9">
      <w:pPr>
        <w:spacing w:line="217" w:lineRule="exact"/>
        <w:rPr>
          <w:rFonts w:ascii="Times New Roman" w:eastAsia="Times New Roman" w:hAnsi="Times New Roman"/>
        </w:rPr>
      </w:pPr>
    </w:p>
    <w:p w14:paraId="7D4ED5A5" w14:textId="77777777" w:rsidR="00CC5CD9" w:rsidRDefault="00CC5CD9" w:rsidP="00CC5CD9">
      <w:pPr>
        <w:spacing w:line="312" w:lineRule="auto"/>
        <w:rPr>
          <w:rFonts w:ascii="Arial" w:eastAsia="Arial" w:hAnsi="Arial"/>
        </w:rPr>
      </w:pPr>
      <w:r>
        <w:rPr>
          <w:rFonts w:ascii="Arial" w:eastAsia="Arial" w:hAnsi="Arial"/>
        </w:rPr>
        <w:t>The foundation of the model is a linear regression that predicts an experiment participant’s prosocial score (</w:t>
      </w:r>
      <w:r w:rsidRPr="006A3FE8">
        <w:rPr>
          <w:rFonts w:ascii="Arial" w:eastAsia="Arial" w:hAnsi="Arial"/>
        </w:rPr>
        <w:t>y</w:t>
      </w:r>
      <w:r>
        <w:rPr>
          <w:rFonts w:ascii="Arial" w:eastAsia="Arial" w:hAnsi="Arial"/>
        </w:rPr>
        <w:t>ˆ</w:t>
      </w:r>
      <w:r w:rsidRPr="006A3FE8">
        <w:rPr>
          <w:rFonts w:ascii="Arial" w:eastAsia="Arial" w:hAnsi="Arial"/>
        </w:rPr>
        <w:t>i</w:t>
      </w:r>
      <w:r>
        <w:rPr>
          <w:rFonts w:ascii="Arial" w:eastAsia="Arial" w:hAnsi="Arial"/>
        </w:rPr>
        <w:t>). The formula is displayed in the “Mathematical Model Formula” section of the tab, as:</w:t>
      </w:r>
    </w:p>
    <w:p w14:paraId="54671A2B" w14:textId="77777777" w:rsidR="00CC5CD9" w:rsidRDefault="00CC5CD9" w:rsidP="00CC5CD9">
      <w:pPr>
        <w:spacing w:line="0" w:lineRule="atLeast"/>
        <w:rPr>
          <w:rFonts w:ascii="Arial" w:eastAsia="Arial" w:hAnsi="Arial"/>
          <w:i/>
          <w:sz w:val="27"/>
          <w:vertAlign w:val="subscript"/>
        </w:rPr>
      </w:pPr>
      <w:r>
        <w:rPr>
          <w:rFonts w:ascii="Arial" w:eastAsia="Arial" w:hAnsi="Arial"/>
          <w:i/>
        </w:rPr>
        <w:t>y</w:t>
      </w:r>
      <w:r>
        <w:rPr>
          <w:rFonts w:ascii="Arial" w:eastAsia="Arial" w:hAnsi="Arial"/>
        </w:rPr>
        <w:t>ˆ</w:t>
      </w:r>
      <w:r>
        <w:rPr>
          <w:rFonts w:ascii="Arial" w:eastAsia="Arial" w:hAnsi="Arial"/>
          <w:i/>
          <w:sz w:val="27"/>
          <w:vertAlign w:val="subscript"/>
        </w:rPr>
        <w:t>i</w:t>
      </w:r>
      <w:r>
        <w:rPr>
          <w:rFonts w:ascii="Arial" w:eastAsia="Arial" w:hAnsi="Arial"/>
        </w:rPr>
        <w:t xml:space="preserve"> = </w:t>
      </w:r>
      <w:r>
        <w:rPr>
          <w:rFonts w:ascii="Arial" w:eastAsia="Arial" w:hAnsi="Arial"/>
          <w:i/>
        </w:rPr>
        <w:t>β</w:t>
      </w:r>
      <w:r>
        <w:rPr>
          <w:rFonts w:ascii="Arial" w:eastAsia="Arial" w:hAnsi="Arial"/>
          <w:sz w:val="27"/>
          <w:vertAlign w:val="subscript"/>
        </w:rPr>
        <w:t>0</w:t>
      </w:r>
      <w:r>
        <w:rPr>
          <w:rFonts w:ascii="Arial" w:eastAsia="Arial" w:hAnsi="Arial"/>
        </w:rPr>
        <w:t xml:space="preserve"> + </w:t>
      </w:r>
      <w:r>
        <w:rPr>
          <w:rFonts w:ascii="Arial" w:eastAsia="Arial" w:hAnsi="Arial"/>
          <w:i/>
        </w:rPr>
        <w:t>β</w:t>
      </w:r>
      <w:r>
        <w:rPr>
          <w:rFonts w:ascii="Arial" w:eastAsia="Arial" w:hAnsi="Arial"/>
          <w:sz w:val="27"/>
          <w:vertAlign w:val="subscript"/>
        </w:rPr>
        <w:t>group</w:t>
      </w:r>
      <w:r>
        <w:rPr>
          <w:rFonts w:ascii="Arial" w:eastAsia="Arial" w:hAnsi="Arial"/>
        </w:rPr>
        <w:t>[</w:t>
      </w:r>
      <w:r>
        <w:rPr>
          <w:rFonts w:ascii="Arial" w:eastAsia="Arial" w:hAnsi="Arial"/>
          <w:i/>
        </w:rPr>
        <w:t>group</w:t>
      </w:r>
      <w:r>
        <w:rPr>
          <w:rFonts w:ascii="Arial" w:eastAsia="Arial" w:hAnsi="Arial"/>
          <w:i/>
          <w:sz w:val="27"/>
          <w:vertAlign w:val="subscript"/>
        </w:rPr>
        <w:t>i</w:t>
      </w:r>
      <w:r>
        <w:rPr>
          <w:rFonts w:ascii="Arial" w:eastAsia="Arial" w:hAnsi="Arial"/>
        </w:rPr>
        <w:t xml:space="preserve">] + </w:t>
      </w:r>
      <w:r>
        <w:rPr>
          <w:rFonts w:ascii="Arial" w:eastAsia="Arial" w:hAnsi="Arial"/>
          <w:i/>
        </w:rPr>
        <w:t>β</w:t>
      </w:r>
      <w:r>
        <w:rPr>
          <w:rFonts w:ascii="Arial" w:eastAsia="Arial" w:hAnsi="Arial"/>
          <w:sz w:val="27"/>
          <w:vertAlign w:val="subscript"/>
        </w:rPr>
        <w:t>income</w:t>
      </w:r>
      <w:r>
        <w:rPr>
          <w:rFonts w:ascii="Arial" w:eastAsia="Arial" w:hAnsi="Arial"/>
        </w:rPr>
        <w:t xml:space="preserve"> · </w:t>
      </w:r>
      <w:r>
        <w:rPr>
          <w:rFonts w:ascii="Arial" w:eastAsia="Arial" w:hAnsi="Arial"/>
          <w:i/>
        </w:rPr>
        <w:t>X</w:t>
      </w:r>
      <w:r>
        <w:rPr>
          <w:rFonts w:ascii="Arial" w:eastAsia="Arial" w:hAnsi="Arial"/>
          <w:sz w:val="27"/>
          <w:vertAlign w:val="subscript"/>
        </w:rPr>
        <w:t>income</w:t>
      </w:r>
      <w:r>
        <w:rPr>
          <w:rFonts w:ascii="Arial" w:eastAsia="Arial" w:hAnsi="Arial"/>
        </w:rPr>
        <w:t xml:space="preserve"> + </w:t>
      </w:r>
      <w:r>
        <w:rPr>
          <w:rFonts w:ascii="Arial" w:eastAsia="Arial" w:hAnsi="Arial"/>
          <w:i/>
        </w:rPr>
        <w:t>β</w:t>
      </w:r>
      <w:r>
        <w:rPr>
          <w:rFonts w:ascii="Arial" w:eastAsia="Arial" w:hAnsi="Arial"/>
          <w:sz w:val="27"/>
          <w:vertAlign w:val="subscript"/>
        </w:rPr>
        <w:t>study</w:t>
      </w:r>
      <w:r>
        <w:rPr>
          <w:rFonts w:ascii="Arial" w:eastAsia="Arial" w:hAnsi="Arial"/>
        </w:rPr>
        <w:t>[</w:t>
      </w:r>
      <w:r>
        <w:rPr>
          <w:rFonts w:ascii="Arial" w:eastAsia="Arial" w:hAnsi="Arial"/>
          <w:i/>
        </w:rPr>
        <w:t>study</w:t>
      </w:r>
      <w:r>
        <w:rPr>
          <w:rFonts w:ascii="Arial" w:eastAsia="Arial" w:hAnsi="Arial"/>
          <w:i/>
          <w:sz w:val="27"/>
          <w:vertAlign w:val="subscript"/>
        </w:rPr>
        <w:t>i</w:t>
      </w:r>
      <w:r>
        <w:rPr>
          <w:rFonts w:ascii="Arial" w:eastAsia="Arial" w:hAnsi="Arial"/>
        </w:rPr>
        <w:t xml:space="preserve">] + </w:t>
      </w:r>
      <w:r>
        <w:rPr>
          <w:rFonts w:ascii="Arial" w:eastAsia="Arial" w:hAnsi="Arial"/>
          <w:i/>
        </w:rPr>
        <w:t>β</w:t>
      </w:r>
      <w:r>
        <w:rPr>
          <w:rFonts w:ascii="Arial" w:eastAsia="Arial" w:hAnsi="Arial"/>
          <w:sz w:val="27"/>
          <w:vertAlign w:val="subscript"/>
        </w:rPr>
        <w:t>hh</w:t>
      </w:r>
      <w:r>
        <w:rPr>
          <w:rFonts w:ascii="Arial" w:eastAsia="Arial" w:hAnsi="Arial"/>
        </w:rPr>
        <w:t xml:space="preserve"> · HH_zscore</w:t>
      </w:r>
      <w:r>
        <w:rPr>
          <w:rFonts w:ascii="Arial" w:eastAsia="Arial" w:hAnsi="Arial"/>
          <w:i/>
          <w:sz w:val="27"/>
          <w:vertAlign w:val="subscript"/>
        </w:rPr>
        <w:t>i</w:t>
      </w:r>
    </w:p>
    <w:p w14:paraId="1263CDCC" w14:textId="77777777" w:rsidR="00CC5CD9" w:rsidRDefault="00CC5CD9" w:rsidP="00CC5CD9">
      <w:pPr>
        <w:spacing w:line="269" w:lineRule="exact"/>
        <w:rPr>
          <w:rFonts w:ascii="Times New Roman" w:eastAsia="Times New Roman" w:hAnsi="Times New Roman"/>
        </w:rPr>
      </w:pPr>
    </w:p>
    <w:p w14:paraId="19DACD59" w14:textId="77777777" w:rsidR="00CC5CD9" w:rsidRDefault="00CC5CD9" w:rsidP="00CC5CD9">
      <w:pPr>
        <w:spacing w:line="0" w:lineRule="atLeast"/>
        <w:rPr>
          <w:rFonts w:ascii="Arial" w:eastAsia="Arial" w:hAnsi="Arial"/>
        </w:rPr>
      </w:pPr>
      <w:r>
        <w:rPr>
          <w:rFonts w:ascii="Arial" w:eastAsia="Arial" w:hAnsi="Arial"/>
        </w:rPr>
        <w:t>Where:</w:t>
      </w:r>
    </w:p>
    <w:p w14:paraId="7A0498AF" w14:textId="77777777" w:rsidR="00CC5CD9" w:rsidRDefault="00CC5CD9" w:rsidP="00CC5CD9">
      <w:pPr>
        <w:spacing w:line="217" w:lineRule="exact"/>
        <w:rPr>
          <w:rFonts w:ascii="Times New Roman" w:eastAsia="Times New Roman" w:hAnsi="Times New Roman"/>
        </w:rPr>
      </w:pPr>
    </w:p>
    <w:p w14:paraId="1D626B1C" w14:textId="77777777" w:rsidR="00CC5CD9" w:rsidRDefault="00CC5CD9" w:rsidP="00CC5CD9">
      <w:pPr>
        <w:numPr>
          <w:ilvl w:val="0"/>
          <w:numId w:val="23"/>
        </w:numPr>
        <w:tabs>
          <w:tab w:val="left" w:pos="500"/>
        </w:tabs>
        <w:spacing w:line="303" w:lineRule="auto"/>
        <w:rPr>
          <w:rFonts w:ascii="Arial" w:eastAsia="Arial" w:hAnsi="Arial"/>
        </w:rPr>
      </w:pPr>
      <w:r>
        <w:rPr>
          <w:rFonts w:ascii="Arial" w:eastAsia="Arial" w:hAnsi="Arial"/>
          <w:i/>
        </w:rPr>
        <w:t>β</w:t>
      </w:r>
      <w:r>
        <w:rPr>
          <w:rFonts w:ascii="Arial" w:eastAsia="Arial" w:hAnsi="Arial"/>
          <w:sz w:val="27"/>
          <w:vertAlign w:val="subscript"/>
        </w:rPr>
        <w:t>0</w:t>
      </w:r>
      <w:r>
        <w:rPr>
          <w:rFonts w:ascii="Arial" w:eastAsia="Arial" w:hAnsi="Arial"/>
        </w:rPr>
        <w:t xml:space="preserve"> </w:t>
      </w:r>
      <w:r>
        <w:rPr>
          <w:rFonts w:ascii="Arial" w:eastAsia="Arial" w:hAnsi="Arial"/>
          <w:b/>
        </w:rPr>
        <w:t>(Intercept)</w:t>
      </w:r>
      <w:r>
        <w:rPr>
          <w:rFonts w:ascii="Arial" w:eastAsia="Arial" w:hAnsi="Arial"/>
        </w:rPr>
        <w:t>: The baseline prosocial score. This parameter can be directly modified in the “Intercept Override” section.</w:t>
      </w:r>
    </w:p>
    <w:p w14:paraId="63B3DC79" w14:textId="77777777" w:rsidR="00CC5CD9" w:rsidRDefault="00CC5CD9" w:rsidP="00CC5CD9">
      <w:pPr>
        <w:spacing w:line="21" w:lineRule="exact"/>
        <w:rPr>
          <w:rFonts w:ascii="Arial" w:eastAsia="Arial" w:hAnsi="Arial"/>
        </w:rPr>
      </w:pPr>
    </w:p>
    <w:p w14:paraId="061DFCDB" w14:textId="77777777" w:rsidR="00CC5CD9" w:rsidRDefault="00CC5CD9" w:rsidP="00CC5CD9">
      <w:pPr>
        <w:numPr>
          <w:ilvl w:val="0"/>
          <w:numId w:val="23"/>
        </w:numPr>
        <w:tabs>
          <w:tab w:val="left" w:pos="500"/>
        </w:tabs>
        <w:spacing w:line="309" w:lineRule="auto"/>
        <w:rPr>
          <w:rFonts w:ascii="Arial" w:eastAsia="Arial" w:hAnsi="Arial"/>
        </w:rPr>
      </w:pPr>
      <w:r>
        <w:rPr>
          <w:rFonts w:ascii="Arial" w:eastAsia="Arial" w:hAnsi="Arial"/>
          <w:i/>
        </w:rPr>
        <w:t>β</w:t>
      </w:r>
      <w:r>
        <w:rPr>
          <w:rFonts w:ascii="Arial" w:eastAsia="Arial" w:hAnsi="Arial"/>
          <w:b/>
          <w:sz w:val="27"/>
          <w:vertAlign w:val="subscript"/>
        </w:rPr>
        <w:t>group</w:t>
      </w:r>
      <w:r>
        <w:rPr>
          <w:rFonts w:ascii="Arial" w:eastAsia="Arial" w:hAnsi="Arial"/>
        </w:rPr>
        <w:t>: A categorical effect on prosocial behavior based on the participant’s experimental group (MidSub, and NoSub, vs. the HighSub</w:t>
      </w:r>
      <w:r w:rsidDel="009E15CE">
        <w:rPr>
          <w:rFonts w:ascii="Arial" w:eastAsia="Arial" w:hAnsi="Arial"/>
        </w:rPr>
        <w:t xml:space="preserve"> </w:t>
      </w:r>
      <w:r>
        <w:rPr>
          <w:rFonts w:ascii="Arial" w:eastAsia="Arial" w:hAnsi="Arial"/>
        </w:rPr>
        <w:t>reference).</w:t>
      </w:r>
    </w:p>
    <w:p w14:paraId="477A0A71" w14:textId="77777777" w:rsidR="00CC5CD9" w:rsidRDefault="00CC5CD9" w:rsidP="00CC5CD9">
      <w:pPr>
        <w:spacing w:line="13" w:lineRule="exact"/>
        <w:rPr>
          <w:rFonts w:ascii="Arial" w:eastAsia="Arial" w:hAnsi="Arial"/>
        </w:rPr>
      </w:pPr>
    </w:p>
    <w:p w14:paraId="2FEF6353" w14:textId="77777777" w:rsidR="00CC5CD9" w:rsidRDefault="00CC5CD9" w:rsidP="00CC5CD9">
      <w:pPr>
        <w:numPr>
          <w:ilvl w:val="0"/>
          <w:numId w:val="23"/>
        </w:numPr>
        <w:tabs>
          <w:tab w:val="left" w:pos="500"/>
        </w:tabs>
        <w:spacing w:line="309" w:lineRule="auto"/>
        <w:rPr>
          <w:rFonts w:ascii="Arial" w:eastAsia="Arial" w:hAnsi="Arial"/>
        </w:rPr>
      </w:pPr>
      <w:r>
        <w:rPr>
          <w:rFonts w:ascii="Arial" w:eastAsia="Arial" w:hAnsi="Arial"/>
          <w:i/>
        </w:rPr>
        <w:t>β</w:t>
      </w:r>
      <w:r>
        <w:rPr>
          <w:rFonts w:ascii="Arial" w:eastAsia="Arial" w:hAnsi="Arial"/>
          <w:b/>
          <w:sz w:val="27"/>
          <w:vertAlign w:val="subscript"/>
        </w:rPr>
        <w:t>income</w:t>
      </w:r>
      <w:r>
        <w:rPr>
          <w:rFonts w:ascii="Arial" w:eastAsia="Arial" w:hAnsi="Arial"/>
        </w:rPr>
        <w:t xml:space="preserve"> · </w:t>
      </w:r>
      <w:r>
        <w:rPr>
          <w:rFonts w:ascii="Arial" w:eastAsia="Arial" w:hAnsi="Arial"/>
          <w:i/>
        </w:rPr>
        <w:t>X</w:t>
      </w:r>
      <w:r>
        <w:rPr>
          <w:rFonts w:ascii="Arial" w:eastAsia="Arial" w:hAnsi="Arial"/>
          <w:b/>
          <w:sz w:val="27"/>
          <w:vertAlign w:val="subscript"/>
        </w:rPr>
        <w:t>income</w:t>
      </w:r>
      <w:r>
        <w:rPr>
          <w:rFonts w:ascii="Arial" w:eastAsia="Arial" w:hAnsi="Arial"/>
        </w:rPr>
        <w:t>: The effect of the participant’s income on prosocial behavior as explained below.</w:t>
      </w:r>
    </w:p>
    <w:p w14:paraId="0DC22B91" w14:textId="77777777" w:rsidR="00CC5CD9" w:rsidRDefault="00CC5CD9" w:rsidP="00CC5CD9">
      <w:pPr>
        <w:spacing w:line="13" w:lineRule="exact"/>
        <w:rPr>
          <w:rFonts w:ascii="Arial" w:eastAsia="Arial" w:hAnsi="Arial"/>
        </w:rPr>
      </w:pPr>
    </w:p>
    <w:p w14:paraId="6D0E06EE" w14:textId="77777777" w:rsidR="00CC5CD9" w:rsidRDefault="00CC5CD9" w:rsidP="00CC5CD9">
      <w:pPr>
        <w:numPr>
          <w:ilvl w:val="0"/>
          <w:numId w:val="23"/>
        </w:numPr>
        <w:tabs>
          <w:tab w:val="left" w:pos="500"/>
        </w:tabs>
        <w:spacing w:line="0" w:lineRule="atLeast"/>
        <w:rPr>
          <w:rFonts w:ascii="Arial" w:eastAsia="Arial" w:hAnsi="Arial"/>
        </w:rPr>
      </w:pPr>
      <w:r>
        <w:rPr>
          <w:rFonts w:ascii="Arial" w:eastAsia="Arial" w:hAnsi="Arial"/>
          <w:i/>
        </w:rPr>
        <w:t>β</w:t>
      </w:r>
      <w:r>
        <w:rPr>
          <w:rFonts w:ascii="Arial" w:eastAsia="Arial" w:hAnsi="Arial"/>
          <w:b/>
          <w:sz w:val="27"/>
          <w:vertAlign w:val="subscript"/>
        </w:rPr>
        <w:t>study</w:t>
      </w:r>
      <w:r>
        <w:rPr>
          <w:rFonts w:ascii="Arial" w:eastAsia="Arial" w:hAnsi="Arial"/>
        </w:rPr>
        <w:t>: A categorical effect based on the participant’s university study program.</w:t>
      </w:r>
    </w:p>
    <w:p w14:paraId="4E2CCD93" w14:textId="77777777" w:rsidR="00E93922" w:rsidRDefault="00E93922" w:rsidP="00CC5CD9">
      <w:pPr>
        <w:tabs>
          <w:tab w:val="left" w:pos="500"/>
        </w:tabs>
        <w:spacing w:line="0" w:lineRule="atLeast"/>
        <w:ind w:left="500" w:hanging="256"/>
        <w:rPr>
          <w:rFonts w:ascii="Arial" w:eastAsia="Arial" w:hAnsi="Arial"/>
        </w:rPr>
        <w:sectPr w:rsidR="00E93922" w:rsidSect="00CC5CD9">
          <w:headerReference w:type="even" r:id="rId7"/>
          <w:headerReference w:type="default" r:id="rId8"/>
          <w:footerReference w:type="even" r:id="rId9"/>
          <w:footerReference w:type="default" r:id="rId10"/>
          <w:headerReference w:type="first" r:id="rId11"/>
          <w:footerReference w:type="first" r:id="rId12"/>
          <w:type w:val="continuous"/>
          <w:pgSz w:w="12240" w:h="15840"/>
          <w:pgMar w:top="1415" w:right="1440" w:bottom="306" w:left="1440" w:header="0" w:footer="0" w:gutter="0"/>
          <w:cols w:space="0" w:equalWidth="0">
            <w:col w:w="9360"/>
          </w:cols>
          <w:docGrid w:linePitch="360"/>
        </w:sectPr>
      </w:pPr>
    </w:p>
    <w:p w14:paraId="27D756A6" w14:textId="77777777" w:rsidR="00CC5CD9" w:rsidRDefault="00CC5CD9" w:rsidP="00CC5CD9">
      <w:pPr>
        <w:spacing w:line="0" w:lineRule="atLeast"/>
        <w:rPr>
          <w:rFonts w:ascii="Arial" w:eastAsia="Arial" w:hAnsi="Arial"/>
          <w:sz w:val="17"/>
        </w:rPr>
        <w:sectPr w:rsidR="00CC5CD9" w:rsidSect="00CC5CD9">
          <w:type w:val="continuous"/>
          <w:pgSz w:w="12240" w:h="15840"/>
          <w:pgMar w:top="1415" w:right="1440" w:bottom="306" w:left="1440" w:header="0" w:footer="0" w:gutter="0"/>
          <w:cols w:space="0" w:equalWidth="0">
            <w:col w:w="9360"/>
          </w:cols>
          <w:docGrid w:linePitch="360"/>
        </w:sectPr>
      </w:pPr>
    </w:p>
    <w:p w14:paraId="0B23D468" w14:textId="77777777" w:rsidR="00CC5CD9" w:rsidRDefault="00CC5CD9" w:rsidP="00CC5CD9">
      <w:pPr>
        <w:numPr>
          <w:ilvl w:val="1"/>
          <w:numId w:val="24"/>
        </w:numPr>
        <w:tabs>
          <w:tab w:val="left" w:pos="500"/>
        </w:tabs>
        <w:spacing w:line="289" w:lineRule="auto"/>
        <w:rPr>
          <w:rFonts w:ascii="Arial" w:eastAsia="Arial" w:hAnsi="Arial"/>
        </w:rPr>
      </w:pPr>
      <w:r>
        <w:rPr>
          <w:rFonts w:ascii="Arial" w:eastAsia="Arial" w:hAnsi="Arial"/>
          <w:i/>
        </w:rPr>
        <w:t>β</w:t>
      </w:r>
      <w:r>
        <w:rPr>
          <w:rFonts w:ascii="Arial" w:eastAsia="Arial" w:hAnsi="Arial"/>
          <w:b/>
          <w:sz w:val="27"/>
          <w:vertAlign w:val="subscript"/>
        </w:rPr>
        <w:t>hh</w:t>
      </w:r>
      <w:r>
        <w:rPr>
          <w:rFonts w:ascii="Arial" w:eastAsia="Arial" w:hAnsi="Arial"/>
        </w:rPr>
        <w:t xml:space="preserve"> · HH</w:t>
      </w:r>
      <w:r>
        <w:rPr>
          <w:rFonts w:ascii="Arial" w:eastAsia="Arial" w:hAnsi="Arial"/>
          <w:b/>
        </w:rPr>
        <w:t>_</w:t>
      </w:r>
      <w:r>
        <w:rPr>
          <w:rFonts w:ascii="Arial" w:eastAsia="Arial" w:hAnsi="Arial"/>
        </w:rPr>
        <w:t>zscore</w:t>
      </w:r>
      <w:r>
        <w:rPr>
          <w:rFonts w:ascii="Arial" w:eastAsia="Arial" w:hAnsi="Arial"/>
          <w:i/>
          <w:sz w:val="27"/>
          <w:vertAlign w:val="subscript"/>
        </w:rPr>
        <w:t>i</w:t>
      </w:r>
      <w:r>
        <w:rPr>
          <w:rFonts w:ascii="Arial" w:eastAsia="Arial" w:hAnsi="Arial"/>
        </w:rPr>
        <w:t>: The effect of the participant’s Honesty_Humility personality trait. The model uses the participant’s z-score, meaning it considers how many standard deviations their Honesty_Humility is from the population average.</w:t>
      </w:r>
    </w:p>
    <w:p w14:paraId="789852CC" w14:textId="77777777" w:rsidR="00E93922" w:rsidRDefault="00E93922" w:rsidP="00E93922">
      <w:pPr>
        <w:tabs>
          <w:tab w:val="left" w:pos="500"/>
        </w:tabs>
        <w:spacing w:line="289" w:lineRule="auto"/>
        <w:rPr>
          <w:rFonts w:ascii="Arial" w:eastAsia="Arial" w:hAnsi="Arial"/>
        </w:rPr>
      </w:pPr>
    </w:p>
    <w:p w14:paraId="06AD6515" w14:textId="77777777" w:rsidR="00E93922" w:rsidRDefault="00E93922" w:rsidP="00F83D88">
      <w:pPr>
        <w:tabs>
          <w:tab w:val="left" w:pos="500"/>
        </w:tabs>
        <w:spacing w:line="289" w:lineRule="auto"/>
        <w:rPr>
          <w:rFonts w:ascii="Arial" w:eastAsia="Arial" w:hAnsi="Arial"/>
        </w:rPr>
      </w:pPr>
    </w:p>
    <w:p w14:paraId="450B8B9A" w14:textId="77777777" w:rsidR="00CC5CD9" w:rsidRDefault="00CC5CD9" w:rsidP="00CC5CD9">
      <w:pPr>
        <w:spacing w:line="200" w:lineRule="exact"/>
        <w:rPr>
          <w:rFonts w:ascii="Arial" w:eastAsia="Arial" w:hAnsi="Arial"/>
        </w:rPr>
      </w:pPr>
    </w:p>
    <w:p w14:paraId="66F77CE4" w14:textId="77777777" w:rsidR="00CC5CD9" w:rsidRDefault="00CC5CD9" w:rsidP="00CC5CD9">
      <w:pPr>
        <w:numPr>
          <w:ilvl w:val="0"/>
          <w:numId w:val="24"/>
        </w:numPr>
        <w:tabs>
          <w:tab w:val="left" w:pos="320"/>
        </w:tabs>
        <w:spacing w:line="0" w:lineRule="atLeast"/>
        <w:rPr>
          <w:rFonts w:ascii="Arial" w:eastAsia="Arial" w:hAnsi="Arial"/>
          <w:b/>
          <w:sz w:val="24"/>
        </w:rPr>
      </w:pPr>
      <w:r>
        <w:rPr>
          <w:rFonts w:ascii="Arial" w:eastAsia="Arial" w:hAnsi="Arial"/>
          <w:b/>
          <w:sz w:val="24"/>
        </w:rPr>
        <w:lastRenderedPageBreak/>
        <w:t>The Core Difference: Categorical vs. Continuous Income Specification</w:t>
      </w:r>
    </w:p>
    <w:p w14:paraId="3F7F30E3" w14:textId="77777777" w:rsidR="00CC5CD9" w:rsidRDefault="00CC5CD9" w:rsidP="00CC5CD9">
      <w:pPr>
        <w:spacing w:line="20" w:lineRule="exact"/>
        <w:rPr>
          <w:rFonts w:ascii="Times New Roman" w:eastAsia="Times New Roman" w:hAnsi="Times New Roman"/>
        </w:rPr>
      </w:pPr>
    </w:p>
    <w:p w14:paraId="0D834A30" w14:textId="77777777" w:rsidR="00CC5CD9" w:rsidRDefault="00CC5CD9" w:rsidP="00CC5CD9">
      <w:pPr>
        <w:spacing w:line="219" w:lineRule="exact"/>
        <w:rPr>
          <w:rFonts w:ascii="Times New Roman" w:eastAsia="Times New Roman" w:hAnsi="Times New Roman"/>
        </w:rPr>
      </w:pPr>
    </w:p>
    <w:p w14:paraId="00C1BF20" w14:textId="77777777" w:rsidR="00CC5CD9" w:rsidRDefault="00CC5CD9" w:rsidP="00CC5CD9">
      <w:pPr>
        <w:spacing w:line="303" w:lineRule="auto"/>
        <w:rPr>
          <w:rFonts w:ascii="Arial" w:eastAsia="Arial" w:hAnsi="Arial"/>
        </w:rPr>
      </w:pPr>
      <w:r>
        <w:rPr>
          <w:rFonts w:ascii="Arial" w:eastAsia="Arial" w:hAnsi="Arial"/>
        </w:rPr>
        <w:t xml:space="preserve">The “Income Specification” setting changes how the </w:t>
      </w:r>
      <w:r>
        <w:rPr>
          <w:rFonts w:ascii="Arial" w:eastAsia="Arial" w:hAnsi="Arial"/>
          <w:i/>
        </w:rPr>
        <w:t>β</w:t>
      </w:r>
      <w:r>
        <w:rPr>
          <w:rFonts w:ascii="Arial" w:eastAsia="Arial" w:hAnsi="Arial"/>
          <w:sz w:val="27"/>
          <w:vertAlign w:val="subscript"/>
        </w:rPr>
        <w:t>income</w:t>
      </w:r>
      <w:r>
        <w:rPr>
          <w:rFonts w:ascii="Arial" w:eastAsia="Arial" w:hAnsi="Arial"/>
        </w:rPr>
        <w:t xml:space="preserve"> · </w:t>
      </w:r>
      <w:r>
        <w:rPr>
          <w:rFonts w:ascii="Arial" w:eastAsia="Arial" w:hAnsi="Arial"/>
          <w:i/>
        </w:rPr>
        <w:t>X</w:t>
      </w:r>
      <w:r>
        <w:rPr>
          <w:rFonts w:ascii="Arial" w:eastAsia="Arial" w:hAnsi="Arial"/>
          <w:sz w:val="27"/>
          <w:vertAlign w:val="subscript"/>
        </w:rPr>
        <w:t>income</w:t>
      </w:r>
      <w:r>
        <w:rPr>
          <w:rFonts w:ascii="Arial" w:eastAsia="Arial" w:hAnsi="Arial"/>
        </w:rPr>
        <w:t xml:space="preserve"> term in the regression is calculated.</w:t>
      </w:r>
    </w:p>
    <w:p w14:paraId="23CDDE22" w14:textId="77777777" w:rsidR="00CC5CD9" w:rsidRDefault="00CC5CD9" w:rsidP="00CC5CD9">
      <w:pPr>
        <w:spacing w:line="174" w:lineRule="exact"/>
        <w:rPr>
          <w:rFonts w:ascii="Times New Roman" w:eastAsia="Times New Roman" w:hAnsi="Times New Roman"/>
        </w:rPr>
      </w:pPr>
    </w:p>
    <w:p w14:paraId="2BCF77F9" w14:textId="77777777" w:rsidR="00CC5CD9" w:rsidRDefault="00CC5CD9" w:rsidP="00CC5CD9">
      <w:pPr>
        <w:numPr>
          <w:ilvl w:val="0"/>
          <w:numId w:val="25"/>
        </w:numPr>
        <w:tabs>
          <w:tab w:val="left" w:pos="500"/>
        </w:tabs>
        <w:spacing w:line="0" w:lineRule="atLeast"/>
        <w:ind w:left="500" w:hanging="256"/>
        <w:rPr>
          <w:rFonts w:ascii="Arial" w:eastAsia="Arial" w:hAnsi="Arial"/>
        </w:rPr>
      </w:pPr>
      <w:r>
        <w:rPr>
          <w:rFonts w:ascii="Arial" w:eastAsia="Arial" w:hAnsi="Arial"/>
          <w:b/>
        </w:rPr>
        <w:t>categorical only</w:t>
      </w:r>
      <w:r>
        <w:rPr>
          <w:rFonts w:ascii="Arial" w:eastAsia="Arial" w:hAnsi="Arial"/>
        </w:rPr>
        <w:t>:</w:t>
      </w:r>
    </w:p>
    <w:p w14:paraId="513A6495" w14:textId="77777777" w:rsidR="00CC5CD9" w:rsidRDefault="00CC5CD9" w:rsidP="00CC5CD9">
      <w:pPr>
        <w:spacing w:line="222" w:lineRule="exact"/>
        <w:rPr>
          <w:rFonts w:ascii="Arial" w:eastAsia="Arial" w:hAnsi="Arial"/>
        </w:rPr>
      </w:pPr>
    </w:p>
    <w:p w14:paraId="48319782" w14:textId="77777777" w:rsidR="00CC5CD9" w:rsidRDefault="00CC5CD9" w:rsidP="00E93922">
      <w:pPr>
        <w:spacing w:line="271" w:lineRule="auto"/>
        <w:ind w:left="940" w:hanging="214"/>
        <w:rPr>
          <w:rFonts w:ascii="Arial" w:eastAsia="Arial" w:hAnsi="Arial"/>
        </w:rPr>
      </w:pPr>
      <w:r>
        <w:rPr>
          <w:rFonts w:ascii="Arial" w:eastAsia="Arial" w:hAnsi="Arial"/>
          <w:b/>
        </w:rPr>
        <w:t>– Mechanism</w:t>
      </w:r>
      <w:r>
        <w:rPr>
          <w:rFonts w:ascii="Arial" w:eastAsia="Arial" w:hAnsi="Arial"/>
        </w:rPr>
        <w:t>: This approach divides the participants’ income (assigned budget) into five quintiles (from Q1 for the lowest income to Q5 for the highest). The model then applies a</w:t>
      </w:r>
      <w:r w:rsidR="00023BF0">
        <w:rPr>
          <w:rFonts w:ascii="Arial" w:eastAsia="Arial" w:hAnsi="Arial"/>
        </w:rPr>
        <w:t xml:space="preserve"> </w:t>
      </w:r>
      <w:r>
        <w:rPr>
          <w:rFonts w:ascii="Arial" w:eastAsia="Arial" w:hAnsi="Arial"/>
          <w:i/>
        </w:rPr>
        <w:t>specific, fixed coefficient</w:t>
      </w:r>
      <w:r>
        <w:rPr>
          <w:rFonts w:ascii="Arial" w:eastAsia="Arial" w:hAnsi="Arial"/>
        </w:rPr>
        <w:t xml:space="preserve"> (</w:t>
      </w:r>
      <w:r>
        <w:rPr>
          <w:rFonts w:ascii="Arial" w:eastAsia="Arial" w:hAnsi="Arial"/>
          <w:i/>
        </w:rPr>
        <w:t>β</w:t>
      </w:r>
      <w:r>
        <w:rPr>
          <w:rFonts w:ascii="Arial" w:eastAsia="Arial" w:hAnsi="Arial"/>
          <w:sz w:val="27"/>
          <w:vertAlign w:val="subscript"/>
        </w:rPr>
        <w:t>income_q</w:t>
      </w:r>
      <w:r>
        <w:rPr>
          <w:rFonts w:ascii="Arial" w:eastAsia="Arial" w:hAnsi="Arial"/>
        </w:rPr>
        <w:t>) for each quintile.</w:t>
      </w:r>
      <w:r w:rsidR="00023BF0">
        <w:rPr>
          <w:rFonts w:ascii="Arial" w:eastAsia="Arial" w:hAnsi="Arial"/>
          <w:b/>
        </w:rPr>
        <w:t xml:space="preserve"> </w:t>
      </w:r>
      <w:r>
        <w:rPr>
          <w:rFonts w:ascii="Arial" w:eastAsia="Arial" w:hAnsi="Arial"/>
        </w:rPr>
        <w:t xml:space="preserve">This allows for a </w:t>
      </w:r>
      <w:r>
        <w:rPr>
          <w:rFonts w:ascii="Arial" w:eastAsia="Arial" w:hAnsi="Arial"/>
          <w:b/>
        </w:rPr>
        <w:t>non-linear relationship</w:t>
      </w:r>
      <w:r>
        <w:rPr>
          <w:rFonts w:ascii="Arial" w:eastAsia="Arial" w:hAnsi="Arial"/>
        </w:rPr>
        <w:t xml:space="preserve"> between income and prosocial behavior. The effect of moving from Q1 to Q2 can differ from the effect of moving from Q4 to Q5. It models the income’s effect as a series of categorical values.</w:t>
      </w:r>
    </w:p>
    <w:p w14:paraId="318E43A0" w14:textId="77777777" w:rsidR="00CC5CD9" w:rsidRDefault="00CC5CD9" w:rsidP="00CC5CD9">
      <w:pPr>
        <w:spacing w:line="106" w:lineRule="exact"/>
        <w:rPr>
          <w:rFonts w:ascii="Arial" w:eastAsia="Arial" w:hAnsi="Arial"/>
        </w:rPr>
      </w:pPr>
    </w:p>
    <w:p w14:paraId="39C50C18" w14:textId="77777777" w:rsidR="00CC5CD9" w:rsidRDefault="00CC5CD9" w:rsidP="00CC5CD9">
      <w:pPr>
        <w:numPr>
          <w:ilvl w:val="0"/>
          <w:numId w:val="25"/>
        </w:numPr>
        <w:tabs>
          <w:tab w:val="left" w:pos="500"/>
        </w:tabs>
        <w:spacing w:line="0" w:lineRule="atLeast"/>
        <w:ind w:left="500" w:hanging="256"/>
        <w:rPr>
          <w:rFonts w:ascii="Arial" w:eastAsia="Arial" w:hAnsi="Arial"/>
        </w:rPr>
      </w:pPr>
      <w:r>
        <w:rPr>
          <w:rFonts w:ascii="Arial" w:eastAsia="Arial" w:hAnsi="Arial"/>
          <w:b/>
        </w:rPr>
        <w:t>continuous only</w:t>
      </w:r>
      <w:r>
        <w:rPr>
          <w:rFonts w:ascii="Arial" w:eastAsia="Arial" w:hAnsi="Arial"/>
        </w:rPr>
        <w:t>:</w:t>
      </w:r>
    </w:p>
    <w:p w14:paraId="576DCCAF" w14:textId="77777777" w:rsidR="00CC5CD9" w:rsidRDefault="00CC5CD9" w:rsidP="00CC5CD9">
      <w:pPr>
        <w:spacing w:line="222" w:lineRule="exact"/>
        <w:rPr>
          <w:rFonts w:ascii="Arial" w:eastAsia="Arial" w:hAnsi="Arial"/>
        </w:rPr>
      </w:pPr>
    </w:p>
    <w:p w14:paraId="2A5238DB" w14:textId="77777777" w:rsidR="00CC5CD9" w:rsidRPr="006A3FE8" w:rsidRDefault="00CC5CD9" w:rsidP="00E93922">
      <w:pPr>
        <w:spacing w:line="312" w:lineRule="auto"/>
        <w:ind w:left="940" w:hanging="214"/>
        <w:rPr>
          <w:rFonts w:ascii="Arial" w:eastAsia="Arial" w:hAnsi="Arial"/>
        </w:rPr>
      </w:pPr>
      <w:r w:rsidRPr="0016032A">
        <w:rPr>
          <w:rFonts w:ascii="Arial" w:eastAsia="Arial" w:hAnsi="Arial"/>
          <w:b/>
        </w:rPr>
        <w:t>– Mechanism</w:t>
      </w:r>
      <w:r w:rsidRPr="0016032A">
        <w:rPr>
          <w:rFonts w:ascii="Arial" w:eastAsia="Arial" w:hAnsi="Arial"/>
        </w:rPr>
        <w:t>: This approach treats the participants’ income (assigned budget) as a continuous variable (actual_allowance_amount). The model uses a single linear coefficient (</w:t>
      </w:r>
      <w:r w:rsidRPr="0016032A">
        <w:rPr>
          <w:rFonts w:ascii="Arial" w:eastAsia="Arial" w:hAnsi="Arial"/>
          <w:i/>
        </w:rPr>
        <w:t>β</w:t>
      </w:r>
      <w:r w:rsidRPr="006A3FE8">
        <w:rPr>
          <w:rFonts w:ascii="Arial" w:eastAsia="Arial" w:hAnsi="Arial"/>
          <w:vertAlign w:val="subscript"/>
        </w:rPr>
        <w:t>linear</w:t>
      </w:r>
      <w:r w:rsidRPr="0016032A">
        <w:rPr>
          <w:rFonts w:ascii="Arial" w:eastAsia="Arial" w:hAnsi="Arial"/>
        </w:rPr>
        <w:t xml:space="preserve">) and calculates the effect as: Effect = </w:t>
      </w:r>
      <w:r w:rsidRPr="0016032A">
        <w:rPr>
          <w:rFonts w:ascii="Arial" w:eastAsia="Arial" w:hAnsi="Arial"/>
          <w:i/>
        </w:rPr>
        <w:t>β</w:t>
      </w:r>
      <w:r w:rsidRPr="006A3FE8">
        <w:rPr>
          <w:rFonts w:ascii="Arial" w:eastAsia="Arial" w:hAnsi="Arial"/>
          <w:vertAlign w:val="subscript"/>
        </w:rPr>
        <w:t>linear</w:t>
      </w:r>
      <w:r w:rsidRPr="0016032A">
        <w:rPr>
          <w:rFonts w:ascii="Arial" w:eastAsia="Arial" w:hAnsi="Arial"/>
        </w:rPr>
        <w:t xml:space="preserve"> × actual_allowance_amount, assuming a linear relationship between income and prosocial behavior. </w:t>
      </w:r>
      <w:r w:rsidRPr="006A3FE8">
        <w:rPr>
          <w:rFonts w:ascii="Arial" w:eastAsia="Arial" w:hAnsi="Arial"/>
        </w:rPr>
        <w:t>For every additional dollar of allowance, the predicted prosocial score changes by a constant (</w:t>
      </w:r>
      <w:r w:rsidRPr="006A3FE8">
        <w:rPr>
          <w:rFonts w:ascii="Arial" w:eastAsia="Arial" w:hAnsi="Arial"/>
          <w:i/>
        </w:rPr>
        <w:t>β</w:t>
      </w:r>
      <w:r w:rsidRPr="006A3FE8">
        <w:rPr>
          <w:rFonts w:ascii="Arial" w:eastAsia="Arial" w:hAnsi="Arial"/>
          <w:vertAlign w:val="subscript"/>
        </w:rPr>
        <w:t>linear</w:t>
      </w:r>
      <w:r w:rsidRPr="006A3FE8">
        <w:rPr>
          <w:rFonts w:ascii="Arial" w:eastAsia="Arial" w:hAnsi="Arial"/>
        </w:rPr>
        <w:t>).</w:t>
      </w:r>
    </w:p>
    <w:p w14:paraId="2F5BF6E3" w14:textId="77777777" w:rsidR="00CC5CD9" w:rsidRDefault="00CC5CD9" w:rsidP="00CC5CD9">
      <w:pPr>
        <w:spacing w:line="203" w:lineRule="exact"/>
        <w:rPr>
          <w:rFonts w:ascii="Times New Roman" w:eastAsia="Times New Roman" w:hAnsi="Times New Roman"/>
        </w:rPr>
      </w:pPr>
    </w:p>
    <w:p w14:paraId="761B2752" w14:textId="77777777" w:rsidR="00CC5CD9" w:rsidRDefault="00CC5CD9" w:rsidP="00CC5CD9">
      <w:pPr>
        <w:spacing w:line="338" w:lineRule="auto"/>
        <w:rPr>
          <w:rFonts w:ascii="Arial" w:eastAsia="Arial" w:hAnsi="Arial"/>
        </w:rPr>
      </w:pPr>
      <w:r>
        <w:rPr>
          <w:rFonts w:ascii="Arial" w:eastAsia="Arial" w:hAnsi="Arial"/>
        </w:rPr>
        <w:t>The “Compare both” option runs the simulation with both specifications, allowing for direct comparison of these two economic assumptions.</w:t>
      </w:r>
    </w:p>
    <w:p w14:paraId="0AC07239" w14:textId="77777777" w:rsidR="00CC5CD9" w:rsidRDefault="00CC5CD9" w:rsidP="00CC5CD9">
      <w:pPr>
        <w:spacing w:line="20" w:lineRule="exact"/>
        <w:rPr>
          <w:rFonts w:ascii="Times New Roman" w:eastAsia="Times New Roman" w:hAnsi="Times New Roman"/>
        </w:rPr>
      </w:pPr>
    </w:p>
    <w:p w14:paraId="13EAAABC" w14:textId="77777777" w:rsidR="00CC5CD9" w:rsidRDefault="00CC5CD9" w:rsidP="00CC5CD9">
      <w:pPr>
        <w:spacing w:line="200" w:lineRule="exact"/>
        <w:rPr>
          <w:rFonts w:ascii="Times New Roman" w:eastAsia="Times New Roman" w:hAnsi="Times New Roman"/>
        </w:rPr>
      </w:pPr>
    </w:p>
    <w:p w14:paraId="2CA4A05A" w14:textId="77777777" w:rsidR="00CC5CD9" w:rsidRDefault="00CC5CD9" w:rsidP="00CC5CD9">
      <w:pPr>
        <w:numPr>
          <w:ilvl w:val="0"/>
          <w:numId w:val="24"/>
        </w:numPr>
        <w:spacing w:line="0" w:lineRule="atLeast"/>
        <w:rPr>
          <w:rFonts w:ascii="Arial" w:eastAsia="Arial" w:hAnsi="Arial"/>
          <w:b/>
          <w:bCs/>
          <w:sz w:val="24"/>
        </w:rPr>
      </w:pPr>
      <w:r w:rsidRPr="00A36863">
        <w:rPr>
          <w:rFonts w:ascii="Arial" w:eastAsia="Arial" w:hAnsi="Arial"/>
          <w:b/>
          <w:bCs/>
          <w:sz w:val="24"/>
        </w:rPr>
        <w:t>The Stochastic Component (σ) and Anchor Mix</w:t>
      </w:r>
    </w:p>
    <w:p w14:paraId="42A85D0F" w14:textId="77777777" w:rsidR="00CC5CD9" w:rsidRPr="00A36863" w:rsidRDefault="00CC5CD9" w:rsidP="00CC5CD9">
      <w:pPr>
        <w:spacing w:line="0" w:lineRule="atLeast"/>
        <w:rPr>
          <w:rFonts w:ascii="Arial" w:eastAsia="Arial" w:hAnsi="Arial"/>
          <w:b/>
          <w:bCs/>
          <w:sz w:val="24"/>
        </w:rPr>
      </w:pPr>
    </w:p>
    <w:p w14:paraId="5006E369" w14:textId="77777777" w:rsidR="00CC5CD9" w:rsidRDefault="00CC5CD9" w:rsidP="00CC5CD9">
      <w:pPr>
        <w:spacing w:line="312" w:lineRule="auto"/>
        <w:rPr>
          <w:rFonts w:ascii="Arial" w:eastAsia="Arial" w:hAnsi="Arial"/>
          <w:bCs/>
        </w:rPr>
      </w:pPr>
      <w:r w:rsidRPr="00B653D8">
        <w:rPr>
          <w:rFonts w:ascii="Arial" w:eastAsia="Arial" w:hAnsi="Arial"/>
          <w:bCs/>
        </w:rPr>
        <w:t>After the regression model predicts a score</w:t>
      </w:r>
      <w:r>
        <w:rPr>
          <w:rFonts w:ascii="Arial" w:eastAsia="Arial" w:hAnsi="Arial"/>
          <w:bCs/>
        </w:rPr>
        <w:t xml:space="preserve"> for the donation default</w:t>
      </w:r>
      <w:r w:rsidRPr="00B653D8">
        <w:rPr>
          <w:rFonts w:ascii="Arial" w:eastAsia="Arial" w:hAnsi="Arial"/>
          <w:bCs/>
        </w:rPr>
        <w:t xml:space="preserve"> (ŷ’_i), it proceeds to the “Anchor” and “Stochastic” options.</w:t>
      </w:r>
    </w:p>
    <w:p w14:paraId="334F209E" w14:textId="77777777" w:rsidR="00CC5CD9" w:rsidRPr="00B653D8" w:rsidRDefault="00CC5CD9" w:rsidP="00CC5CD9">
      <w:pPr>
        <w:spacing w:line="312" w:lineRule="auto"/>
        <w:rPr>
          <w:rFonts w:ascii="Arial" w:eastAsia="Arial" w:hAnsi="Arial"/>
          <w:bCs/>
        </w:rPr>
      </w:pPr>
    </w:p>
    <w:p w14:paraId="7DA30F55" w14:textId="77777777" w:rsidR="00CC5CD9" w:rsidRPr="00B653D8" w:rsidRDefault="00CC5CD9" w:rsidP="00CC5CD9">
      <w:pPr>
        <w:spacing w:line="312" w:lineRule="auto"/>
        <w:rPr>
          <w:rFonts w:ascii="Arial" w:eastAsia="Arial" w:hAnsi="Arial"/>
          <w:bCs/>
        </w:rPr>
      </w:pPr>
      <w:r w:rsidRPr="00B653D8">
        <w:rPr>
          <w:rFonts w:ascii="Arial" w:eastAsia="Arial" w:hAnsi="Arial"/>
          <w:b/>
        </w:rPr>
        <w:t>The Stochastic Component</w:t>
      </w:r>
      <w:r w:rsidRPr="00B653D8">
        <w:rPr>
          <w:rFonts w:ascii="Arial" w:eastAsia="Arial" w:hAnsi="Arial"/>
          <w:bCs/>
        </w:rPr>
        <w:t xml:space="preserve">: When enabled, </w:t>
      </w:r>
      <w:r w:rsidR="00023BF0">
        <w:rPr>
          <w:rFonts w:ascii="Arial" w:eastAsia="Arial" w:hAnsi="Arial"/>
          <w:bCs/>
        </w:rPr>
        <w:t>this</w:t>
      </w:r>
      <w:r w:rsidRPr="00B653D8">
        <w:rPr>
          <w:rFonts w:ascii="Arial" w:eastAsia="Arial" w:hAnsi="Arial"/>
          <w:bCs/>
        </w:rPr>
        <w:t xml:space="preserve"> transforms the deterministic anchor into a probabilistic outcome.</w:t>
      </w:r>
    </w:p>
    <w:p w14:paraId="73902A16"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 Mechanism: The model makes a random draw from a Normal (Gaussian) distribution: Draw ~ N(μ, σ)</w:t>
      </w:r>
    </w:p>
    <w:p w14:paraId="7CAB71B8"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 The Mean (μ) of this distribution is the adjusted anchor value calculated in the previous step.</w:t>
      </w:r>
    </w:p>
    <w:p w14:paraId="5836970E"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 The Standard Deviation (σ), which controls the amount of randomness, is user-configurable. The user can choose between two σ modes:</w:t>
      </w:r>
    </w:p>
    <w:p w14:paraId="414DCDA0"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Mode 1: Uniformly (Overall σ)</w:t>
      </w:r>
    </w:p>
    <w:p w14:paraId="60D64F49"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One common σ for all agents:</w:t>
      </w:r>
    </w:p>
    <w:p w14:paraId="18AC8D65"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σ = Base σ_empirical × σ_Coefficient</w:t>
      </w:r>
    </w:p>
    <w:p w14:paraId="2EB9286B"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Where Base σ is derived from the variance in the original research data corresponding to the observed measure of prosocial behavior, i.e., TWT+Sospeso [=AW2+AX2]{Periods 1+2}, and the σ_Coefficient is the value defined by the user’s slider. Setting the slider to 0 makes σ = 0, which effectively disables the stochastic component. Leaving it at 1 (the default) introduces the observed standard deviation. A value of 0.1 is typical for the σ_Coefficient.</w:t>
      </w:r>
    </w:p>
    <w:p w14:paraId="10506AB7" w14:textId="77777777" w:rsidR="00CC5CD9" w:rsidRPr="00B653D8" w:rsidRDefault="00CC5CD9" w:rsidP="00CC5CD9">
      <w:pPr>
        <w:numPr>
          <w:ilvl w:val="0"/>
          <w:numId w:val="107"/>
        </w:numPr>
        <w:spacing w:line="312" w:lineRule="auto"/>
        <w:ind w:left="284" w:hanging="284"/>
        <w:rPr>
          <w:rFonts w:ascii="Arial" w:eastAsia="Arial" w:hAnsi="Arial"/>
          <w:bCs/>
          <w:lang w:val="it-IT"/>
        </w:rPr>
      </w:pPr>
      <w:r w:rsidRPr="00B653D8">
        <w:rPr>
          <w:rFonts w:ascii="Arial" w:eastAsia="Arial" w:hAnsi="Arial"/>
          <w:bCs/>
          <w:lang w:val="it-IT"/>
        </w:rPr>
        <w:t xml:space="preserve">Base </w:t>
      </w:r>
      <w:r w:rsidRPr="00B653D8">
        <w:rPr>
          <w:rFonts w:ascii="Arial" w:eastAsia="Arial" w:hAnsi="Arial"/>
          <w:bCs/>
        </w:rPr>
        <w:t>σ</w:t>
      </w:r>
      <w:r w:rsidRPr="00B653D8">
        <w:rPr>
          <w:rFonts w:ascii="Arial" w:eastAsia="Arial" w:hAnsi="Arial"/>
          <w:bCs/>
          <w:lang w:val="it-IT"/>
        </w:rPr>
        <w:t>_empirical = sd(TWT+Sospeso) = 9.8995</w:t>
      </w:r>
    </w:p>
    <w:p w14:paraId="781A99C9"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Examples:</w:t>
      </w:r>
    </w:p>
    <w:p w14:paraId="2F8AB3C6" w14:textId="77777777" w:rsidR="00CC5CD9" w:rsidRPr="00B653D8" w:rsidRDefault="00CC5CD9" w:rsidP="00CC5CD9">
      <w:pPr>
        <w:numPr>
          <w:ilvl w:val="1"/>
          <w:numId w:val="105"/>
        </w:numPr>
        <w:spacing w:line="312" w:lineRule="auto"/>
        <w:ind w:left="284" w:hanging="284"/>
        <w:rPr>
          <w:rFonts w:ascii="Arial" w:eastAsia="Arial" w:hAnsi="Arial"/>
          <w:bCs/>
        </w:rPr>
      </w:pPr>
      <w:r w:rsidRPr="00B653D8">
        <w:rPr>
          <w:rFonts w:ascii="Arial" w:eastAsia="Arial" w:hAnsi="Arial"/>
          <w:bCs/>
        </w:rPr>
        <w:t>σ_Coefficient = 1.0 → σ = 9.8995 (full empirical variability)</w:t>
      </w:r>
    </w:p>
    <w:p w14:paraId="771F813A" w14:textId="77777777" w:rsidR="00CC5CD9" w:rsidRPr="00B653D8" w:rsidRDefault="00CC5CD9" w:rsidP="00CC5CD9">
      <w:pPr>
        <w:numPr>
          <w:ilvl w:val="1"/>
          <w:numId w:val="105"/>
        </w:numPr>
        <w:spacing w:line="312" w:lineRule="auto"/>
        <w:ind w:left="284" w:hanging="284"/>
        <w:rPr>
          <w:rFonts w:ascii="Arial" w:eastAsia="Arial" w:hAnsi="Arial"/>
          <w:bCs/>
        </w:rPr>
      </w:pPr>
      <w:r w:rsidRPr="00B653D8">
        <w:rPr>
          <w:rFonts w:ascii="Arial" w:eastAsia="Arial" w:hAnsi="Arial"/>
          <w:bCs/>
        </w:rPr>
        <w:t>σ_Coefficient = 0.1 → σ = 0.98995 (reduced variability)</w:t>
      </w:r>
    </w:p>
    <w:p w14:paraId="0EAD8728" w14:textId="77777777" w:rsidR="00CC5CD9" w:rsidRPr="00B653D8" w:rsidRDefault="00CC5CD9" w:rsidP="00CC5CD9">
      <w:pPr>
        <w:numPr>
          <w:ilvl w:val="1"/>
          <w:numId w:val="105"/>
        </w:numPr>
        <w:spacing w:line="312" w:lineRule="auto"/>
        <w:ind w:left="284" w:hanging="284"/>
        <w:rPr>
          <w:rFonts w:ascii="Arial" w:eastAsia="Arial" w:hAnsi="Arial"/>
          <w:bCs/>
        </w:rPr>
      </w:pPr>
      <w:r w:rsidRPr="00B653D8">
        <w:rPr>
          <w:rFonts w:ascii="Arial" w:eastAsia="Arial" w:hAnsi="Arial"/>
          <w:bCs/>
        </w:rPr>
        <w:t>σ_Coefficient = 0.0 → σ = 0 (no stochastic component)</w:t>
      </w:r>
    </w:p>
    <w:p w14:paraId="3226D163"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lastRenderedPageBreak/>
        <w:t>Mode 2: Quintiles (Per-Income-Level σ)</w:t>
      </w:r>
    </w:p>
    <w:p w14:paraId="163BA43A"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 xml:space="preserve">Different σ </w:t>
      </w:r>
      <w:r>
        <w:rPr>
          <w:rFonts w:ascii="Arial" w:eastAsia="Arial" w:hAnsi="Arial"/>
          <w:bCs/>
        </w:rPr>
        <w:t xml:space="preserve">are set </w:t>
      </w:r>
      <w:r w:rsidRPr="00B653D8">
        <w:rPr>
          <w:rFonts w:ascii="Arial" w:eastAsia="Arial" w:hAnsi="Arial"/>
          <w:bCs/>
        </w:rPr>
        <w:t>for different income groups, providing income-</w:t>
      </w:r>
      <w:r>
        <w:rPr>
          <w:rFonts w:ascii="Arial" w:eastAsia="Arial" w:hAnsi="Arial"/>
          <w:bCs/>
        </w:rPr>
        <w:t xml:space="preserve">level </w:t>
      </w:r>
      <w:r w:rsidRPr="00B653D8">
        <w:rPr>
          <w:rFonts w:ascii="Arial" w:eastAsia="Arial" w:hAnsi="Arial"/>
          <w:bCs/>
        </w:rPr>
        <w:t xml:space="preserve">specific precision. The base σ for each quintile is computed from the standard deviation of </w:t>
      </w:r>
      <w:r>
        <w:rPr>
          <w:rFonts w:ascii="Arial" w:eastAsia="Arial" w:hAnsi="Arial"/>
          <w:bCs/>
        </w:rPr>
        <w:t xml:space="preserve">experiment’s </w:t>
      </w:r>
      <w:r w:rsidRPr="00B653D8">
        <w:rPr>
          <w:rFonts w:ascii="Arial" w:eastAsia="Arial" w:hAnsi="Arial"/>
          <w:bCs/>
        </w:rPr>
        <w:t xml:space="preserve">TWT+Sospeso </w:t>
      </w:r>
      <w:r>
        <w:rPr>
          <w:rFonts w:ascii="Arial" w:eastAsia="Arial" w:hAnsi="Arial"/>
          <w:bCs/>
        </w:rPr>
        <w:t xml:space="preserve">value </w:t>
      </w:r>
      <w:r w:rsidRPr="00B653D8">
        <w:rPr>
          <w:rFonts w:ascii="Arial" w:eastAsia="Arial" w:hAnsi="Arial"/>
          <w:bCs/>
        </w:rPr>
        <w:t>within that income quintile:</w:t>
      </w:r>
    </w:p>
    <w:tbl>
      <w:tblPr>
        <w:tblW w:w="0" w:type="auto"/>
        <w:tblInd w:w="720" w:type="dxa"/>
        <w:tblCellMar>
          <w:left w:w="0" w:type="dxa"/>
          <w:right w:w="0" w:type="dxa"/>
        </w:tblCellMar>
        <w:tblLook w:val="0020" w:firstRow="1" w:lastRow="0" w:firstColumn="0" w:lastColumn="0" w:noHBand="0" w:noVBand="0"/>
      </w:tblPr>
      <w:tblGrid>
        <w:gridCol w:w="1190"/>
        <w:gridCol w:w="634"/>
        <w:gridCol w:w="946"/>
      </w:tblGrid>
      <w:tr w:rsidR="00CC5CD9" w:rsidRPr="00A36863" w14:paraId="24097E7C" w14:textId="77777777">
        <w:trPr>
          <w:tblHeader/>
        </w:trPr>
        <w:tc>
          <w:tcPr>
            <w:tcW w:w="0" w:type="auto"/>
          </w:tcPr>
          <w:p w14:paraId="0917EFB5"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Income Level</w:t>
            </w:r>
          </w:p>
        </w:tc>
        <w:tc>
          <w:tcPr>
            <w:tcW w:w="0" w:type="auto"/>
          </w:tcPr>
          <w:p w14:paraId="7653B3CA"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Budget</w:t>
            </w:r>
          </w:p>
        </w:tc>
        <w:tc>
          <w:tcPr>
            <w:tcW w:w="0" w:type="auto"/>
          </w:tcPr>
          <w:p w14:paraId="04253FB4"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Base σ</w:t>
            </w:r>
          </w:p>
        </w:tc>
      </w:tr>
      <w:tr w:rsidR="00CC5CD9" w:rsidRPr="00A36863" w14:paraId="1E01E756" w14:textId="77777777">
        <w:tc>
          <w:tcPr>
            <w:tcW w:w="0" w:type="auto"/>
          </w:tcPr>
          <w:p w14:paraId="1B462754"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Level 1</w:t>
            </w:r>
          </w:p>
        </w:tc>
        <w:tc>
          <w:tcPr>
            <w:tcW w:w="0" w:type="auto"/>
          </w:tcPr>
          <w:p w14:paraId="6D5F718B"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€12</w:t>
            </w:r>
          </w:p>
        </w:tc>
        <w:tc>
          <w:tcPr>
            <w:tcW w:w="0" w:type="auto"/>
          </w:tcPr>
          <w:p w14:paraId="0193CBE6"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5.705052</w:t>
            </w:r>
          </w:p>
        </w:tc>
      </w:tr>
      <w:tr w:rsidR="00CC5CD9" w:rsidRPr="00A36863" w14:paraId="1AA93C1A" w14:textId="77777777">
        <w:tc>
          <w:tcPr>
            <w:tcW w:w="0" w:type="auto"/>
          </w:tcPr>
          <w:p w14:paraId="4A148B3C"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Level 2</w:t>
            </w:r>
          </w:p>
        </w:tc>
        <w:tc>
          <w:tcPr>
            <w:tcW w:w="0" w:type="auto"/>
          </w:tcPr>
          <w:p w14:paraId="112E5C99"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€32</w:t>
            </w:r>
          </w:p>
        </w:tc>
        <w:tc>
          <w:tcPr>
            <w:tcW w:w="0" w:type="auto"/>
          </w:tcPr>
          <w:p w14:paraId="3AA302A5"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3.069326</w:t>
            </w:r>
          </w:p>
        </w:tc>
      </w:tr>
      <w:tr w:rsidR="00CC5CD9" w:rsidRPr="00A36863" w14:paraId="4391BBE5" w14:textId="77777777">
        <w:tc>
          <w:tcPr>
            <w:tcW w:w="0" w:type="auto"/>
          </w:tcPr>
          <w:p w14:paraId="697361D9"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Level 3</w:t>
            </w:r>
          </w:p>
        </w:tc>
        <w:tc>
          <w:tcPr>
            <w:tcW w:w="0" w:type="auto"/>
          </w:tcPr>
          <w:p w14:paraId="0A7DA8B6"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€72</w:t>
            </w:r>
          </w:p>
        </w:tc>
        <w:tc>
          <w:tcPr>
            <w:tcW w:w="0" w:type="auto"/>
          </w:tcPr>
          <w:p w14:paraId="11BE10A8"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3.532226</w:t>
            </w:r>
          </w:p>
        </w:tc>
      </w:tr>
      <w:tr w:rsidR="00CC5CD9" w:rsidRPr="00A36863" w14:paraId="590996EB" w14:textId="77777777">
        <w:tc>
          <w:tcPr>
            <w:tcW w:w="0" w:type="auto"/>
          </w:tcPr>
          <w:p w14:paraId="48E2293E"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Level 4</w:t>
            </w:r>
          </w:p>
        </w:tc>
        <w:tc>
          <w:tcPr>
            <w:tcW w:w="0" w:type="auto"/>
          </w:tcPr>
          <w:p w14:paraId="2754FC54"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€128</w:t>
            </w:r>
          </w:p>
        </w:tc>
        <w:tc>
          <w:tcPr>
            <w:tcW w:w="0" w:type="auto"/>
          </w:tcPr>
          <w:p w14:paraId="0260DCF7"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12.219622</w:t>
            </w:r>
          </w:p>
        </w:tc>
      </w:tr>
      <w:tr w:rsidR="00CC5CD9" w:rsidRPr="00A36863" w14:paraId="2A63E3E3" w14:textId="77777777">
        <w:tc>
          <w:tcPr>
            <w:tcW w:w="0" w:type="auto"/>
          </w:tcPr>
          <w:p w14:paraId="5FEF8F23"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Level 5</w:t>
            </w:r>
          </w:p>
        </w:tc>
        <w:tc>
          <w:tcPr>
            <w:tcW w:w="0" w:type="auto"/>
          </w:tcPr>
          <w:p w14:paraId="0453136D"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€200</w:t>
            </w:r>
          </w:p>
        </w:tc>
        <w:tc>
          <w:tcPr>
            <w:tcW w:w="0" w:type="auto"/>
          </w:tcPr>
          <w:p w14:paraId="021CEAAF" w14:textId="77777777" w:rsidR="00CC5CD9" w:rsidRPr="00B653D8" w:rsidRDefault="00CC5CD9">
            <w:pPr>
              <w:spacing w:line="312" w:lineRule="auto"/>
              <w:ind w:left="284" w:hanging="284"/>
              <w:rPr>
                <w:rFonts w:ascii="Arial" w:eastAsia="Arial" w:hAnsi="Arial"/>
                <w:bCs/>
              </w:rPr>
            </w:pPr>
            <w:r w:rsidRPr="00B653D8">
              <w:rPr>
                <w:rFonts w:ascii="Arial" w:eastAsia="Arial" w:hAnsi="Arial"/>
                <w:bCs/>
              </w:rPr>
              <w:t>16.854622</w:t>
            </w:r>
          </w:p>
        </w:tc>
      </w:tr>
    </w:tbl>
    <w:p w14:paraId="552A4AAA"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Each level has its own coefficient slider (default = 1.0, range 0.0–2.0):</w:t>
      </w:r>
    </w:p>
    <w:p w14:paraId="527F4C60" w14:textId="77777777" w:rsidR="00CC5CD9" w:rsidRPr="00B653D8" w:rsidRDefault="00CC5CD9" w:rsidP="00CC5CD9">
      <w:pPr>
        <w:numPr>
          <w:ilvl w:val="0"/>
          <w:numId w:val="107"/>
        </w:numPr>
        <w:spacing w:line="312" w:lineRule="auto"/>
        <w:ind w:left="284" w:hanging="284"/>
        <w:rPr>
          <w:rFonts w:ascii="Arial" w:eastAsia="Arial" w:hAnsi="Arial"/>
          <w:bCs/>
          <w:lang w:val="it-IT"/>
        </w:rPr>
      </w:pPr>
      <w:r w:rsidRPr="00B653D8">
        <w:rPr>
          <w:rFonts w:ascii="Arial" w:eastAsia="Arial" w:hAnsi="Arial"/>
          <w:bCs/>
        </w:rPr>
        <w:t>σ</w:t>
      </w:r>
      <w:r w:rsidRPr="00B653D8">
        <w:rPr>
          <w:rFonts w:ascii="Arial" w:eastAsia="Arial" w:hAnsi="Arial"/>
          <w:bCs/>
          <w:lang w:val="it-IT"/>
        </w:rPr>
        <w:t xml:space="preserve">(q) = Base </w:t>
      </w:r>
      <w:r w:rsidRPr="00B653D8">
        <w:rPr>
          <w:rFonts w:ascii="Arial" w:eastAsia="Arial" w:hAnsi="Arial"/>
          <w:bCs/>
        </w:rPr>
        <w:t>σ</w:t>
      </w:r>
      <w:r w:rsidRPr="00B653D8">
        <w:rPr>
          <w:rFonts w:ascii="Arial" w:eastAsia="Arial" w:hAnsi="Arial"/>
          <w:bCs/>
          <w:lang w:val="it-IT"/>
        </w:rPr>
        <w:t>_quintile(q) × Coefficient(q)</w:t>
      </w:r>
    </w:p>
    <w:p w14:paraId="78A1D8F0"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 xml:space="preserve">This makes the draw more “personalized” — different income groups </w:t>
      </w:r>
      <w:r>
        <w:rPr>
          <w:rFonts w:ascii="Arial" w:eastAsia="Arial" w:hAnsi="Arial"/>
          <w:bCs/>
        </w:rPr>
        <w:t>are assigned</w:t>
      </w:r>
      <w:r w:rsidRPr="00B653D8">
        <w:rPr>
          <w:rFonts w:ascii="Arial" w:eastAsia="Arial" w:hAnsi="Arial"/>
          <w:bCs/>
        </w:rPr>
        <w:t xml:space="preserve"> different amounts of </w:t>
      </w:r>
      <w:r>
        <w:rPr>
          <w:rFonts w:ascii="Arial" w:eastAsia="Arial" w:hAnsi="Arial"/>
          <w:bCs/>
        </w:rPr>
        <w:t>variance</w:t>
      </w:r>
      <w:r w:rsidRPr="00B653D8">
        <w:rPr>
          <w:rFonts w:ascii="Arial" w:eastAsia="Arial" w:hAnsi="Arial"/>
          <w:bCs/>
        </w:rPr>
        <w:t xml:space="preserve"> based on how much variability was actually observed in that group. For example, Level 2 (€32) had very low variability (σ = 3.07), while Level 5 (€200) had high variability (σ = 16.85).</w:t>
      </w:r>
    </w:p>
    <w:p w14:paraId="740C55C3"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 xml:space="preserve">Important: Per-quintile σ values only apply to the categorical income specification. In continuous mode (or the continuous run of “Compare both”), the simulation always falls back to the overall σ (Base σ × σ_Coefficient), because level-specific </w:t>
      </w:r>
      <w:r w:rsidRPr="007A2342">
        <w:rPr>
          <w:rFonts w:ascii="Arial" w:eastAsia="Arial" w:hAnsi="Arial"/>
          <w:bCs/>
        </w:rPr>
        <w:t>σ</w:t>
      </w:r>
      <w:r w:rsidRPr="000B714C" w:rsidDel="000B714C">
        <w:rPr>
          <w:rFonts w:ascii="Arial" w:eastAsia="Arial" w:hAnsi="Arial"/>
          <w:bCs/>
        </w:rPr>
        <w:t xml:space="preserve"> </w:t>
      </w:r>
      <w:r w:rsidRPr="00B653D8">
        <w:rPr>
          <w:rFonts w:ascii="Arial" w:eastAsia="Arial" w:hAnsi="Arial"/>
          <w:bCs/>
        </w:rPr>
        <w:t>are based on categorical budget levels and are not meaningful for continuous income. The note on the UI dynamically reflects the current overall coefficient value.</w:t>
      </w:r>
    </w:p>
    <w:p w14:paraId="18430D4F"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 xml:space="preserve">Scale conversion: Because the donation default model operates on a 0–100 scale (after scaling observed and predicted values), the </w:t>
      </w:r>
      <w:r w:rsidRPr="007A2342">
        <w:rPr>
          <w:rFonts w:ascii="Arial" w:eastAsia="Arial" w:hAnsi="Arial"/>
          <w:bCs/>
        </w:rPr>
        <w:t>σ</w:t>
      </w:r>
      <w:r w:rsidRPr="000B714C" w:rsidDel="000B714C">
        <w:rPr>
          <w:rFonts w:ascii="Arial" w:eastAsia="Arial" w:hAnsi="Arial"/>
          <w:bCs/>
        </w:rPr>
        <w:t xml:space="preserve"> </w:t>
      </w:r>
      <w:r w:rsidRPr="00B653D8">
        <w:rPr>
          <w:rFonts w:ascii="Arial" w:eastAsia="Arial" w:hAnsi="Arial"/>
          <w:bCs/>
        </w:rPr>
        <w:t>is converted from the original 0–112 TWT+Sospeso scale to the 0–100 working scale before the draw:</w:t>
      </w:r>
    </w:p>
    <w:p w14:paraId="5F623FBA"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σ_0-100 = σ_raw × (100 / 112)</w:t>
      </w:r>
    </w:p>
    <w:p w14:paraId="5733ACF8" w14:textId="77777777" w:rsidR="00CC5CD9"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If the stochastic component is disabled, the model selected by the user uses the deterministic adjusted anchor value as its output. This process enables nuanced exploration of randomness versus deterministic prediction of prosocial behavior, which influences the decision outcome.</w:t>
      </w:r>
    </w:p>
    <w:p w14:paraId="747F7D3C" w14:textId="77777777" w:rsidR="00CC5CD9" w:rsidRPr="00B653D8" w:rsidRDefault="00CC5CD9" w:rsidP="00CC5CD9">
      <w:pPr>
        <w:numPr>
          <w:ilvl w:val="0"/>
          <w:numId w:val="107"/>
        </w:numPr>
        <w:spacing w:line="312" w:lineRule="auto"/>
        <w:rPr>
          <w:rFonts w:ascii="Arial" w:eastAsia="Arial" w:hAnsi="Arial"/>
          <w:bCs/>
        </w:rPr>
      </w:pPr>
    </w:p>
    <w:p w14:paraId="59F44A27" w14:textId="77777777" w:rsidR="00CC5CD9" w:rsidRPr="00B653D8" w:rsidRDefault="00CC5CD9" w:rsidP="00CC5CD9">
      <w:pPr>
        <w:spacing w:line="312" w:lineRule="auto"/>
        <w:rPr>
          <w:rFonts w:ascii="Arial" w:eastAsia="Arial" w:hAnsi="Arial"/>
          <w:bCs/>
        </w:rPr>
      </w:pPr>
      <w:r w:rsidRPr="00B653D8">
        <w:rPr>
          <w:rFonts w:ascii="Arial" w:eastAsia="Arial" w:hAnsi="Arial"/>
          <w:b/>
        </w:rPr>
        <w:t>Anchor Mix</w:t>
      </w:r>
      <w:r w:rsidRPr="00B653D8">
        <w:rPr>
          <w:rFonts w:ascii="Arial" w:eastAsia="Arial" w:hAnsi="Arial"/>
          <w:bCs/>
        </w:rPr>
        <w:t xml:space="preserve">: The anchor is a deterministic blend of the observed participant behavior as documented in the original </w:t>
      </w:r>
      <w:r>
        <w:rPr>
          <w:rFonts w:ascii="Arial" w:eastAsia="Arial" w:hAnsi="Arial"/>
          <w:bCs/>
        </w:rPr>
        <w:t xml:space="preserve">experiment </w:t>
      </w:r>
      <w:r w:rsidRPr="00B653D8">
        <w:rPr>
          <w:rFonts w:ascii="Arial" w:eastAsia="Arial" w:hAnsi="Arial"/>
          <w:bCs/>
        </w:rPr>
        <w:t xml:space="preserve">data (based on personal and community donations made) and the prediction of its prosocial score from the regression model as noted above. The “Anchor Mix” slider directly controls these weights (w), with a default of w = 0.75 </w:t>
      </w:r>
      <w:r>
        <w:rPr>
          <w:rFonts w:ascii="Arial" w:eastAsia="Arial" w:hAnsi="Arial"/>
          <w:bCs/>
        </w:rPr>
        <w:t xml:space="preserve">allocated to the observed values </w:t>
      </w:r>
      <w:r w:rsidRPr="00B653D8">
        <w:rPr>
          <w:rFonts w:ascii="Arial" w:eastAsia="Arial" w:hAnsi="Arial"/>
          <w:bCs/>
        </w:rPr>
        <w:t>on a 0-1 scale:</w:t>
      </w:r>
    </w:p>
    <w:p w14:paraId="0BCD8E77" w14:textId="77777777" w:rsidR="00CC5CD9" w:rsidRPr="00B653D8"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Anchor = w · Observed_scaled + (1 − w) · Predicted_scaled</w:t>
      </w:r>
    </w:p>
    <w:p w14:paraId="67DF2BF7" w14:textId="77777777" w:rsidR="00CC5CD9" w:rsidRDefault="00CC5CD9" w:rsidP="00CC5CD9">
      <w:pPr>
        <w:numPr>
          <w:ilvl w:val="0"/>
          <w:numId w:val="107"/>
        </w:numPr>
        <w:spacing w:line="312" w:lineRule="auto"/>
        <w:ind w:left="284" w:hanging="284"/>
        <w:rPr>
          <w:rFonts w:ascii="Arial" w:eastAsia="Arial" w:hAnsi="Arial"/>
          <w:bCs/>
        </w:rPr>
      </w:pPr>
      <w:r w:rsidRPr="00B653D8">
        <w:rPr>
          <w:rFonts w:ascii="Arial" w:eastAsia="Arial" w:hAnsi="Arial"/>
          <w:bCs/>
        </w:rPr>
        <w:t xml:space="preserve">Both observed and predicted values are first </w:t>
      </w:r>
      <w:r>
        <w:rPr>
          <w:rFonts w:ascii="Arial" w:eastAsia="Arial" w:hAnsi="Arial"/>
          <w:bCs/>
        </w:rPr>
        <w:t>standardized</w:t>
      </w:r>
      <w:r w:rsidRPr="00B653D8">
        <w:rPr>
          <w:rFonts w:ascii="Arial" w:eastAsia="Arial" w:hAnsi="Arial"/>
          <w:bCs/>
        </w:rPr>
        <w:t xml:space="preserve"> to a common 0–100 scale before combining.</w:t>
      </w:r>
    </w:p>
    <w:p w14:paraId="77A6A088" w14:textId="77777777" w:rsidR="00CC5CD9" w:rsidRPr="00B653D8" w:rsidRDefault="00CC5CD9" w:rsidP="00CC5CD9">
      <w:pPr>
        <w:numPr>
          <w:ilvl w:val="0"/>
          <w:numId w:val="107"/>
        </w:numPr>
        <w:spacing w:line="312" w:lineRule="auto"/>
        <w:rPr>
          <w:rFonts w:ascii="Arial" w:eastAsia="Arial" w:hAnsi="Arial"/>
          <w:bCs/>
        </w:rPr>
      </w:pPr>
    </w:p>
    <w:p w14:paraId="4E6980A2" w14:textId="77777777" w:rsidR="00CC5CD9" w:rsidRPr="00B653D8" w:rsidRDefault="00CC5CD9" w:rsidP="00CC5CD9">
      <w:pPr>
        <w:spacing w:line="312" w:lineRule="auto"/>
        <w:rPr>
          <w:rFonts w:ascii="Arial" w:eastAsia="Arial" w:hAnsi="Arial"/>
          <w:bCs/>
        </w:rPr>
      </w:pPr>
      <w:r w:rsidRPr="00B653D8">
        <w:rPr>
          <w:rFonts w:ascii="Arial" w:eastAsia="Arial" w:hAnsi="Arial"/>
          <w:b/>
        </w:rPr>
        <w:t>Distribution Adjustment</w:t>
      </w:r>
      <w:r w:rsidRPr="00B653D8">
        <w:rPr>
          <w:rFonts w:ascii="Arial" w:eastAsia="Arial" w:hAnsi="Arial"/>
          <w:bCs/>
        </w:rPr>
        <w:t>: This “Distribution Adjustment” shift_value can be added by the user to the anchor. This allows a user to manually shift the distribution of donation rate for the whole population, thus adjusting the model’s intercept.</w:t>
      </w:r>
    </w:p>
    <w:p w14:paraId="4078B106" w14:textId="77777777" w:rsidR="00CC5CD9" w:rsidRDefault="00CC5CD9" w:rsidP="00CC5CD9">
      <w:pPr>
        <w:spacing w:line="0" w:lineRule="atLeast"/>
        <w:rPr>
          <w:rFonts w:ascii="Arial" w:eastAsia="Arial" w:hAnsi="Arial"/>
        </w:rPr>
      </w:pPr>
    </w:p>
    <w:p w14:paraId="712C1BC7" w14:textId="77777777" w:rsidR="00CC5CD9" w:rsidRDefault="00CC5CD9" w:rsidP="00CC5CD9">
      <w:pPr>
        <w:spacing w:line="370" w:lineRule="exact"/>
        <w:rPr>
          <w:rFonts w:ascii="Arial" w:eastAsia="Times New Roman" w:hAnsi="Arial"/>
          <w:b/>
          <w:bCs/>
          <w:sz w:val="26"/>
          <w:szCs w:val="26"/>
        </w:rPr>
      </w:pPr>
      <w:r w:rsidRPr="004B3DAC">
        <w:rPr>
          <w:rFonts w:ascii="Arial" w:eastAsia="Times New Roman" w:hAnsi="Arial"/>
          <w:b/>
          <w:bCs/>
          <w:sz w:val="26"/>
          <w:szCs w:val="26"/>
        </w:rPr>
        <w:t>ACTIONS AND MANAGEMEN</w:t>
      </w:r>
      <w:r>
        <w:rPr>
          <w:rFonts w:ascii="Arial" w:eastAsia="Times New Roman" w:hAnsi="Arial"/>
          <w:b/>
          <w:bCs/>
          <w:sz w:val="26"/>
          <w:szCs w:val="26"/>
        </w:rPr>
        <w:t>T</w:t>
      </w:r>
    </w:p>
    <w:p w14:paraId="44329103" w14:textId="77777777" w:rsidR="00CC5CD9" w:rsidRDefault="00CC5CD9" w:rsidP="00CC5CD9">
      <w:pPr>
        <w:spacing w:line="200" w:lineRule="exact"/>
        <w:rPr>
          <w:rFonts w:ascii="Arial" w:eastAsia="Times New Roman" w:hAnsi="Arial"/>
        </w:rPr>
      </w:pPr>
    </w:p>
    <w:p w14:paraId="62F1F355" w14:textId="77777777" w:rsidR="00CC5CD9" w:rsidRDefault="00CC5CD9" w:rsidP="00CC5CD9">
      <w:pPr>
        <w:spacing w:line="312" w:lineRule="auto"/>
        <w:rPr>
          <w:rFonts w:ascii="Arial" w:eastAsia="Times New Roman" w:hAnsi="Arial"/>
        </w:rPr>
      </w:pPr>
      <w:r>
        <w:rPr>
          <w:rFonts w:ascii="Arial" w:eastAsia="Times New Roman" w:hAnsi="Arial"/>
        </w:rPr>
        <w:t xml:space="preserve">This section allows the user to reset the manually configured intercept and distribution adjustment values. “Reset to default values” under the reset intercept section clears all the changes made to the intercept value and “reset to default button” under reset adjustment section resets the adjustment shift (which is 4.0 by default) to 0. </w:t>
      </w:r>
    </w:p>
    <w:p w14:paraId="7710FC83" w14:textId="77777777" w:rsidR="00CC5CD9" w:rsidRDefault="00CC5CD9" w:rsidP="00CC5CD9">
      <w:pPr>
        <w:rPr>
          <w:rFonts w:ascii="Arial" w:eastAsia="Times New Roman" w:hAnsi="Arial"/>
          <w:b/>
          <w:bCs/>
          <w:sz w:val="26"/>
          <w:szCs w:val="26"/>
        </w:rPr>
      </w:pPr>
    </w:p>
    <w:p w14:paraId="61B4185C" w14:textId="77777777" w:rsidR="00E93922" w:rsidRDefault="00E93922" w:rsidP="00CC5CD9">
      <w:pPr>
        <w:spacing w:line="370" w:lineRule="exact"/>
        <w:rPr>
          <w:rFonts w:ascii="Arial" w:eastAsia="Times New Roman" w:hAnsi="Arial"/>
          <w:b/>
          <w:bCs/>
          <w:sz w:val="26"/>
          <w:szCs w:val="26"/>
        </w:rPr>
      </w:pPr>
    </w:p>
    <w:p w14:paraId="55177B7B" w14:textId="77777777" w:rsidR="00CC5CD9" w:rsidRDefault="00CC5CD9" w:rsidP="00CC5CD9">
      <w:pPr>
        <w:spacing w:line="370" w:lineRule="exact"/>
        <w:rPr>
          <w:rFonts w:ascii="Arial" w:eastAsia="Times New Roman" w:hAnsi="Arial"/>
          <w:b/>
          <w:bCs/>
          <w:sz w:val="26"/>
          <w:szCs w:val="26"/>
        </w:rPr>
      </w:pPr>
      <w:r>
        <w:rPr>
          <w:rFonts w:ascii="Arial" w:eastAsia="Times New Roman" w:hAnsi="Arial"/>
          <w:b/>
          <w:bCs/>
          <w:sz w:val="26"/>
          <w:szCs w:val="26"/>
        </w:rPr>
        <w:lastRenderedPageBreak/>
        <w:t>SIMULATION OPTIONS</w:t>
      </w:r>
    </w:p>
    <w:p w14:paraId="00E8F368" w14:textId="77777777" w:rsidR="00CC5CD9" w:rsidRDefault="00CC5CD9" w:rsidP="00CC5CD9">
      <w:pPr>
        <w:spacing w:line="200" w:lineRule="exact"/>
        <w:rPr>
          <w:rFonts w:ascii="Arial" w:eastAsia="Times New Roman" w:hAnsi="Arial"/>
        </w:rPr>
      </w:pPr>
    </w:p>
    <w:p w14:paraId="03CE8878" w14:textId="77777777" w:rsidR="00CC5CD9" w:rsidRDefault="00CC5CD9" w:rsidP="00CC5CD9">
      <w:pPr>
        <w:spacing w:line="312" w:lineRule="auto"/>
        <w:rPr>
          <w:rFonts w:ascii="Arial" w:eastAsia="Times New Roman" w:hAnsi="Arial"/>
        </w:rPr>
      </w:pPr>
      <w:r w:rsidRPr="00447B99">
        <w:rPr>
          <w:rFonts w:ascii="Arial" w:eastAsia="Times New Roman" w:hAnsi="Arial"/>
        </w:rPr>
        <w:t>There are two different alternatives for running the simulation from run donation default only page. The user could either run only the donation default decision or run complete simulation with other decisions.  If the user selects different configurations for donation default decision</w:t>
      </w:r>
      <w:r>
        <w:rPr>
          <w:rFonts w:ascii="Arial" w:eastAsia="Times New Roman" w:hAnsi="Arial"/>
        </w:rPr>
        <w:t xml:space="preserve"> </w:t>
      </w:r>
      <w:r w:rsidRPr="00447B99">
        <w:rPr>
          <w:rFonts w:ascii="Arial" w:eastAsia="Times New Roman" w:hAnsi="Arial"/>
        </w:rPr>
        <w:t xml:space="preserve">for comparison reasons, it is not possible to run the entire simulation before selecting a specific configuration first. In order to activate the run the complete simulation button the user </w:t>
      </w:r>
      <w:r>
        <w:rPr>
          <w:rFonts w:ascii="Arial" w:eastAsia="Times New Roman" w:hAnsi="Arial"/>
        </w:rPr>
        <w:t>must</w:t>
      </w:r>
      <w:r w:rsidRPr="00447B99">
        <w:rPr>
          <w:rFonts w:ascii="Arial" w:eastAsia="Times New Roman" w:hAnsi="Arial"/>
        </w:rPr>
        <w:t xml:space="preserve"> first run the donation default decision only and </w:t>
      </w:r>
      <w:r>
        <w:rPr>
          <w:rFonts w:ascii="Arial" w:eastAsia="Times New Roman" w:hAnsi="Arial"/>
        </w:rPr>
        <w:t xml:space="preserve">then </w:t>
      </w:r>
      <w:r w:rsidRPr="00447B99">
        <w:rPr>
          <w:rFonts w:ascii="Arial" w:eastAsia="Times New Roman" w:hAnsi="Arial"/>
        </w:rPr>
        <w:t xml:space="preserve">make a selection among different configurations using “use this config” button. If the user hasn’t </w:t>
      </w:r>
      <w:r>
        <w:rPr>
          <w:rFonts w:ascii="Arial" w:eastAsia="Times New Roman" w:hAnsi="Arial"/>
        </w:rPr>
        <w:t>selected</w:t>
      </w:r>
      <w:r w:rsidRPr="00447B99">
        <w:rPr>
          <w:rFonts w:ascii="Arial" w:eastAsia="Times New Roman" w:hAnsi="Arial"/>
        </w:rPr>
        <w:t xml:space="preserve"> more than one configuration in the simulation settings </w:t>
      </w:r>
      <w:r>
        <w:rPr>
          <w:rFonts w:ascii="Arial" w:eastAsia="Times New Roman" w:hAnsi="Arial"/>
        </w:rPr>
        <w:t>the user</w:t>
      </w:r>
      <w:r w:rsidRPr="00447B99">
        <w:rPr>
          <w:rFonts w:ascii="Arial" w:eastAsia="Times New Roman" w:hAnsi="Arial"/>
        </w:rPr>
        <w:t xml:space="preserve"> </w:t>
      </w:r>
      <w:r>
        <w:rPr>
          <w:rFonts w:ascii="Arial" w:eastAsia="Times New Roman" w:hAnsi="Arial"/>
        </w:rPr>
        <w:t>can</w:t>
      </w:r>
      <w:r w:rsidRPr="00447B99">
        <w:rPr>
          <w:rFonts w:ascii="Arial" w:eastAsia="Times New Roman" w:hAnsi="Arial"/>
        </w:rPr>
        <w:t xml:space="preserve"> directly run the </w:t>
      </w:r>
      <w:r>
        <w:rPr>
          <w:rFonts w:ascii="Arial" w:eastAsia="Times New Roman" w:hAnsi="Arial"/>
        </w:rPr>
        <w:t>complete</w:t>
      </w:r>
      <w:r w:rsidRPr="00447B99">
        <w:rPr>
          <w:rFonts w:ascii="Arial" w:eastAsia="Times New Roman" w:hAnsi="Arial"/>
        </w:rPr>
        <w:t xml:space="preserve"> simulation. </w:t>
      </w:r>
    </w:p>
    <w:p w14:paraId="2556131A" w14:textId="77777777" w:rsidR="00CC5CD9" w:rsidRPr="004B3DAC" w:rsidRDefault="00CC5CD9" w:rsidP="00CC5CD9">
      <w:pPr>
        <w:rPr>
          <w:rFonts w:ascii="Arial" w:eastAsia="Times New Roman" w:hAnsi="Arial"/>
          <w:b/>
          <w:bCs/>
        </w:rPr>
      </w:pPr>
    </w:p>
    <w:p w14:paraId="72279190" w14:textId="77777777" w:rsidR="00CC5CD9" w:rsidRDefault="00CC5CD9" w:rsidP="00CC5CD9">
      <w:pPr>
        <w:spacing w:line="370" w:lineRule="exact"/>
        <w:rPr>
          <w:rFonts w:ascii="Arial" w:eastAsia="Times New Roman" w:hAnsi="Arial"/>
          <w:b/>
          <w:bCs/>
          <w:sz w:val="26"/>
          <w:szCs w:val="26"/>
        </w:rPr>
      </w:pPr>
      <w:r w:rsidRPr="004B3DAC">
        <w:rPr>
          <w:rFonts w:ascii="Arial" w:eastAsia="Times New Roman" w:hAnsi="Arial"/>
          <w:b/>
          <w:bCs/>
          <w:sz w:val="26"/>
          <w:szCs w:val="26"/>
        </w:rPr>
        <w:t>View Complete Simulation</w:t>
      </w:r>
    </w:p>
    <w:p w14:paraId="730843F2" w14:textId="77777777" w:rsidR="00CC5CD9" w:rsidRDefault="00CC5CD9" w:rsidP="00CC5CD9">
      <w:pPr>
        <w:spacing w:line="200" w:lineRule="exact"/>
        <w:rPr>
          <w:rFonts w:ascii="Arial" w:eastAsia="Times New Roman" w:hAnsi="Arial"/>
        </w:rPr>
      </w:pPr>
    </w:p>
    <w:p w14:paraId="1F23A276" w14:textId="77777777" w:rsidR="00CC5CD9" w:rsidRPr="004B3DAC" w:rsidRDefault="00CC5CD9" w:rsidP="00CC5CD9">
      <w:pPr>
        <w:spacing w:line="312" w:lineRule="auto"/>
        <w:rPr>
          <w:rFonts w:ascii="Arial" w:eastAsia="Times New Roman" w:hAnsi="Arial"/>
        </w:rPr>
      </w:pPr>
      <w:r w:rsidRPr="004B3DAC">
        <w:rPr>
          <w:rFonts w:ascii="Arial" w:eastAsia="Times New Roman" w:hAnsi="Arial"/>
        </w:rPr>
        <w:t>This section is located above the Run Complete Simulation button, serving as a reminder of the selected or custom parameters and the non-selected or default parameter decisions.</w:t>
      </w:r>
    </w:p>
    <w:p w14:paraId="351C52F9" w14:textId="77777777" w:rsidR="00CC5CD9" w:rsidRDefault="00CC5CD9" w:rsidP="00CC5CD9">
      <w:pPr>
        <w:spacing w:line="0" w:lineRule="atLeast"/>
        <w:rPr>
          <w:rFonts w:ascii="Arial" w:eastAsia="Times New Roman" w:hAnsi="Arial"/>
        </w:rPr>
      </w:pPr>
      <w:r>
        <w:rPr>
          <w:rFonts w:ascii="Arial" w:eastAsia="Times New Roman" w:hAnsi="Arial"/>
        </w:rPr>
        <w:t>For t</w:t>
      </w:r>
      <w:r w:rsidRPr="004F2700">
        <w:rPr>
          <w:rFonts w:ascii="Arial" w:eastAsia="Times New Roman" w:hAnsi="Arial"/>
        </w:rPr>
        <w:t>he detailed description of how donation default rate decision is constructed</w:t>
      </w:r>
      <w:r>
        <w:rPr>
          <w:rFonts w:ascii="Arial" w:eastAsia="Times New Roman" w:hAnsi="Arial"/>
        </w:rPr>
        <w:t>,</w:t>
      </w:r>
      <w:r w:rsidRPr="004F2700">
        <w:rPr>
          <w:rFonts w:ascii="Arial" w:eastAsia="Times New Roman" w:hAnsi="Arial"/>
        </w:rPr>
        <w:t xml:space="preserve"> the user </w:t>
      </w:r>
      <w:r>
        <w:rPr>
          <w:rFonts w:ascii="Arial" w:eastAsia="Times New Roman" w:hAnsi="Arial"/>
        </w:rPr>
        <w:t>can</w:t>
      </w:r>
      <w:r w:rsidRPr="004F2700">
        <w:rPr>
          <w:rFonts w:ascii="Arial" w:eastAsia="Times New Roman" w:hAnsi="Arial"/>
        </w:rPr>
        <w:t xml:space="preserve"> refer to the research specification documentation for donation default decision.  </w:t>
      </w:r>
      <w:r>
        <w:rPr>
          <w:rFonts w:ascii="Arial" w:eastAsia="Times New Roman" w:hAnsi="Arial"/>
        </w:rPr>
        <w:br/>
      </w:r>
    </w:p>
    <w:p w14:paraId="1AA7E696" w14:textId="77777777" w:rsidR="00CC5CD9" w:rsidRPr="000B714C" w:rsidRDefault="00CC5CD9" w:rsidP="00CC5CD9">
      <w:pPr>
        <w:pStyle w:val="Heading2"/>
        <w:rPr>
          <w:rFonts w:ascii="Arial" w:hAnsi="Arial" w:cs="Arial"/>
          <w:i w:val="0"/>
          <w:iCs w:val="0"/>
          <w:sz w:val="26"/>
          <w:szCs w:val="26"/>
        </w:rPr>
      </w:pPr>
      <w:r w:rsidRPr="000B714C">
        <w:rPr>
          <w:rFonts w:ascii="Arial" w:hAnsi="Arial" w:cs="Arial"/>
          <w:i w:val="0"/>
          <w:iCs w:val="0"/>
          <w:sz w:val="26"/>
          <w:szCs w:val="26"/>
        </w:rPr>
        <w:t>Excel Export Structure</w:t>
      </w:r>
    </w:p>
    <w:p w14:paraId="3645D0F3" w14:textId="77777777" w:rsidR="00CC5CD9" w:rsidRPr="000B714C" w:rsidRDefault="00CC5CD9" w:rsidP="00CC5CD9">
      <w:pPr>
        <w:pStyle w:val="FirstParagraph"/>
        <w:spacing w:line="312" w:lineRule="auto"/>
        <w:rPr>
          <w:rFonts w:ascii="Arial" w:hAnsi="Arial" w:cs="Arial"/>
          <w:sz w:val="20"/>
          <w:szCs w:val="20"/>
        </w:rPr>
      </w:pPr>
      <w:r w:rsidRPr="000B714C">
        <w:rPr>
          <w:rFonts w:ascii="Arial" w:hAnsi="Arial" w:cs="Arial"/>
          <w:sz w:val="20"/>
          <w:szCs w:val="20"/>
        </w:rPr>
        <w:t>When running only the donation_default decision, there is one Excel export produced in the “Export Results” section at the bottom of the results page. The file structure depends on the combination of income mode and population mode selected.</w:t>
      </w:r>
    </w:p>
    <w:p w14:paraId="2F6DC68E" w14:textId="77777777" w:rsidR="00CC5CD9" w:rsidRPr="000B714C" w:rsidRDefault="00CC5CD9" w:rsidP="00CC5CD9">
      <w:pPr>
        <w:pStyle w:val="Heading3"/>
        <w:rPr>
          <w:rFonts w:ascii="Arial" w:hAnsi="Arial" w:cs="Arial"/>
          <w:sz w:val="20"/>
          <w:szCs w:val="20"/>
        </w:rPr>
      </w:pPr>
      <w:r w:rsidRPr="000B714C">
        <w:rPr>
          <w:rFonts w:ascii="Arial" w:hAnsi="Arial" w:cs="Arial"/>
          <w:sz w:val="20"/>
          <w:szCs w:val="20"/>
        </w:rPr>
        <w:t>Scenario 1: Single Configuration</w:t>
      </w:r>
    </w:p>
    <w:p w14:paraId="21670BFB" w14:textId="77777777" w:rsidR="00CC5CD9" w:rsidRPr="000B714C" w:rsidRDefault="00CC5CD9" w:rsidP="00CC5CD9">
      <w:pPr>
        <w:pStyle w:val="FirstParagraph"/>
        <w:spacing w:before="0" w:after="0" w:line="312" w:lineRule="auto"/>
        <w:rPr>
          <w:rFonts w:ascii="Arial" w:hAnsi="Arial" w:cs="Arial"/>
          <w:sz w:val="20"/>
          <w:szCs w:val="20"/>
        </w:rPr>
      </w:pPr>
      <w:r w:rsidRPr="000B714C">
        <w:rPr>
          <w:rFonts w:ascii="Arial" w:hAnsi="Arial" w:cs="Arial"/>
          <w:b/>
          <w:bCs/>
          <w:sz w:val="20"/>
          <w:szCs w:val="20"/>
        </w:rPr>
        <w:t>When</w:t>
      </w:r>
      <w:r w:rsidRPr="000B714C">
        <w:rPr>
          <w:rFonts w:ascii="Arial" w:hAnsi="Arial" w:cs="Arial"/>
          <w:sz w:val="20"/>
          <w:szCs w:val="20"/>
        </w:rPr>
        <w:t>: Single population mode (e.g., “Copula”) + single income mode (e.g., “Categorical only”).</w:t>
      </w:r>
    </w:p>
    <w:p w14:paraId="09436039" w14:textId="77777777" w:rsidR="00CC5CD9" w:rsidRPr="000B714C" w:rsidRDefault="00CC5CD9" w:rsidP="00CC5CD9">
      <w:pPr>
        <w:pStyle w:val="BodyText"/>
        <w:spacing w:before="0" w:after="0" w:line="312" w:lineRule="auto"/>
        <w:rPr>
          <w:rFonts w:ascii="Arial" w:hAnsi="Arial" w:cs="Arial"/>
          <w:sz w:val="20"/>
          <w:szCs w:val="20"/>
        </w:rPr>
      </w:pPr>
      <w:r w:rsidRPr="000B714C">
        <w:rPr>
          <w:rFonts w:ascii="Arial" w:hAnsi="Arial" w:cs="Arial"/>
          <w:b/>
          <w:bCs/>
          <w:sz w:val="20"/>
          <w:szCs w:val="20"/>
        </w:rPr>
        <w:t>File name</w:t>
      </w:r>
      <w:r w:rsidRPr="000B714C">
        <w:rPr>
          <w:rFonts w:ascii="Arial" w:hAnsi="Arial" w:cs="Arial"/>
          <w:sz w:val="20"/>
          <w:szCs w:val="20"/>
        </w:rPr>
        <w:t xml:space="preserve">: </w:t>
      </w:r>
      <w:r w:rsidRPr="000B714C">
        <w:rPr>
          <w:rStyle w:val="VerbatimChar"/>
          <w:rFonts w:ascii="Arial" w:hAnsi="Arial" w:cs="Arial"/>
          <w:sz w:val="20"/>
          <w:szCs w:val="20"/>
        </w:rPr>
        <w:t>donation_default_results_YYYYMMDD_HHMMSS.xlsx</w:t>
      </w:r>
    </w:p>
    <w:p w14:paraId="78CF1B7B" w14:textId="77777777" w:rsidR="00CC5CD9" w:rsidRPr="000B714C" w:rsidRDefault="00CC5CD9" w:rsidP="00CC5CD9">
      <w:pPr>
        <w:pStyle w:val="BodyText"/>
        <w:spacing w:before="0" w:after="0" w:line="312" w:lineRule="auto"/>
        <w:rPr>
          <w:rFonts w:ascii="Arial" w:hAnsi="Arial" w:cs="Arial"/>
          <w:sz w:val="20"/>
          <w:szCs w:val="20"/>
        </w:rPr>
      </w:pPr>
      <w:r w:rsidRPr="000B714C">
        <w:rPr>
          <w:rFonts w:ascii="Arial" w:hAnsi="Arial" w:cs="Arial"/>
          <w:b/>
          <w:bCs/>
          <w:sz w:val="20"/>
          <w:szCs w:val="20"/>
        </w:rPr>
        <w:t>Structure</w:t>
      </w:r>
      <w:r w:rsidRPr="000B714C">
        <w:rPr>
          <w:rFonts w:ascii="Arial" w:hAnsi="Arial" w:cs="Arial"/>
          <w:sz w:val="20"/>
          <w:szCs w:val="20"/>
        </w:rPr>
        <w:t>: Single sheet — “Donation Results”</w:t>
      </w:r>
    </w:p>
    <w:p w14:paraId="3C5E4767" w14:textId="77777777" w:rsidR="00CC5CD9" w:rsidRPr="000B714C" w:rsidRDefault="00CC5CD9" w:rsidP="00CC5CD9">
      <w:pPr>
        <w:pStyle w:val="BodyText"/>
        <w:spacing w:before="0"/>
        <w:rPr>
          <w:rFonts w:ascii="Arial" w:hAnsi="Arial" w:cs="Arial"/>
          <w:sz w:val="20"/>
          <w:szCs w:val="20"/>
        </w:rPr>
      </w:pPr>
      <w:r w:rsidRPr="000B714C">
        <w:rPr>
          <w:rFonts w:ascii="Arial" w:hAnsi="Arial" w:cs="Arial"/>
          <w:b/>
          <w:bCs/>
          <w:sz w:val="20"/>
          <w:szCs w:val="20"/>
        </w:rPr>
        <w:t>Columns (7):</w:t>
      </w:r>
    </w:p>
    <w:tbl>
      <w:tblPr>
        <w:tblW w:w="4942" w:type="pct"/>
        <w:tblLayout w:type="fixed"/>
        <w:tblLook w:val="0020" w:firstRow="1" w:lastRow="0" w:firstColumn="0" w:lastColumn="0" w:noHBand="0" w:noVBand="0"/>
      </w:tblPr>
      <w:tblGrid>
        <w:gridCol w:w="389"/>
        <w:gridCol w:w="4194"/>
        <w:gridCol w:w="4668"/>
      </w:tblGrid>
      <w:tr w:rsidR="00FF1530" w14:paraId="13D601E3" w14:textId="77777777">
        <w:trPr>
          <w:tblHeader/>
        </w:trPr>
        <w:tc>
          <w:tcPr>
            <w:tcW w:w="392" w:type="dxa"/>
            <w:vAlign w:val="bottom"/>
          </w:tcPr>
          <w:p w14:paraId="07E60EB7" w14:textId="77777777" w:rsidR="00CC5CD9" w:rsidRPr="00E61C09" w:rsidRDefault="00CC5CD9">
            <w:pPr>
              <w:pStyle w:val="Compact"/>
              <w:rPr>
                <w:rFonts w:ascii="Arial" w:hAnsi="Arial" w:cs="Arial"/>
                <w:sz w:val="20"/>
                <w:szCs w:val="20"/>
              </w:rPr>
            </w:pPr>
            <w:r w:rsidRPr="00E61C09">
              <w:rPr>
                <w:rFonts w:ascii="Arial" w:hAnsi="Arial" w:cs="Arial"/>
                <w:sz w:val="20"/>
                <w:szCs w:val="20"/>
              </w:rPr>
              <w:t>#</w:t>
            </w:r>
          </w:p>
        </w:tc>
        <w:tc>
          <w:tcPr>
            <w:tcW w:w="4293" w:type="dxa"/>
            <w:vAlign w:val="bottom"/>
          </w:tcPr>
          <w:p w14:paraId="1FCF4339" w14:textId="77777777" w:rsidR="00CC5CD9" w:rsidRPr="00E61C09" w:rsidRDefault="00CC5CD9">
            <w:pPr>
              <w:pStyle w:val="Compact"/>
              <w:rPr>
                <w:rFonts w:ascii="Arial" w:hAnsi="Arial" w:cs="Arial"/>
                <w:sz w:val="20"/>
                <w:szCs w:val="20"/>
              </w:rPr>
            </w:pPr>
            <w:r w:rsidRPr="00E61C09">
              <w:rPr>
                <w:rFonts w:ascii="Arial" w:hAnsi="Arial" w:cs="Arial"/>
                <w:sz w:val="20"/>
                <w:szCs w:val="20"/>
              </w:rPr>
              <w:t>Column Name</w:t>
            </w:r>
          </w:p>
        </w:tc>
        <w:tc>
          <w:tcPr>
            <w:tcW w:w="4779" w:type="dxa"/>
            <w:vAlign w:val="bottom"/>
          </w:tcPr>
          <w:p w14:paraId="6D5292C8" w14:textId="77777777" w:rsidR="00CC5CD9" w:rsidRPr="00E61C09" w:rsidRDefault="00CC5CD9">
            <w:pPr>
              <w:pStyle w:val="Compact"/>
              <w:rPr>
                <w:rFonts w:ascii="Arial" w:hAnsi="Arial" w:cs="Arial"/>
                <w:sz w:val="20"/>
                <w:szCs w:val="20"/>
              </w:rPr>
            </w:pPr>
            <w:r w:rsidRPr="00E61C09">
              <w:rPr>
                <w:rFonts w:ascii="Arial" w:hAnsi="Arial" w:cs="Arial"/>
                <w:sz w:val="20"/>
                <w:szCs w:val="20"/>
              </w:rPr>
              <w:t>Description</w:t>
            </w:r>
          </w:p>
        </w:tc>
      </w:tr>
      <w:tr w:rsidR="00CC5CD9" w:rsidRPr="00E61C09" w14:paraId="00883884" w14:textId="77777777">
        <w:tc>
          <w:tcPr>
            <w:tcW w:w="392" w:type="dxa"/>
          </w:tcPr>
          <w:p w14:paraId="14132547" w14:textId="77777777" w:rsidR="00CC5CD9" w:rsidRPr="00E61C09" w:rsidRDefault="00CC5CD9">
            <w:pPr>
              <w:pStyle w:val="Compact"/>
              <w:rPr>
                <w:rFonts w:ascii="Arial" w:hAnsi="Arial" w:cs="Arial"/>
                <w:sz w:val="20"/>
                <w:szCs w:val="20"/>
              </w:rPr>
            </w:pPr>
            <w:r w:rsidRPr="00E61C09">
              <w:rPr>
                <w:rFonts w:ascii="Arial" w:hAnsi="Arial" w:cs="Arial"/>
                <w:sz w:val="20"/>
                <w:szCs w:val="20"/>
              </w:rPr>
              <w:t>1</w:t>
            </w:r>
          </w:p>
        </w:tc>
        <w:tc>
          <w:tcPr>
            <w:tcW w:w="4293" w:type="dxa"/>
          </w:tcPr>
          <w:p w14:paraId="3D89D708"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Agent ID</w:t>
            </w:r>
          </w:p>
        </w:tc>
        <w:tc>
          <w:tcPr>
            <w:tcW w:w="4779" w:type="dxa"/>
          </w:tcPr>
          <w:p w14:paraId="6C0B1742" w14:textId="77777777" w:rsidR="00CC5CD9" w:rsidRPr="00E61C09" w:rsidRDefault="00CC5CD9">
            <w:pPr>
              <w:pStyle w:val="Compact"/>
              <w:rPr>
                <w:rFonts w:ascii="Arial" w:hAnsi="Arial" w:cs="Arial"/>
                <w:sz w:val="20"/>
                <w:szCs w:val="20"/>
              </w:rPr>
            </w:pPr>
            <w:r w:rsidRPr="00E61C09">
              <w:rPr>
                <w:rFonts w:ascii="Arial" w:hAnsi="Arial" w:cs="Arial"/>
                <w:sz w:val="20"/>
                <w:szCs w:val="20"/>
              </w:rPr>
              <w:t>Agent identifier (1-based)</w:t>
            </w:r>
          </w:p>
        </w:tc>
      </w:tr>
      <w:tr w:rsidR="00CC5CD9" w:rsidRPr="00E61C09" w14:paraId="6189C18F" w14:textId="77777777">
        <w:tc>
          <w:tcPr>
            <w:tcW w:w="392" w:type="dxa"/>
          </w:tcPr>
          <w:p w14:paraId="04ECC4E6" w14:textId="77777777" w:rsidR="00CC5CD9" w:rsidRPr="00E61C09" w:rsidRDefault="00CC5CD9">
            <w:pPr>
              <w:pStyle w:val="Compact"/>
              <w:rPr>
                <w:rFonts w:ascii="Arial" w:hAnsi="Arial" w:cs="Arial"/>
                <w:sz w:val="20"/>
                <w:szCs w:val="20"/>
              </w:rPr>
            </w:pPr>
            <w:r w:rsidRPr="00E61C09">
              <w:rPr>
                <w:rFonts w:ascii="Arial" w:hAnsi="Arial" w:cs="Arial"/>
                <w:sz w:val="20"/>
                <w:szCs w:val="20"/>
              </w:rPr>
              <w:t>2</w:t>
            </w:r>
          </w:p>
        </w:tc>
        <w:tc>
          <w:tcPr>
            <w:tcW w:w="4293" w:type="dxa"/>
          </w:tcPr>
          <w:p w14:paraId="0A4A4DBA"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Honesty_Humility</w:t>
            </w:r>
          </w:p>
        </w:tc>
        <w:tc>
          <w:tcPr>
            <w:tcW w:w="4779" w:type="dxa"/>
          </w:tcPr>
          <w:p w14:paraId="5F9490F4" w14:textId="77777777" w:rsidR="00CC5CD9" w:rsidRPr="00E61C09" w:rsidRDefault="00CC5CD9">
            <w:pPr>
              <w:pStyle w:val="Compact"/>
              <w:rPr>
                <w:rFonts w:ascii="Arial" w:hAnsi="Arial" w:cs="Arial"/>
                <w:sz w:val="20"/>
                <w:szCs w:val="20"/>
              </w:rPr>
            </w:pPr>
            <w:r w:rsidRPr="00E61C09">
              <w:rPr>
                <w:rFonts w:ascii="Arial" w:hAnsi="Arial" w:cs="Arial"/>
                <w:sz w:val="20"/>
                <w:szCs w:val="20"/>
              </w:rPr>
              <w:t>Raw Honesty-Humility trait value</w:t>
            </w:r>
          </w:p>
        </w:tc>
      </w:tr>
      <w:tr w:rsidR="00CC5CD9" w:rsidRPr="00E61C09" w14:paraId="74B2B296" w14:textId="77777777">
        <w:tc>
          <w:tcPr>
            <w:tcW w:w="392" w:type="dxa"/>
          </w:tcPr>
          <w:p w14:paraId="7CD3762B" w14:textId="77777777" w:rsidR="00CC5CD9" w:rsidRPr="00E61C09" w:rsidRDefault="00CC5CD9">
            <w:pPr>
              <w:pStyle w:val="Compact"/>
              <w:rPr>
                <w:rFonts w:ascii="Arial" w:hAnsi="Arial" w:cs="Arial"/>
                <w:sz w:val="20"/>
                <w:szCs w:val="20"/>
              </w:rPr>
            </w:pPr>
            <w:r w:rsidRPr="00E61C09">
              <w:rPr>
                <w:rFonts w:ascii="Arial" w:hAnsi="Arial" w:cs="Arial"/>
                <w:sz w:val="20"/>
                <w:szCs w:val="20"/>
              </w:rPr>
              <w:t>3</w:t>
            </w:r>
          </w:p>
        </w:tc>
        <w:tc>
          <w:tcPr>
            <w:tcW w:w="4293" w:type="dxa"/>
          </w:tcPr>
          <w:p w14:paraId="57694D0D"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Assigned Allowance Level</w:t>
            </w:r>
          </w:p>
        </w:tc>
        <w:tc>
          <w:tcPr>
            <w:tcW w:w="4779" w:type="dxa"/>
          </w:tcPr>
          <w:p w14:paraId="7DBDC81B" w14:textId="77777777" w:rsidR="00CC5CD9" w:rsidRPr="00E61C09" w:rsidRDefault="00CC5CD9">
            <w:pPr>
              <w:pStyle w:val="Compact"/>
              <w:rPr>
                <w:rFonts w:ascii="Arial" w:hAnsi="Arial" w:cs="Arial"/>
                <w:sz w:val="20"/>
                <w:szCs w:val="20"/>
              </w:rPr>
            </w:pPr>
            <w:r w:rsidRPr="00E61C09">
              <w:rPr>
                <w:rFonts w:ascii="Arial" w:hAnsi="Arial" w:cs="Arial"/>
                <w:sz w:val="20"/>
                <w:szCs w:val="20"/>
              </w:rPr>
              <w:t>Income level (1–5)</w:t>
            </w:r>
          </w:p>
        </w:tc>
      </w:tr>
      <w:tr w:rsidR="00CC5CD9" w:rsidRPr="00E61C09" w14:paraId="06DCE808" w14:textId="77777777">
        <w:tc>
          <w:tcPr>
            <w:tcW w:w="392" w:type="dxa"/>
          </w:tcPr>
          <w:p w14:paraId="067A0B39" w14:textId="77777777" w:rsidR="00CC5CD9" w:rsidRPr="00E61C09" w:rsidRDefault="00CC5CD9">
            <w:pPr>
              <w:pStyle w:val="Compact"/>
              <w:rPr>
                <w:rFonts w:ascii="Arial" w:hAnsi="Arial" w:cs="Arial"/>
                <w:sz w:val="20"/>
                <w:szCs w:val="20"/>
              </w:rPr>
            </w:pPr>
            <w:r w:rsidRPr="00E61C09">
              <w:rPr>
                <w:rFonts w:ascii="Arial" w:hAnsi="Arial" w:cs="Arial"/>
                <w:sz w:val="20"/>
                <w:szCs w:val="20"/>
              </w:rPr>
              <w:t>4</w:t>
            </w:r>
          </w:p>
        </w:tc>
        <w:tc>
          <w:tcPr>
            <w:tcW w:w="4293" w:type="dxa"/>
          </w:tcPr>
          <w:p w14:paraId="130D3E62"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Study Program</w:t>
            </w:r>
          </w:p>
        </w:tc>
        <w:tc>
          <w:tcPr>
            <w:tcW w:w="4779" w:type="dxa"/>
          </w:tcPr>
          <w:p w14:paraId="7E1F03AC" w14:textId="77777777" w:rsidR="00CC5CD9" w:rsidRPr="00E61C09" w:rsidRDefault="00CC5CD9">
            <w:pPr>
              <w:pStyle w:val="Compact"/>
              <w:rPr>
                <w:rFonts w:ascii="Arial" w:hAnsi="Arial" w:cs="Arial"/>
                <w:sz w:val="20"/>
                <w:szCs w:val="20"/>
              </w:rPr>
            </w:pPr>
            <w:r w:rsidRPr="00E61C09">
              <w:rPr>
                <w:rFonts w:ascii="Arial" w:hAnsi="Arial" w:cs="Arial"/>
                <w:sz w:val="20"/>
                <w:szCs w:val="20"/>
              </w:rPr>
              <w:t>Agent’s university study program</w:t>
            </w:r>
          </w:p>
        </w:tc>
      </w:tr>
      <w:tr w:rsidR="00CC5CD9" w:rsidRPr="00E61C09" w14:paraId="3BD78483" w14:textId="77777777">
        <w:tc>
          <w:tcPr>
            <w:tcW w:w="392" w:type="dxa"/>
          </w:tcPr>
          <w:p w14:paraId="63BE28D6" w14:textId="77777777" w:rsidR="00CC5CD9" w:rsidRPr="00E61C09" w:rsidRDefault="00CC5CD9">
            <w:pPr>
              <w:pStyle w:val="Compact"/>
              <w:rPr>
                <w:rFonts w:ascii="Arial" w:hAnsi="Arial" w:cs="Arial"/>
                <w:sz w:val="20"/>
                <w:szCs w:val="20"/>
              </w:rPr>
            </w:pPr>
            <w:r w:rsidRPr="00E61C09">
              <w:rPr>
                <w:rFonts w:ascii="Arial" w:hAnsi="Arial" w:cs="Arial"/>
                <w:sz w:val="20"/>
                <w:szCs w:val="20"/>
              </w:rPr>
              <w:t>5</w:t>
            </w:r>
          </w:p>
        </w:tc>
        <w:tc>
          <w:tcPr>
            <w:tcW w:w="4293" w:type="dxa"/>
          </w:tcPr>
          <w:p w14:paraId="113180D9"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Group_experiment</w:t>
            </w:r>
          </w:p>
        </w:tc>
        <w:tc>
          <w:tcPr>
            <w:tcW w:w="4779" w:type="dxa"/>
          </w:tcPr>
          <w:p w14:paraId="3328B5E9" w14:textId="77777777" w:rsidR="00CC5CD9" w:rsidRPr="00E61C09" w:rsidRDefault="00CC5CD9">
            <w:pPr>
              <w:pStyle w:val="Compact"/>
              <w:rPr>
                <w:rFonts w:ascii="Arial" w:hAnsi="Arial" w:cs="Arial"/>
                <w:sz w:val="20"/>
                <w:szCs w:val="20"/>
              </w:rPr>
            </w:pPr>
            <w:r w:rsidRPr="00E61C09">
              <w:rPr>
                <w:rFonts w:ascii="Arial" w:hAnsi="Arial" w:cs="Arial"/>
                <w:sz w:val="20"/>
                <w:szCs w:val="20"/>
              </w:rPr>
              <w:t>Experimental group (HighSub/MidSub/NoSub)</w:t>
            </w:r>
          </w:p>
        </w:tc>
      </w:tr>
      <w:tr w:rsidR="00CC5CD9" w:rsidRPr="00E61C09" w14:paraId="69523D22" w14:textId="77777777">
        <w:tc>
          <w:tcPr>
            <w:tcW w:w="392" w:type="dxa"/>
          </w:tcPr>
          <w:p w14:paraId="56035966" w14:textId="77777777" w:rsidR="00CC5CD9" w:rsidRPr="00E61C09" w:rsidRDefault="00CC5CD9">
            <w:pPr>
              <w:pStyle w:val="Compact"/>
              <w:rPr>
                <w:rFonts w:ascii="Arial" w:hAnsi="Arial" w:cs="Arial"/>
                <w:sz w:val="20"/>
                <w:szCs w:val="20"/>
              </w:rPr>
            </w:pPr>
            <w:r w:rsidRPr="00E61C09">
              <w:rPr>
                <w:rFonts w:ascii="Arial" w:hAnsi="Arial" w:cs="Arial"/>
                <w:sz w:val="20"/>
                <w:szCs w:val="20"/>
              </w:rPr>
              <w:t>6</w:t>
            </w:r>
          </w:p>
        </w:tc>
        <w:tc>
          <w:tcPr>
            <w:tcW w:w="4293" w:type="dxa"/>
          </w:tcPr>
          <w:p w14:paraId="598986A7" w14:textId="77777777" w:rsidR="00CC5CD9" w:rsidRPr="00E61C09" w:rsidRDefault="00CC5CD9">
            <w:pPr>
              <w:pStyle w:val="Compact"/>
              <w:rPr>
                <w:rFonts w:ascii="Arial" w:hAnsi="Arial" w:cs="Arial"/>
                <w:sz w:val="20"/>
                <w:szCs w:val="20"/>
                <w:lang w:val="it-IT"/>
              </w:rPr>
            </w:pPr>
            <w:r w:rsidRPr="00E61C09">
              <w:rPr>
                <w:rFonts w:ascii="Arial" w:hAnsi="Arial" w:cs="Arial"/>
                <w:b/>
                <w:bCs/>
                <w:sz w:val="20"/>
                <w:szCs w:val="20"/>
                <w:lang w:val="it-IT"/>
              </w:rPr>
              <w:t>TWT+Sospeso [=AW2+AX2]{Periods 1+2}</w:t>
            </w:r>
          </w:p>
        </w:tc>
        <w:tc>
          <w:tcPr>
            <w:tcW w:w="4779" w:type="dxa"/>
          </w:tcPr>
          <w:p w14:paraId="0BFFA464" w14:textId="77777777" w:rsidR="00CC5CD9" w:rsidRPr="00E61C09" w:rsidRDefault="00CC5CD9">
            <w:pPr>
              <w:pStyle w:val="Compact"/>
              <w:rPr>
                <w:rFonts w:ascii="Arial" w:hAnsi="Arial" w:cs="Arial"/>
                <w:sz w:val="20"/>
                <w:szCs w:val="20"/>
              </w:rPr>
            </w:pPr>
            <w:r w:rsidRPr="00E61C09">
              <w:rPr>
                <w:rFonts w:ascii="Arial" w:hAnsi="Arial" w:cs="Arial"/>
                <w:sz w:val="20"/>
                <w:szCs w:val="20"/>
              </w:rPr>
              <w:t>Observed prosocial behavior</w:t>
            </w:r>
          </w:p>
        </w:tc>
      </w:tr>
      <w:tr w:rsidR="00CC5CD9" w:rsidRPr="00E61C09" w14:paraId="189AAC0A" w14:textId="77777777">
        <w:tc>
          <w:tcPr>
            <w:tcW w:w="392" w:type="dxa"/>
          </w:tcPr>
          <w:p w14:paraId="13003305" w14:textId="77777777" w:rsidR="00CC5CD9" w:rsidRPr="00E61C09" w:rsidRDefault="00CC5CD9">
            <w:pPr>
              <w:pStyle w:val="Compact"/>
              <w:rPr>
                <w:rFonts w:ascii="Arial" w:hAnsi="Arial" w:cs="Arial"/>
                <w:sz w:val="20"/>
                <w:szCs w:val="20"/>
              </w:rPr>
            </w:pPr>
            <w:r w:rsidRPr="00E61C09">
              <w:rPr>
                <w:rFonts w:ascii="Arial" w:hAnsi="Arial" w:cs="Arial"/>
                <w:sz w:val="20"/>
                <w:szCs w:val="20"/>
              </w:rPr>
              <w:t>7</w:t>
            </w:r>
          </w:p>
        </w:tc>
        <w:tc>
          <w:tcPr>
            <w:tcW w:w="4293" w:type="dxa"/>
          </w:tcPr>
          <w:p w14:paraId="09B20F5A"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donation_default</w:t>
            </w:r>
          </w:p>
        </w:tc>
        <w:tc>
          <w:tcPr>
            <w:tcW w:w="4779" w:type="dxa"/>
          </w:tcPr>
          <w:p w14:paraId="0F039C95" w14:textId="77777777" w:rsidR="00CC5CD9" w:rsidRPr="00E61C09" w:rsidRDefault="00CC5CD9">
            <w:pPr>
              <w:pStyle w:val="Compact"/>
              <w:rPr>
                <w:rFonts w:ascii="Arial" w:hAnsi="Arial" w:cs="Arial"/>
                <w:sz w:val="20"/>
                <w:szCs w:val="20"/>
              </w:rPr>
            </w:pPr>
            <w:r w:rsidRPr="00E61C09">
              <w:rPr>
                <w:rFonts w:ascii="Arial" w:hAnsi="Arial" w:cs="Arial"/>
                <w:sz w:val="20"/>
                <w:szCs w:val="20"/>
              </w:rPr>
              <w:t>Final donation rate as a proportion (0.0–1.0)</w:t>
            </w:r>
          </w:p>
        </w:tc>
      </w:tr>
    </w:tbl>
    <w:p w14:paraId="00C6C00C" w14:textId="77777777" w:rsidR="00CC5CD9" w:rsidRPr="000B714C" w:rsidRDefault="00CC5CD9" w:rsidP="00CC5CD9">
      <w:pPr>
        <w:pStyle w:val="BodyText"/>
        <w:spacing w:line="312" w:lineRule="auto"/>
        <w:rPr>
          <w:rFonts w:ascii="Arial" w:hAnsi="Arial" w:cs="Arial"/>
          <w:sz w:val="20"/>
          <w:szCs w:val="20"/>
        </w:rPr>
      </w:pPr>
      <w:r w:rsidRPr="000B714C">
        <w:rPr>
          <w:rFonts w:ascii="Arial" w:hAnsi="Arial" w:cs="Arial"/>
          <w:b/>
          <w:bCs/>
          <w:sz w:val="20"/>
          <w:szCs w:val="20"/>
        </w:rPr>
        <w:t>Notes</w:t>
      </w:r>
      <w:r w:rsidRPr="000B714C">
        <w:rPr>
          <w:rFonts w:ascii="Arial" w:hAnsi="Arial" w:cs="Arial"/>
          <w:sz w:val="20"/>
          <w:szCs w:val="20"/>
        </w:rPr>
        <w:t xml:space="preserve">: - Only the </w:t>
      </w:r>
      <w:r>
        <w:rPr>
          <w:rFonts w:ascii="Arial" w:hAnsi="Arial" w:cs="Arial"/>
          <w:sz w:val="20"/>
          <w:szCs w:val="20"/>
        </w:rPr>
        <w:t>five</w:t>
      </w:r>
      <w:r w:rsidRPr="000B714C">
        <w:rPr>
          <w:rFonts w:ascii="Arial" w:hAnsi="Arial" w:cs="Arial"/>
          <w:sz w:val="20"/>
          <w:szCs w:val="20"/>
        </w:rPr>
        <w:t xml:space="preserve"> trait columns used in the donation regression model are included. - The donation_default value is the final output after the process</w:t>
      </w:r>
      <w:r>
        <w:rPr>
          <w:rFonts w:ascii="Arial" w:hAnsi="Arial" w:cs="Arial"/>
          <w:sz w:val="20"/>
          <w:szCs w:val="20"/>
        </w:rPr>
        <w:t xml:space="preserve"> is completed</w:t>
      </w:r>
      <w:r w:rsidRPr="000B714C">
        <w:rPr>
          <w:rFonts w:ascii="Arial" w:hAnsi="Arial" w:cs="Arial"/>
          <w:sz w:val="20"/>
          <w:szCs w:val="20"/>
        </w:rPr>
        <w:t xml:space="preserve"> (regression → scaling → anchoring → adjustment → stochastic draw → floor at 0 → rescale to 0–1). - Numeric columns display with </w:t>
      </w:r>
      <w:r>
        <w:rPr>
          <w:rFonts w:ascii="Arial" w:hAnsi="Arial" w:cs="Arial"/>
          <w:sz w:val="20"/>
          <w:szCs w:val="20"/>
        </w:rPr>
        <w:t>two</w:t>
      </w:r>
      <w:r w:rsidRPr="000B714C">
        <w:rPr>
          <w:rFonts w:ascii="Arial" w:hAnsi="Arial" w:cs="Arial"/>
          <w:sz w:val="20"/>
          <w:szCs w:val="20"/>
        </w:rPr>
        <w:t xml:space="preserve"> decimal places in Excel, but the underlying values retain full precision.</w:t>
      </w:r>
    </w:p>
    <w:p w14:paraId="63C2399D" w14:textId="77777777" w:rsidR="00CC5CD9" w:rsidRDefault="00CC5CD9" w:rsidP="00CC5CD9">
      <w:pPr>
        <w:pStyle w:val="Heading3"/>
      </w:pPr>
      <w:r>
        <w:t>Scenario 2: Compare Both Income Modes (Same Population)</w:t>
      </w:r>
    </w:p>
    <w:p w14:paraId="2D293127" w14:textId="77777777" w:rsidR="00CC5CD9" w:rsidRPr="000B714C" w:rsidRDefault="00CC5CD9" w:rsidP="00CC5CD9">
      <w:pPr>
        <w:pStyle w:val="FirstParagraph"/>
        <w:spacing w:before="0" w:after="0" w:line="312" w:lineRule="auto"/>
        <w:rPr>
          <w:rFonts w:ascii="Arial" w:hAnsi="Arial" w:cs="Arial"/>
          <w:sz w:val="20"/>
          <w:szCs w:val="20"/>
        </w:rPr>
      </w:pPr>
      <w:r w:rsidRPr="000B714C">
        <w:rPr>
          <w:rFonts w:ascii="Arial" w:hAnsi="Arial" w:cs="Arial"/>
          <w:b/>
          <w:bCs/>
          <w:sz w:val="20"/>
          <w:szCs w:val="20"/>
        </w:rPr>
        <w:t>When</w:t>
      </w:r>
      <w:r w:rsidRPr="000B714C">
        <w:rPr>
          <w:rFonts w:ascii="Arial" w:hAnsi="Arial" w:cs="Arial"/>
          <w:sz w:val="20"/>
          <w:szCs w:val="20"/>
        </w:rPr>
        <w:t xml:space="preserve">: Single population mode + “Compare both” income mode. This produces </w:t>
      </w:r>
      <w:r>
        <w:rPr>
          <w:rFonts w:ascii="Arial" w:hAnsi="Arial" w:cs="Arial"/>
          <w:sz w:val="20"/>
          <w:szCs w:val="20"/>
        </w:rPr>
        <w:t>two</w:t>
      </w:r>
      <w:r w:rsidRPr="000B714C">
        <w:rPr>
          <w:rFonts w:ascii="Arial" w:hAnsi="Arial" w:cs="Arial"/>
          <w:sz w:val="20"/>
          <w:szCs w:val="20"/>
        </w:rPr>
        <w:t xml:space="preserve"> configurations (categorical + continuous) with the </w:t>
      </w:r>
      <w:r w:rsidRPr="000B714C">
        <w:rPr>
          <w:rFonts w:ascii="Arial" w:hAnsi="Arial" w:cs="Arial"/>
          <w:b/>
          <w:bCs/>
          <w:sz w:val="20"/>
          <w:szCs w:val="20"/>
        </w:rPr>
        <w:t>same agents</w:t>
      </w:r>
      <w:r w:rsidRPr="000B714C">
        <w:rPr>
          <w:rFonts w:ascii="Arial" w:hAnsi="Arial" w:cs="Arial"/>
          <w:sz w:val="20"/>
          <w:szCs w:val="20"/>
        </w:rPr>
        <w:t>.</w:t>
      </w:r>
    </w:p>
    <w:p w14:paraId="204F6070" w14:textId="77777777" w:rsidR="00CC5CD9" w:rsidRPr="000B714C" w:rsidRDefault="00CC5CD9" w:rsidP="00CC5CD9">
      <w:pPr>
        <w:pStyle w:val="BodyText"/>
        <w:spacing w:before="0" w:after="120"/>
        <w:rPr>
          <w:rFonts w:ascii="Arial" w:hAnsi="Arial" w:cs="Arial"/>
          <w:sz w:val="20"/>
          <w:szCs w:val="20"/>
        </w:rPr>
      </w:pPr>
      <w:r w:rsidRPr="000B714C">
        <w:rPr>
          <w:rFonts w:ascii="Arial" w:hAnsi="Arial" w:cs="Arial"/>
          <w:b/>
          <w:bCs/>
          <w:sz w:val="20"/>
          <w:szCs w:val="20"/>
        </w:rPr>
        <w:t>File name</w:t>
      </w:r>
      <w:r w:rsidRPr="000B714C">
        <w:rPr>
          <w:rFonts w:ascii="Arial" w:hAnsi="Arial" w:cs="Arial"/>
          <w:sz w:val="20"/>
          <w:szCs w:val="20"/>
        </w:rPr>
        <w:t xml:space="preserve">: </w:t>
      </w:r>
      <w:r w:rsidRPr="000B714C">
        <w:rPr>
          <w:rStyle w:val="VerbatimChar"/>
          <w:rFonts w:ascii="Arial" w:hAnsi="Arial" w:cs="Arial"/>
          <w:sz w:val="20"/>
          <w:szCs w:val="20"/>
        </w:rPr>
        <w:t>donation_all_configs_YYYYMMDD_HHMMSS.xlsx</w:t>
      </w:r>
    </w:p>
    <w:p w14:paraId="2033762A" w14:textId="77777777" w:rsidR="00CC5CD9" w:rsidRPr="000B714C" w:rsidRDefault="00CC5CD9" w:rsidP="00CC5CD9">
      <w:pPr>
        <w:pStyle w:val="BodyText"/>
        <w:spacing w:before="0" w:after="120"/>
        <w:rPr>
          <w:rFonts w:ascii="Arial" w:hAnsi="Arial" w:cs="Arial"/>
          <w:sz w:val="20"/>
          <w:szCs w:val="20"/>
        </w:rPr>
      </w:pPr>
      <w:r w:rsidRPr="000B714C">
        <w:rPr>
          <w:rFonts w:ascii="Arial" w:hAnsi="Arial" w:cs="Arial"/>
          <w:b/>
          <w:bCs/>
          <w:sz w:val="20"/>
          <w:szCs w:val="20"/>
        </w:rPr>
        <w:t>Structure</w:t>
      </w:r>
      <w:r w:rsidRPr="000B714C">
        <w:rPr>
          <w:rFonts w:ascii="Arial" w:hAnsi="Arial" w:cs="Arial"/>
          <w:sz w:val="20"/>
          <w:szCs w:val="20"/>
        </w:rPr>
        <w:t>: Single sheet — “All Configurations”</w:t>
      </w:r>
    </w:p>
    <w:p w14:paraId="7148FC0D" w14:textId="77777777" w:rsidR="00CC5CD9" w:rsidRPr="000B714C" w:rsidRDefault="00CC5CD9" w:rsidP="00CC5CD9">
      <w:pPr>
        <w:pStyle w:val="BodyText"/>
        <w:spacing w:line="312" w:lineRule="auto"/>
        <w:rPr>
          <w:rFonts w:ascii="Arial" w:hAnsi="Arial" w:cs="Arial"/>
          <w:sz w:val="20"/>
          <w:szCs w:val="20"/>
        </w:rPr>
      </w:pPr>
      <w:r w:rsidRPr="000B714C">
        <w:rPr>
          <w:rFonts w:ascii="Arial" w:hAnsi="Arial" w:cs="Arial"/>
          <w:sz w:val="20"/>
          <w:szCs w:val="20"/>
        </w:rPr>
        <w:lastRenderedPageBreak/>
        <w:t>Because both income modes use the same agents (same population), they are combined into one sheet with separate donation columns:</w:t>
      </w:r>
    </w:p>
    <w:p w14:paraId="17FA73EA" w14:textId="77777777" w:rsidR="00CC5CD9" w:rsidRPr="000B714C" w:rsidRDefault="00CC5CD9" w:rsidP="00CC5CD9">
      <w:pPr>
        <w:pStyle w:val="BodyText"/>
        <w:rPr>
          <w:rFonts w:ascii="Arial" w:hAnsi="Arial" w:cs="Arial"/>
          <w:sz w:val="20"/>
          <w:szCs w:val="20"/>
        </w:rPr>
      </w:pPr>
      <w:r w:rsidRPr="000B714C">
        <w:rPr>
          <w:rFonts w:ascii="Arial" w:hAnsi="Arial" w:cs="Arial"/>
          <w:b/>
          <w:bCs/>
          <w:sz w:val="20"/>
          <w:szCs w:val="20"/>
        </w:rPr>
        <w:t>Columns (8):</w:t>
      </w:r>
    </w:p>
    <w:tbl>
      <w:tblPr>
        <w:tblW w:w="5000" w:type="pct"/>
        <w:tblLayout w:type="fixed"/>
        <w:tblLook w:val="0020" w:firstRow="1" w:lastRow="0" w:firstColumn="0" w:lastColumn="0" w:noHBand="0" w:noVBand="0"/>
      </w:tblPr>
      <w:tblGrid>
        <w:gridCol w:w="388"/>
        <w:gridCol w:w="4181"/>
        <w:gridCol w:w="4791"/>
      </w:tblGrid>
      <w:tr w:rsidR="00FF1530" w14:paraId="3AAB9DF2" w14:textId="77777777">
        <w:trPr>
          <w:tblHeader/>
        </w:trPr>
        <w:tc>
          <w:tcPr>
            <w:tcW w:w="392" w:type="dxa"/>
            <w:vAlign w:val="bottom"/>
          </w:tcPr>
          <w:p w14:paraId="7E3D8EC7" w14:textId="77777777" w:rsidR="00CC5CD9" w:rsidRPr="00E61C09" w:rsidRDefault="00CC5CD9">
            <w:pPr>
              <w:pStyle w:val="Compact"/>
              <w:rPr>
                <w:rFonts w:ascii="Arial" w:hAnsi="Arial" w:cs="Arial"/>
                <w:sz w:val="20"/>
                <w:szCs w:val="20"/>
              </w:rPr>
            </w:pPr>
            <w:r w:rsidRPr="00E61C09">
              <w:rPr>
                <w:rFonts w:ascii="Arial" w:hAnsi="Arial" w:cs="Arial"/>
                <w:sz w:val="20"/>
                <w:szCs w:val="20"/>
              </w:rPr>
              <w:t>#</w:t>
            </w:r>
          </w:p>
        </w:tc>
        <w:tc>
          <w:tcPr>
            <w:tcW w:w="4293" w:type="dxa"/>
            <w:vAlign w:val="bottom"/>
          </w:tcPr>
          <w:p w14:paraId="1A9B6008" w14:textId="77777777" w:rsidR="00CC5CD9" w:rsidRPr="00E61C09" w:rsidRDefault="00CC5CD9">
            <w:pPr>
              <w:pStyle w:val="Compact"/>
              <w:rPr>
                <w:rFonts w:ascii="Arial" w:hAnsi="Arial" w:cs="Arial"/>
                <w:sz w:val="20"/>
                <w:szCs w:val="20"/>
              </w:rPr>
            </w:pPr>
            <w:r w:rsidRPr="00E61C09">
              <w:rPr>
                <w:rFonts w:ascii="Arial" w:hAnsi="Arial" w:cs="Arial"/>
                <w:sz w:val="20"/>
                <w:szCs w:val="20"/>
              </w:rPr>
              <w:t>Column Name</w:t>
            </w:r>
          </w:p>
        </w:tc>
        <w:tc>
          <w:tcPr>
            <w:tcW w:w="4921" w:type="dxa"/>
            <w:vAlign w:val="bottom"/>
          </w:tcPr>
          <w:p w14:paraId="55BFD06C" w14:textId="77777777" w:rsidR="00CC5CD9" w:rsidRPr="00E61C09" w:rsidRDefault="00CC5CD9">
            <w:pPr>
              <w:pStyle w:val="Compact"/>
              <w:rPr>
                <w:rFonts w:ascii="Arial" w:hAnsi="Arial" w:cs="Arial"/>
                <w:sz w:val="20"/>
                <w:szCs w:val="20"/>
              </w:rPr>
            </w:pPr>
            <w:r w:rsidRPr="00E61C09">
              <w:rPr>
                <w:rFonts w:ascii="Arial" w:hAnsi="Arial" w:cs="Arial"/>
                <w:sz w:val="20"/>
                <w:szCs w:val="20"/>
              </w:rPr>
              <w:t>Description</w:t>
            </w:r>
          </w:p>
        </w:tc>
      </w:tr>
      <w:tr w:rsidR="00CC5CD9" w:rsidRPr="00E61C09" w14:paraId="33B99B32" w14:textId="77777777">
        <w:tc>
          <w:tcPr>
            <w:tcW w:w="392" w:type="dxa"/>
          </w:tcPr>
          <w:p w14:paraId="64D7172B" w14:textId="77777777" w:rsidR="00CC5CD9" w:rsidRPr="00E61C09" w:rsidRDefault="00CC5CD9">
            <w:pPr>
              <w:pStyle w:val="Compact"/>
              <w:rPr>
                <w:rFonts w:ascii="Arial" w:hAnsi="Arial" w:cs="Arial"/>
                <w:sz w:val="20"/>
                <w:szCs w:val="20"/>
              </w:rPr>
            </w:pPr>
            <w:r w:rsidRPr="00E61C09">
              <w:rPr>
                <w:rFonts w:ascii="Arial" w:hAnsi="Arial" w:cs="Arial"/>
                <w:sz w:val="20"/>
                <w:szCs w:val="20"/>
              </w:rPr>
              <w:t>1</w:t>
            </w:r>
          </w:p>
        </w:tc>
        <w:tc>
          <w:tcPr>
            <w:tcW w:w="4293" w:type="dxa"/>
          </w:tcPr>
          <w:p w14:paraId="2AA0A6B0"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Agent ID</w:t>
            </w:r>
          </w:p>
        </w:tc>
        <w:tc>
          <w:tcPr>
            <w:tcW w:w="4921" w:type="dxa"/>
          </w:tcPr>
          <w:p w14:paraId="70276E26" w14:textId="77777777" w:rsidR="00CC5CD9" w:rsidRPr="00E61C09" w:rsidRDefault="00CC5CD9">
            <w:pPr>
              <w:pStyle w:val="Compact"/>
              <w:rPr>
                <w:rFonts w:ascii="Arial" w:hAnsi="Arial" w:cs="Arial"/>
                <w:sz w:val="20"/>
                <w:szCs w:val="20"/>
              </w:rPr>
            </w:pPr>
            <w:r w:rsidRPr="00E61C09">
              <w:rPr>
                <w:rFonts w:ascii="Arial" w:hAnsi="Arial" w:cs="Arial"/>
                <w:sz w:val="20"/>
                <w:szCs w:val="20"/>
              </w:rPr>
              <w:t>Agent identifier</w:t>
            </w:r>
          </w:p>
        </w:tc>
      </w:tr>
      <w:tr w:rsidR="00CC5CD9" w:rsidRPr="00E61C09" w14:paraId="514F6A3B" w14:textId="77777777">
        <w:tc>
          <w:tcPr>
            <w:tcW w:w="392" w:type="dxa"/>
          </w:tcPr>
          <w:p w14:paraId="72839C83" w14:textId="77777777" w:rsidR="00CC5CD9" w:rsidRPr="00E61C09" w:rsidRDefault="00CC5CD9">
            <w:pPr>
              <w:pStyle w:val="Compact"/>
              <w:rPr>
                <w:rFonts w:ascii="Arial" w:hAnsi="Arial" w:cs="Arial"/>
                <w:sz w:val="20"/>
                <w:szCs w:val="20"/>
              </w:rPr>
            </w:pPr>
            <w:r w:rsidRPr="00E61C09">
              <w:rPr>
                <w:rFonts w:ascii="Arial" w:hAnsi="Arial" w:cs="Arial"/>
                <w:sz w:val="20"/>
                <w:szCs w:val="20"/>
              </w:rPr>
              <w:t>2</w:t>
            </w:r>
          </w:p>
        </w:tc>
        <w:tc>
          <w:tcPr>
            <w:tcW w:w="4293" w:type="dxa"/>
          </w:tcPr>
          <w:p w14:paraId="3E183524"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Honesty_Humility</w:t>
            </w:r>
          </w:p>
        </w:tc>
        <w:tc>
          <w:tcPr>
            <w:tcW w:w="4921" w:type="dxa"/>
          </w:tcPr>
          <w:p w14:paraId="41BB80F7" w14:textId="77777777" w:rsidR="00CC5CD9" w:rsidRPr="00E61C09" w:rsidRDefault="00CC5CD9">
            <w:pPr>
              <w:pStyle w:val="Compact"/>
              <w:rPr>
                <w:rFonts w:ascii="Arial" w:hAnsi="Arial" w:cs="Arial"/>
                <w:sz w:val="20"/>
                <w:szCs w:val="20"/>
              </w:rPr>
            </w:pPr>
            <w:r w:rsidRPr="00E61C09">
              <w:rPr>
                <w:rFonts w:ascii="Arial" w:hAnsi="Arial" w:cs="Arial"/>
                <w:sz w:val="20"/>
                <w:szCs w:val="20"/>
              </w:rPr>
              <w:t>Raw trait value</w:t>
            </w:r>
          </w:p>
        </w:tc>
      </w:tr>
      <w:tr w:rsidR="00CC5CD9" w:rsidRPr="00E61C09" w14:paraId="7C339E40" w14:textId="77777777">
        <w:tc>
          <w:tcPr>
            <w:tcW w:w="392" w:type="dxa"/>
          </w:tcPr>
          <w:p w14:paraId="6EAB45DA" w14:textId="77777777" w:rsidR="00CC5CD9" w:rsidRPr="00E61C09" w:rsidRDefault="00CC5CD9">
            <w:pPr>
              <w:pStyle w:val="Compact"/>
              <w:rPr>
                <w:rFonts w:ascii="Arial" w:hAnsi="Arial" w:cs="Arial"/>
                <w:sz w:val="20"/>
                <w:szCs w:val="20"/>
              </w:rPr>
            </w:pPr>
            <w:r w:rsidRPr="00E61C09">
              <w:rPr>
                <w:rFonts w:ascii="Arial" w:hAnsi="Arial" w:cs="Arial"/>
                <w:sz w:val="20"/>
                <w:szCs w:val="20"/>
              </w:rPr>
              <w:t>3</w:t>
            </w:r>
          </w:p>
        </w:tc>
        <w:tc>
          <w:tcPr>
            <w:tcW w:w="4293" w:type="dxa"/>
          </w:tcPr>
          <w:p w14:paraId="3BA3B608"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Assigned Allowance Level</w:t>
            </w:r>
          </w:p>
        </w:tc>
        <w:tc>
          <w:tcPr>
            <w:tcW w:w="4921" w:type="dxa"/>
          </w:tcPr>
          <w:p w14:paraId="128B11B9" w14:textId="77777777" w:rsidR="00CC5CD9" w:rsidRPr="00E61C09" w:rsidRDefault="00CC5CD9">
            <w:pPr>
              <w:pStyle w:val="Compact"/>
              <w:rPr>
                <w:rFonts w:ascii="Arial" w:hAnsi="Arial" w:cs="Arial"/>
                <w:sz w:val="20"/>
                <w:szCs w:val="20"/>
              </w:rPr>
            </w:pPr>
            <w:r w:rsidRPr="00E61C09">
              <w:rPr>
                <w:rFonts w:ascii="Arial" w:hAnsi="Arial" w:cs="Arial"/>
                <w:sz w:val="20"/>
                <w:szCs w:val="20"/>
              </w:rPr>
              <w:t>Income level (1–5)</w:t>
            </w:r>
          </w:p>
        </w:tc>
      </w:tr>
      <w:tr w:rsidR="00CC5CD9" w:rsidRPr="00E61C09" w14:paraId="4143EAF8" w14:textId="77777777">
        <w:tc>
          <w:tcPr>
            <w:tcW w:w="392" w:type="dxa"/>
          </w:tcPr>
          <w:p w14:paraId="634AF85B" w14:textId="77777777" w:rsidR="00CC5CD9" w:rsidRPr="00E61C09" w:rsidRDefault="00CC5CD9">
            <w:pPr>
              <w:pStyle w:val="Compact"/>
              <w:rPr>
                <w:rFonts w:ascii="Arial" w:hAnsi="Arial" w:cs="Arial"/>
                <w:sz w:val="20"/>
                <w:szCs w:val="20"/>
              </w:rPr>
            </w:pPr>
            <w:r w:rsidRPr="00E61C09">
              <w:rPr>
                <w:rFonts w:ascii="Arial" w:hAnsi="Arial" w:cs="Arial"/>
                <w:sz w:val="20"/>
                <w:szCs w:val="20"/>
              </w:rPr>
              <w:t>4</w:t>
            </w:r>
          </w:p>
        </w:tc>
        <w:tc>
          <w:tcPr>
            <w:tcW w:w="4293" w:type="dxa"/>
          </w:tcPr>
          <w:p w14:paraId="4E26A5AE"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Study Program</w:t>
            </w:r>
          </w:p>
        </w:tc>
        <w:tc>
          <w:tcPr>
            <w:tcW w:w="4921" w:type="dxa"/>
          </w:tcPr>
          <w:p w14:paraId="3BAEF042" w14:textId="77777777" w:rsidR="00CC5CD9" w:rsidRPr="00E61C09" w:rsidRDefault="00CC5CD9">
            <w:pPr>
              <w:pStyle w:val="Compact"/>
              <w:rPr>
                <w:rFonts w:ascii="Arial" w:hAnsi="Arial" w:cs="Arial"/>
                <w:sz w:val="20"/>
                <w:szCs w:val="20"/>
              </w:rPr>
            </w:pPr>
            <w:r w:rsidRPr="00E61C09">
              <w:rPr>
                <w:rFonts w:ascii="Arial" w:hAnsi="Arial" w:cs="Arial"/>
                <w:sz w:val="20"/>
                <w:szCs w:val="20"/>
              </w:rPr>
              <w:t>Study program</w:t>
            </w:r>
          </w:p>
        </w:tc>
      </w:tr>
      <w:tr w:rsidR="00CC5CD9" w:rsidRPr="00E61C09" w14:paraId="7C38954D" w14:textId="77777777">
        <w:tc>
          <w:tcPr>
            <w:tcW w:w="392" w:type="dxa"/>
          </w:tcPr>
          <w:p w14:paraId="659A0183" w14:textId="77777777" w:rsidR="00CC5CD9" w:rsidRPr="00E61C09" w:rsidRDefault="00CC5CD9">
            <w:pPr>
              <w:pStyle w:val="Compact"/>
              <w:rPr>
                <w:rFonts w:ascii="Arial" w:hAnsi="Arial" w:cs="Arial"/>
                <w:sz w:val="20"/>
                <w:szCs w:val="20"/>
              </w:rPr>
            </w:pPr>
            <w:r w:rsidRPr="00E61C09">
              <w:rPr>
                <w:rFonts w:ascii="Arial" w:hAnsi="Arial" w:cs="Arial"/>
                <w:sz w:val="20"/>
                <w:szCs w:val="20"/>
              </w:rPr>
              <w:t>5</w:t>
            </w:r>
          </w:p>
        </w:tc>
        <w:tc>
          <w:tcPr>
            <w:tcW w:w="4293" w:type="dxa"/>
          </w:tcPr>
          <w:p w14:paraId="6038DB20"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Group_experiment</w:t>
            </w:r>
          </w:p>
        </w:tc>
        <w:tc>
          <w:tcPr>
            <w:tcW w:w="4921" w:type="dxa"/>
          </w:tcPr>
          <w:p w14:paraId="003B40FB" w14:textId="77777777" w:rsidR="00CC5CD9" w:rsidRPr="00E61C09" w:rsidRDefault="00CC5CD9">
            <w:pPr>
              <w:pStyle w:val="Compact"/>
              <w:rPr>
                <w:rFonts w:ascii="Arial" w:hAnsi="Arial" w:cs="Arial"/>
                <w:sz w:val="20"/>
                <w:szCs w:val="20"/>
              </w:rPr>
            </w:pPr>
            <w:r w:rsidRPr="00E61C09">
              <w:rPr>
                <w:rFonts w:ascii="Arial" w:hAnsi="Arial" w:cs="Arial"/>
                <w:sz w:val="20"/>
                <w:szCs w:val="20"/>
              </w:rPr>
              <w:t>Experimental group</w:t>
            </w:r>
          </w:p>
        </w:tc>
      </w:tr>
      <w:tr w:rsidR="00CC5CD9" w:rsidRPr="00E61C09" w14:paraId="5E19FB8E" w14:textId="77777777">
        <w:tc>
          <w:tcPr>
            <w:tcW w:w="392" w:type="dxa"/>
          </w:tcPr>
          <w:p w14:paraId="21C4AD0D" w14:textId="77777777" w:rsidR="00CC5CD9" w:rsidRPr="00E61C09" w:rsidRDefault="00CC5CD9">
            <w:pPr>
              <w:pStyle w:val="Compact"/>
              <w:rPr>
                <w:rFonts w:ascii="Arial" w:hAnsi="Arial" w:cs="Arial"/>
                <w:sz w:val="20"/>
                <w:szCs w:val="20"/>
              </w:rPr>
            </w:pPr>
            <w:r w:rsidRPr="00E61C09">
              <w:rPr>
                <w:rFonts w:ascii="Arial" w:hAnsi="Arial" w:cs="Arial"/>
                <w:sz w:val="20"/>
                <w:szCs w:val="20"/>
              </w:rPr>
              <w:t>6</w:t>
            </w:r>
          </w:p>
        </w:tc>
        <w:tc>
          <w:tcPr>
            <w:tcW w:w="4293" w:type="dxa"/>
          </w:tcPr>
          <w:p w14:paraId="112F9A2D" w14:textId="77777777" w:rsidR="00CC5CD9" w:rsidRPr="00E61C09" w:rsidRDefault="00CC5CD9">
            <w:pPr>
              <w:pStyle w:val="Compact"/>
              <w:rPr>
                <w:rFonts w:ascii="Arial" w:hAnsi="Arial" w:cs="Arial"/>
                <w:sz w:val="20"/>
                <w:szCs w:val="20"/>
                <w:lang w:val="it-IT"/>
              </w:rPr>
            </w:pPr>
            <w:r w:rsidRPr="00E61C09">
              <w:rPr>
                <w:rFonts w:ascii="Arial" w:hAnsi="Arial" w:cs="Arial"/>
                <w:b/>
                <w:bCs/>
                <w:sz w:val="20"/>
                <w:szCs w:val="20"/>
                <w:lang w:val="it-IT"/>
              </w:rPr>
              <w:t>TWT+Sospeso [=AW2+AX2]{Periods 1+2}</w:t>
            </w:r>
          </w:p>
        </w:tc>
        <w:tc>
          <w:tcPr>
            <w:tcW w:w="4921" w:type="dxa"/>
          </w:tcPr>
          <w:p w14:paraId="6A3A6AA4" w14:textId="77777777" w:rsidR="00CC5CD9" w:rsidRPr="00E61C09" w:rsidRDefault="00CC5CD9">
            <w:pPr>
              <w:pStyle w:val="Compact"/>
              <w:rPr>
                <w:rFonts w:ascii="Arial" w:hAnsi="Arial" w:cs="Arial"/>
                <w:sz w:val="20"/>
                <w:szCs w:val="20"/>
              </w:rPr>
            </w:pPr>
            <w:r w:rsidRPr="00E61C09">
              <w:rPr>
                <w:rFonts w:ascii="Arial" w:hAnsi="Arial" w:cs="Arial"/>
                <w:sz w:val="20"/>
                <w:szCs w:val="20"/>
              </w:rPr>
              <w:t>Observed prosocial behavior</w:t>
            </w:r>
          </w:p>
        </w:tc>
      </w:tr>
      <w:tr w:rsidR="00CC5CD9" w:rsidRPr="00E61C09" w14:paraId="3F7D1BD5" w14:textId="77777777">
        <w:tc>
          <w:tcPr>
            <w:tcW w:w="392" w:type="dxa"/>
          </w:tcPr>
          <w:p w14:paraId="25D45898" w14:textId="77777777" w:rsidR="00CC5CD9" w:rsidRPr="00E61C09" w:rsidRDefault="00CC5CD9">
            <w:pPr>
              <w:pStyle w:val="Compact"/>
              <w:rPr>
                <w:rFonts w:ascii="Arial" w:hAnsi="Arial" w:cs="Arial"/>
                <w:sz w:val="20"/>
                <w:szCs w:val="20"/>
              </w:rPr>
            </w:pPr>
            <w:r w:rsidRPr="00E61C09">
              <w:rPr>
                <w:rFonts w:ascii="Arial" w:hAnsi="Arial" w:cs="Arial"/>
                <w:sz w:val="20"/>
                <w:szCs w:val="20"/>
              </w:rPr>
              <w:t>7</w:t>
            </w:r>
          </w:p>
        </w:tc>
        <w:tc>
          <w:tcPr>
            <w:tcW w:w="4293" w:type="dxa"/>
          </w:tcPr>
          <w:p w14:paraId="5E57892C"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donation_default_Categorical</w:t>
            </w:r>
          </w:p>
        </w:tc>
        <w:tc>
          <w:tcPr>
            <w:tcW w:w="4921" w:type="dxa"/>
          </w:tcPr>
          <w:p w14:paraId="5F364189" w14:textId="77777777" w:rsidR="00CC5CD9" w:rsidRPr="00E61C09" w:rsidRDefault="00CC5CD9">
            <w:pPr>
              <w:pStyle w:val="Compact"/>
              <w:rPr>
                <w:rFonts w:ascii="Arial" w:hAnsi="Arial" w:cs="Arial"/>
                <w:sz w:val="20"/>
                <w:szCs w:val="20"/>
              </w:rPr>
            </w:pPr>
            <w:r w:rsidRPr="00E61C09">
              <w:rPr>
                <w:rFonts w:ascii="Arial" w:hAnsi="Arial" w:cs="Arial"/>
                <w:sz w:val="20"/>
                <w:szCs w:val="20"/>
              </w:rPr>
              <w:t>Donation rate from categorical income run (0.0–1.0)</w:t>
            </w:r>
          </w:p>
        </w:tc>
      </w:tr>
      <w:tr w:rsidR="00CC5CD9" w:rsidRPr="00E61C09" w14:paraId="1A5909F8" w14:textId="77777777">
        <w:tc>
          <w:tcPr>
            <w:tcW w:w="392" w:type="dxa"/>
          </w:tcPr>
          <w:p w14:paraId="3DA185E8" w14:textId="77777777" w:rsidR="00CC5CD9" w:rsidRPr="00E61C09" w:rsidRDefault="00CC5CD9">
            <w:pPr>
              <w:pStyle w:val="Compact"/>
              <w:rPr>
                <w:rFonts w:ascii="Arial" w:hAnsi="Arial" w:cs="Arial"/>
                <w:sz w:val="20"/>
                <w:szCs w:val="20"/>
              </w:rPr>
            </w:pPr>
            <w:r w:rsidRPr="00E61C09">
              <w:rPr>
                <w:rFonts w:ascii="Arial" w:hAnsi="Arial" w:cs="Arial"/>
                <w:sz w:val="20"/>
                <w:szCs w:val="20"/>
              </w:rPr>
              <w:t>8</w:t>
            </w:r>
          </w:p>
        </w:tc>
        <w:tc>
          <w:tcPr>
            <w:tcW w:w="4293" w:type="dxa"/>
          </w:tcPr>
          <w:p w14:paraId="789AF2B7"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donation_default_Continuous</w:t>
            </w:r>
          </w:p>
        </w:tc>
        <w:tc>
          <w:tcPr>
            <w:tcW w:w="4921" w:type="dxa"/>
          </w:tcPr>
          <w:p w14:paraId="6B5E43B9" w14:textId="77777777" w:rsidR="00CC5CD9" w:rsidRPr="00E61C09" w:rsidRDefault="00CC5CD9">
            <w:pPr>
              <w:pStyle w:val="Compact"/>
              <w:rPr>
                <w:rFonts w:ascii="Arial" w:hAnsi="Arial" w:cs="Arial"/>
                <w:sz w:val="20"/>
                <w:szCs w:val="20"/>
              </w:rPr>
            </w:pPr>
            <w:r w:rsidRPr="00E61C09">
              <w:rPr>
                <w:rFonts w:ascii="Arial" w:hAnsi="Arial" w:cs="Arial"/>
                <w:sz w:val="20"/>
                <w:szCs w:val="20"/>
              </w:rPr>
              <w:t>Donation rate from continuous income run (0.0–1.0)</w:t>
            </w:r>
          </w:p>
        </w:tc>
      </w:tr>
    </w:tbl>
    <w:p w14:paraId="64E02903" w14:textId="77777777" w:rsidR="00CC5CD9" w:rsidRPr="000B714C" w:rsidRDefault="00CC5CD9" w:rsidP="00CC5CD9">
      <w:pPr>
        <w:pStyle w:val="BodyText"/>
        <w:rPr>
          <w:rFonts w:ascii="Arial" w:hAnsi="Arial" w:cs="Arial"/>
          <w:sz w:val="20"/>
          <w:szCs w:val="20"/>
        </w:rPr>
      </w:pPr>
      <w:r w:rsidRPr="000B714C">
        <w:rPr>
          <w:rFonts w:ascii="Arial" w:hAnsi="Arial" w:cs="Arial"/>
          <w:b/>
          <w:bCs/>
          <w:sz w:val="20"/>
          <w:szCs w:val="20"/>
        </w:rPr>
        <w:t>Why one sheet</w:t>
      </w:r>
      <w:r w:rsidRPr="000B714C">
        <w:rPr>
          <w:rFonts w:ascii="Arial" w:hAnsi="Arial" w:cs="Arial"/>
          <w:sz w:val="20"/>
          <w:szCs w:val="20"/>
        </w:rPr>
        <w:t>: The agents are identical across both runs — only the donation rate</w:t>
      </w:r>
      <w:r>
        <w:rPr>
          <w:rFonts w:ascii="Arial" w:hAnsi="Arial" w:cs="Arial"/>
          <w:sz w:val="20"/>
          <w:szCs w:val="20"/>
        </w:rPr>
        <w:t>s</w:t>
      </w:r>
      <w:r w:rsidRPr="000B714C">
        <w:rPr>
          <w:rFonts w:ascii="Arial" w:hAnsi="Arial" w:cs="Arial"/>
          <w:sz w:val="20"/>
          <w:szCs w:val="20"/>
        </w:rPr>
        <w:t xml:space="preserve"> differ</w:t>
      </w:r>
      <w:r>
        <w:rPr>
          <w:rFonts w:ascii="Arial" w:hAnsi="Arial" w:cs="Arial"/>
          <w:sz w:val="20"/>
          <w:szCs w:val="20"/>
        </w:rPr>
        <w:t>, s</w:t>
      </w:r>
      <w:r w:rsidRPr="000B714C">
        <w:rPr>
          <w:rFonts w:ascii="Arial" w:hAnsi="Arial" w:cs="Arial"/>
          <w:sz w:val="20"/>
          <w:szCs w:val="20"/>
        </w:rPr>
        <w:t xml:space="preserve">o the trait columns </w:t>
      </w:r>
      <w:r>
        <w:rPr>
          <w:rFonts w:ascii="Arial" w:hAnsi="Arial" w:cs="Arial"/>
          <w:sz w:val="20"/>
          <w:szCs w:val="20"/>
        </w:rPr>
        <w:t>are not</w:t>
      </w:r>
      <w:r w:rsidRPr="000B714C">
        <w:rPr>
          <w:rFonts w:ascii="Arial" w:hAnsi="Arial" w:cs="Arial"/>
          <w:sz w:val="20"/>
          <w:szCs w:val="20"/>
        </w:rPr>
        <w:t xml:space="preserve"> duplicated.</w:t>
      </w:r>
    </w:p>
    <w:p w14:paraId="06924198" w14:textId="77777777" w:rsidR="00CC5CD9" w:rsidRPr="0092097A" w:rsidRDefault="00CC5CD9" w:rsidP="00CC5CD9">
      <w:pPr>
        <w:pStyle w:val="Heading3"/>
        <w:rPr>
          <w:sz w:val="6"/>
          <w:szCs w:val="6"/>
        </w:rPr>
      </w:pPr>
    </w:p>
    <w:p w14:paraId="33EB0E1B" w14:textId="77777777" w:rsidR="00CC5CD9" w:rsidRDefault="00CC5CD9" w:rsidP="00CC5CD9">
      <w:pPr>
        <w:pStyle w:val="Heading3"/>
      </w:pPr>
      <w:r>
        <w:t>Scenario 3: Compare All Population Modes</w:t>
      </w:r>
    </w:p>
    <w:p w14:paraId="5B88E9E3" w14:textId="77777777" w:rsidR="00CC5CD9" w:rsidRPr="000B714C" w:rsidRDefault="00CC5CD9" w:rsidP="00CC5CD9">
      <w:pPr>
        <w:pStyle w:val="FirstParagraph"/>
        <w:spacing w:before="0" w:after="0" w:line="312" w:lineRule="auto"/>
        <w:rPr>
          <w:rFonts w:ascii="Arial" w:hAnsi="Arial" w:cs="Arial"/>
          <w:sz w:val="20"/>
          <w:szCs w:val="20"/>
        </w:rPr>
      </w:pPr>
      <w:r w:rsidRPr="000B714C">
        <w:rPr>
          <w:rFonts w:ascii="Arial" w:hAnsi="Arial" w:cs="Arial"/>
          <w:b/>
          <w:bCs/>
          <w:sz w:val="20"/>
          <w:szCs w:val="20"/>
        </w:rPr>
        <w:t>When</w:t>
      </w:r>
      <w:r w:rsidRPr="000B714C">
        <w:rPr>
          <w:rFonts w:ascii="Arial" w:hAnsi="Arial" w:cs="Arial"/>
          <w:sz w:val="20"/>
          <w:szCs w:val="20"/>
        </w:rPr>
        <w:t>: “Compare all” population mode (which generates Copula + Research Spec + Research Baseline). May be combined with “Compare both” income mode.</w:t>
      </w:r>
    </w:p>
    <w:p w14:paraId="2E819FA1" w14:textId="77777777" w:rsidR="00CC5CD9" w:rsidRPr="000B714C" w:rsidRDefault="00CC5CD9" w:rsidP="00CC5CD9">
      <w:pPr>
        <w:pStyle w:val="BodyText"/>
        <w:spacing w:before="0" w:after="0" w:line="312" w:lineRule="auto"/>
        <w:rPr>
          <w:rFonts w:ascii="Arial" w:hAnsi="Arial" w:cs="Arial"/>
          <w:sz w:val="20"/>
          <w:szCs w:val="20"/>
        </w:rPr>
      </w:pPr>
      <w:r w:rsidRPr="000B714C">
        <w:rPr>
          <w:rFonts w:ascii="Arial" w:hAnsi="Arial" w:cs="Arial"/>
          <w:b/>
          <w:bCs/>
          <w:sz w:val="20"/>
          <w:szCs w:val="20"/>
        </w:rPr>
        <w:t>File name</w:t>
      </w:r>
      <w:r w:rsidRPr="000B714C">
        <w:rPr>
          <w:rFonts w:ascii="Arial" w:hAnsi="Arial" w:cs="Arial"/>
          <w:sz w:val="20"/>
          <w:szCs w:val="20"/>
        </w:rPr>
        <w:t xml:space="preserve">: </w:t>
      </w:r>
      <w:r w:rsidRPr="000B714C">
        <w:rPr>
          <w:rStyle w:val="VerbatimChar"/>
          <w:rFonts w:ascii="Arial" w:hAnsi="Arial" w:cs="Arial"/>
          <w:sz w:val="20"/>
          <w:szCs w:val="20"/>
        </w:rPr>
        <w:t>donation_compare_all_YYYYMMDD_HHMMSS.xlsx</w:t>
      </w:r>
    </w:p>
    <w:p w14:paraId="3DD5A820" w14:textId="77777777" w:rsidR="00CC5CD9" w:rsidRPr="000B714C" w:rsidRDefault="00CC5CD9" w:rsidP="00CC5CD9">
      <w:pPr>
        <w:pStyle w:val="BodyText"/>
        <w:spacing w:before="0" w:line="312" w:lineRule="auto"/>
        <w:rPr>
          <w:rFonts w:ascii="Arial" w:hAnsi="Arial" w:cs="Arial"/>
          <w:sz w:val="20"/>
          <w:szCs w:val="20"/>
        </w:rPr>
      </w:pPr>
      <w:r w:rsidRPr="000B714C">
        <w:rPr>
          <w:rFonts w:ascii="Arial" w:hAnsi="Arial" w:cs="Arial"/>
          <w:b/>
          <w:bCs/>
          <w:sz w:val="20"/>
          <w:szCs w:val="20"/>
        </w:rPr>
        <w:t>Structure</w:t>
      </w:r>
      <w:r w:rsidRPr="000B714C">
        <w:rPr>
          <w:rFonts w:ascii="Arial" w:hAnsi="Arial" w:cs="Arial"/>
          <w:sz w:val="20"/>
          <w:szCs w:val="20"/>
        </w:rPr>
        <w:t xml:space="preserve">: Multiple sheets — one per population mode. Up to </w:t>
      </w:r>
      <w:r w:rsidRPr="00B653D8">
        <w:rPr>
          <w:rFonts w:ascii="Arial" w:hAnsi="Arial" w:cs="Arial"/>
          <w:sz w:val="20"/>
          <w:szCs w:val="20"/>
        </w:rPr>
        <w:t>three sheets</w:t>
      </w:r>
      <w:r w:rsidRPr="000B714C">
        <w:rPr>
          <w:rFonts w:ascii="Arial" w:hAnsi="Arial" w:cs="Arial"/>
          <w:sz w:val="20"/>
          <w:szCs w:val="20"/>
        </w:rPr>
        <w:t>:</w:t>
      </w:r>
    </w:p>
    <w:tbl>
      <w:tblPr>
        <w:tblW w:w="4645" w:type="pct"/>
        <w:tblLayout w:type="fixed"/>
        <w:tblLook w:val="0020" w:firstRow="1" w:lastRow="0" w:firstColumn="0" w:lastColumn="0" w:noHBand="0" w:noVBand="0"/>
      </w:tblPr>
      <w:tblGrid>
        <w:gridCol w:w="1494"/>
        <w:gridCol w:w="2357"/>
        <w:gridCol w:w="4844"/>
      </w:tblGrid>
      <w:tr w:rsidR="00FF1530" w14:paraId="7BB296D9" w14:textId="77777777">
        <w:trPr>
          <w:tblHeader/>
        </w:trPr>
        <w:tc>
          <w:tcPr>
            <w:tcW w:w="1525" w:type="dxa"/>
            <w:vAlign w:val="bottom"/>
          </w:tcPr>
          <w:p w14:paraId="489F95C9" w14:textId="77777777" w:rsidR="00CC5CD9" w:rsidRPr="00E61C09" w:rsidRDefault="00CC5CD9">
            <w:pPr>
              <w:pStyle w:val="Compact"/>
              <w:rPr>
                <w:rFonts w:ascii="Arial" w:hAnsi="Arial" w:cs="Arial"/>
                <w:sz w:val="20"/>
                <w:szCs w:val="20"/>
              </w:rPr>
            </w:pPr>
            <w:r w:rsidRPr="00E61C09">
              <w:rPr>
                <w:rFonts w:ascii="Arial" w:hAnsi="Arial" w:cs="Arial"/>
                <w:sz w:val="20"/>
                <w:szCs w:val="20"/>
              </w:rPr>
              <w:t>Sheet Name</w:t>
            </w:r>
          </w:p>
        </w:tc>
        <w:tc>
          <w:tcPr>
            <w:tcW w:w="2411" w:type="dxa"/>
            <w:vAlign w:val="bottom"/>
          </w:tcPr>
          <w:p w14:paraId="2D4228C5" w14:textId="77777777" w:rsidR="00CC5CD9" w:rsidRPr="00E61C09" w:rsidRDefault="00CC5CD9">
            <w:pPr>
              <w:pStyle w:val="Compact"/>
              <w:rPr>
                <w:rFonts w:ascii="Arial" w:hAnsi="Arial" w:cs="Arial"/>
                <w:sz w:val="20"/>
                <w:szCs w:val="20"/>
              </w:rPr>
            </w:pPr>
            <w:r w:rsidRPr="00E61C09">
              <w:rPr>
                <w:rFonts w:ascii="Arial" w:hAnsi="Arial" w:cs="Arial"/>
                <w:sz w:val="20"/>
                <w:szCs w:val="20"/>
              </w:rPr>
              <w:t>Population Mode</w:t>
            </w:r>
          </w:p>
        </w:tc>
        <w:tc>
          <w:tcPr>
            <w:tcW w:w="4961" w:type="dxa"/>
            <w:vAlign w:val="bottom"/>
          </w:tcPr>
          <w:p w14:paraId="5E22E4DB" w14:textId="77777777" w:rsidR="00CC5CD9" w:rsidRPr="00E61C09" w:rsidRDefault="00CC5CD9">
            <w:pPr>
              <w:pStyle w:val="Compact"/>
              <w:rPr>
                <w:rFonts w:ascii="Arial" w:hAnsi="Arial" w:cs="Arial"/>
                <w:sz w:val="20"/>
                <w:szCs w:val="20"/>
              </w:rPr>
            </w:pPr>
            <w:r w:rsidRPr="00E61C09">
              <w:rPr>
                <w:rFonts w:ascii="Arial" w:hAnsi="Arial" w:cs="Arial"/>
                <w:sz w:val="20"/>
                <w:szCs w:val="20"/>
              </w:rPr>
              <w:t>Description</w:t>
            </w:r>
          </w:p>
        </w:tc>
      </w:tr>
      <w:tr w:rsidR="00CC5CD9" w:rsidRPr="00E61C09" w14:paraId="26FE175C" w14:textId="77777777">
        <w:tc>
          <w:tcPr>
            <w:tcW w:w="1525" w:type="dxa"/>
          </w:tcPr>
          <w:p w14:paraId="0D51F540"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Copula</w:t>
            </w:r>
          </w:p>
        </w:tc>
        <w:tc>
          <w:tcPr>
            <w:tcW w:w="2411" w:type="dxa"/>
          </w:tcPr>
          <w:p w14:paraId="1C3A59D1" w14:textId="77777777" w:rsidR="00CC5CD9" w:rsidRPr="00E61C09" w:rsidRDefault="00CC5CD9">
            <w:pPr>
              <w:pStyle w:val="Compact"/>
              <w:rPr>
                <w:rFonts w:ascii="Arial" w:hAnsi="Arial" w:cs="Arial"/>
                <w:sz w:val="20"/>
                <w:szCs w:val="20"/>
              </w:rPr>
            </w:pPr>
            <w:r w:rsidRPr="00E61C09">
              <w:rPr>
                <w:rFonts w:ascii="Arial" w:hAnsi="Arial" w:cs="Arial"/>
                <w:sz w:val="20"/>
                <w:szCs w:val="20"/>
              </w:rPr>
              <w:t>Copula (synthetic)</w:t>
            </w:r>
          </w:p>
        </w:tc>
        <w:tc>
          <w:tcPr>
            <w:tcW w:w="4961" w:type="dxa"/>
          </w:tcPr>
          <w:p w14:paraId="059457EF" w14:textId="77777777" w:rsidR="00CC5CD9" w:rsidRPr="00E61C09" w:rsidRDefault="00CC5CD9">
            <w:pPr>
              <w:pStyle w:val="Compact"/>
              <w:rPr>
                <w:rFonts w:ascii="Arial" w:hAnsi="Arial" w:cs="Arial"/>
                <w:sz w:val="20"/>
                <w:szCs w:val="20"/>
              </w:rPr>
            </w:pPr>
            <w:r w:rsidRPr="00E61C09">
              <w:rPr>
                <w:rFonts w:ascii="Arial" w:hAnsi="Arial" w:cs="Arial"/>
                <w:sz w:val="20"/>
                <w:szCs w:val="20"/>
              </w:rPr>
              <w:t>Synthetic agents generated from copula</w:t>
            </w:r>
          </w:p>
        </w:tc>
      </w:tr>
      <w:tr w:rsidR="00CC5CD9" w:rsidRPr="00E61C09" w14:paraId="3DED8A52" w14:textId="77777777">
        <w:tc>
          <w:tcPr>
            <w:tcW w:w="1525" w:type="dxa"/>
          </w:tcPr>
          <w:p w14:paraId="7CD2EC5A"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ResSpec</w:t>
            </w:r>
          </w:p>
        </w:tc>
        <w:tc>
          <w:tcPr>
            <w:tcW w:w="2411" w:type="dxa"/>
          </w:tcPr>
          <w:p w14:paraId="42C220EC" w14:textId="77777777" w:rsidR="00CC5CD9" w:rsidRPr="00E61C09" w:rsidRDefault="00CC5CD9">
            <w:pPr>
              <w:pStyle w:val="Compact"/>
              <w:rPr>
                <w:rFonts w:ascii="Arial" w:hAnsi="Arial" w:cs="Arial"/>
                <w:sz w:val="20"/>
                <w:szCs w:val="20"/>
              </w:rPr>
            </w:pPr>
            <w:r w:rsidRPr="00E61C09">
              <w:rPr>
                <w:rFonts w:ascii="Arial" w:hAnsi="Arial" w:cs="Arial"/>
                <w:sz w:val="20"/>
                <w:szCs w:val="20"/>
              </w:rPr>
              <w:t>Research Specification</w:t>
            </w:r>
          </w:p>
        </w:tc>
        <w:tc>
          <w:tcPr>
            <w:tcW w:w="4961" w:type="dxa"/>
          </w:tcPr>
          <w:p w14:paraId="2C75CAB0" w14:textId="77777777" w:rsidR="00CC5CD9" w:rsidRPr="00E61C09" w:rsidRDefault="00CC5CD9">
            <w:pPr>
              <w:pStyle w:val="Compact"/>
              <w:rPr>
                <w:rFonts w:ascii="Arial" w:hAnsi="Arial" w:cs="Arial"/>
                <w:sz w:val="20"/>
                <w:szCs w:val="20"/>
              </w:rPr>
            </w:pPr>
            <w:r w:rsidRPr="00E61C09">
              <w:rPr>
                <w:rFonts w:ascii="Arial" w:hAnsi="Arial" w:cs="Arial"/>
                <w:sz w:val="20"/>
                <w:szCs w:val="20"/>
              </w:rPr>
              <w:t>Original 280 participants (bootstrap sampled)</w:t>
            </w:r>
          </w:p>
        </w:tc>
      </w:tr>
      <w:tr w:rsidR="00CC5CD9" w:rsidRPr="00E61C09" w14:paraId="44F98830" w14:textId="77777777">
        <w:tc>
          <w:tcPr>
            <w:tcW w:w="1525" w:type="dxa"/>
          </w:tcPr>
          <w:p w14:paraId="5CE03119"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ResBase</w:t>
            </w:r>
          </w:p>
        </w:tc>
        <w:tc>
          <w:tcPr>
            <w:tcW w:w="2411" w:type="dxa"/>
          </w:tcPr>
          <w:p w14:paraId="1FC86699" w14:textId="77777777" w:rsidR="00CC5CD9" w:rsidRPr="00E61C09" w:rsidRDefault="00CC5CD9">
            <w:pPr>
              <w:pStyle w:val="Compact"/>
              <w:rPr>
                <w:rFonts w:ascii="Arial" w:hAnsi="Arial" w:cs="Arial"/>
                <w:sz w:val="20"/>
                <w:szCs w:val="20"/>
              </w:rPr>
            </w:pPr>
            <w:r w:rsidRPr="00E61C09">
              <w:rPr>
                <w:rFonts w:ascii="Arial" w:hAnsi="Arial" w:cs="Arial"/>
                <w:sz w:val="20"/>
                <w:szCs w:val="20"/>
              </w:rPr>
              <w:t>Research Baseline</w:t>
            </w:r>
          </w:p>
        </w:tc>
        <w:tc>
          <w:tcPr>
            <w:tcW w:w="4961" w:type="dxa"/>
          </w:tcPr>
          <w:p w14:paraId="6614BF3E" w14:textId="77777777" w:rsidR="00CC5CD9" w:rsidRPr="00E61C09" w:rsidRDefault="00CC5CD9">
            <w:pPr>
              <w:pStyle w:val="Compact"/>
              <w:rPr>
                <w:rFonts w:ascii="Arial" w:hAnsi="Arial" w:cs="Arial"/>
                <w:sz w:val="20"/>
                <w:szCs w:val="20"/>
              </w:rPr>
            </w:pPr>
            <w:r w:rsidRPr="00E61C09">
              <w:rPr>
                <w:rFonts w:ascii="Arial" w:hAnsi="Arial" w:cs="Arial"/>
                <w:sz w:val="20"/>
                <w:szCs w:val="20"/>
              </w:rPr>
              <w:t>Original 280 participants (sequential, deterministic)</w:t>
            </w:r>
          </w:p>
        </w:tc>
      </w:tr>
    </w:tbl>
    <w:p w14:paraId="33EA6B09" w14:textId="77777777" w:rsidR="00CC5CD9" w:rsidRPr="000B714C" w:rsidRDefault="00CC5CD9" w:rsidP="00CC5CD9">
      <w:pPr>
        <w:pStyle w:val="BodyText"/>
        <w:rPr>
          <w:rFonts w:ascii="Arial" w:hAnsi="Arial" w:cs="Arial"/>
          <w:sz w:val="20"/>
          <w:szCs w:val="20"/>
        </w:rPr>
      </w:pPr>
      <w:r w:rsidRPr="000B714C">
        <w:rPr>
          <w:rFonts w:ascii="Arial" w:hAnsi="Arial" w:cs="Arial"/>
          <w:sz w:val="20"/>
          <w:szCs w:val="20"/>
        </w:rPr>
        <w:t xml:space="preserve">Each sheet uses </w:t>
      </w:r>
      <w:r w:rsidRPr="000B714C">
        <w:rPr>
          <w:rFonts w:ascii="Arial" w:hAnsi="Arial" w:cs="Arial"/>
          <w:b/>
          <w:bCs/>
          <w:sz w:val="20"/>
          <w:szCs w:val="20"/>
        </w:rPr>
        <w:t>shortened column names</w:t>
      </w:r>
      <w:r w:rsidRPr="000B714C">
        <w:rPr>
          <w:rFonts w:ascii="Arial" w:hAnsi="Arial" w:cs="Arial"/>
          <w:sz w:val="20"/>
          <w:szCs w:val="20"/>
        </w:rPr>
        <w:t>:</w:t>
      </w:r>
    </w:p>
    <w:p w14:paraId="43190AB1" w14:textId="77777777" w:rsidR="00CC5CD9" w:rsidRPr="000B714C" w:rsidRDefault="00CC5CD9" w:rsidP="00CC5CD9">
      <w:pPr>
        <w:pStyle w:val="BodyText"/>
        <w:rPr>
          <w:rFonts w:ascii="Arial" w:hAnsi="Arial" w:cs="Arial"/>
          <w:sz w:val="20"/>
          <w:szCs w:val="20"/>
        </w:rPr>
      </w:pPr>
      <w:r w:rsidRPr="000B714C">
        <w:rPr>
          <w:rFonts w:ascii="Arial" w:hAnsi="Arial" w:cs="Arial"/>
          <w:b/>
          <w:bCs/>
          <w:sz w:val="20"/>
          <w:szCs w:val="20"/>
        </w:rPr>
        <w:t>Columns per sheet (up to 8):</w:t>
      </w:r>
    </w:p>
    <w:tbl>
      <w:tblPr>
        <w:tblW w:w="0" w:type="auto"/>
        <w:tblLook w:val="0020" w:firstRow="1" w:lastRow="0" w:firstColumn="0" w:lastColumn="0" w:noHBand="0" w:noVBand="0"/>
      </w:tblPr>
      <w:tblGrid>
        <w:gridCol w:w="328"/>
        <w:gridCol w:w="2283"/>
        <w:gridCol w:w="3963"/>
      </w:tblGrid>
      <w:tr w:rsidR="00FF1530" w14:paraId="5F62121A" w14:textId="77777777">
        <w:trPr>
          <w:tblHeader/>
        </w:trPr>
        <w:tc>
          <w:tcPr>
            <w:tcW w:w="0" w:type="auto"/>
            <w:vAlign w:val="bottom"/>
          </w:tcPr>
          <w:p w14:paraId="32BBFAA6" w14:textId="77777777" w:rsidR="00CC5CD9" w:rsidRPr="00E61C09" w:rsidRDefault="00CC5CD9">
            <w:pPr>
              <w:pStyle w:val="Compact"/>
              <w:rPr>
                <w:rFonts w:ascii="Arial" w:hAnsi="Arial" w:cs="Arial"/>
                <w:sz w:val="20"/>
                <w:szCs w:val="20"/>
              </w:rPr>
            </w:pPr>
            <w:r w:rsidRPr="00E61C09">
              <w:rPr>
                <w:rFonts w:ascii="Arial" w:hAnsi="Arial" w:cs="Arial"/>
                <w:sz w:val="20"/>
                <w:szCs w:val="20"/>
              </w:rPr>
              <w:t>#</w:t>
            </w:r>
          </w:p>
        </w:tc>
        <w:tc>
          <w:tcPr>
            <w:tcW w:w="0" w:type="auto"/>
            <w:vAlign w:val="bottom"/>
          </w:tcPr>
          <w:p w14:paraId="708B7DAE" w14:textId="77777777" w:rsidR="00CC5CD9" w:rsidRPr="00E61C09" w:rsidRDefault="00CC5CD9">
            <w:pPr>
              <w:pStyle w:val="Compact"/>
              <w:rPr>
                <w:rFonts w:ascii="Arial" w:hAnsi="Arial" w:cs="Arial"/>
                <w:sz w:val="20"/>
                <w:szCs w:val="20"/>
              </w:rPr>
            </w:pPr>
            <w:r w:rsidRPr="00E61C09">
              <w:rPr>
                <w:rFonts w:ascii="Arial" w:hAnsi="Arial" w:cs="Arial"/>
                <w:sz w:val="20"/>
                <w:szCs w:val="20"/>
              </w:rPr>
              <w:t>Column Name</w:t>
            </w:r>
          </w:p>
        </w:tc>
        <w:tc>
          <w:tcPr>
            <w:tcW w:w="0" w:type="auto"/>
            <w:vAlign w:val="bottom"/>
          </w:tcPr>
          <w:p w14:paraId="32617213" w14:textId="77777777" w:rsidR="00CC5CD9" w:rsidRPr="00E61C09" w:rsidRDefault="00CC5CD9">
            <w:pPr>
              <w:pStyle w:val="Compact"/>
              <w:rPr>
                <w:rFonts w:ascii="Arial" w:hAnsi="Arial" w:cs="Arial"/>
                <w:sz w:val="20"/>
                <w:szCs w:val="20"/>
              </w:rPr>
            </w:pPr>
            <w:r w:rsidRPr="00E61C09">
              <w:rPr>
                <w:rFonts w:ascii="Arial" w:hAnsi="Arial" w:cs="Arial"/>
                <w:sz w:val="20"/>
                <w:szCs w:val="20"/>
              </w:rPr>
              <w:t>Original Name</w:t>
            </w:r>
          </w:p>
        </w:tc>
      </w:tr>
      <w:tr w:rsidR="00CC5CD9" w:rsidRPr="00E61C09" w14:paraId="1286C16C" w14:textId="77777777">
        <w:tc>
          <w:tcPr>
            <w:tcW w:w="0" w:type="auto"/>
          </w:tcPr>
          <w:p w14:paraId="505D490F" w14:textId="77777777" w:rsidR="00CC5CD9" w:rsidRPr="00E61C09" w:rsidRDefault="00CC5CD9">
            <w:pPr>
              <w:pStyle w:val="Compact"/>
              <w:rPr>
                <w:rFonts w:ascii="Arial" w:hAnsi="Arial" w:cs="Arial"/>
                <w:sz w:val="20"/>
                <w:szCs w:val="20"/>
              </w:rPr>
            </w:pPr>
            <w:r w:rsidRPr="00E61C09">
              <w:rPr>
                <w:rFonts w:ascii="Arial" w:hAnsi="Arial" w:cs="Arial"/>
                <w:sz w:val="20"/>
                <w:szCs w:val="20"/>
              </w:rPr>
              <w:t>1</w:t>
            </w:r>
          </w:p>
        </w:tc>
        <w:tc>
          <w:tcPr>
            <w:tcW w:w="0" w:type="auto"/>
          </w:tcPr>
          <w:p w14:paraId="25C8A795"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Agent_ID</w:t>
            </w:r>
          </w:p>
        </w:tc>
        <w:tc>
          <w:tcPr>
            <w:tcW w:w="0" w:type="auto"/>
          </w:tcPr>
          <w:p w14:paraId="1DD1BE85" w14:textId="77777777" w:rsidR="00CC5CD9" w:rsidRPr="00E61C09" w:rsidRDefault="00CC5CD9">
            <w:pPr>
              <w:pStyle w:val="Compact"/>
              <w:rPr>
                <w:rFonts w:ascii="Arial" w:hAnsi="Arial" w:cs="Arial"/>
                <w:sz w:val="20"/>
                <w:szCs w:val="20"/>
              </w:rPr>
            </w:pPr>
            <w:r w:rsidRPr="00E61C09">
              <w:rPr>
                <w:rFonts w:ascii="Arial" w:hAnsi="Arial" w:cs="Arial"/>
                <w:sz w:val="20"/>
                <w:szCs w:val="20"/>
              </w:rPr>
              <w:t>agent_id</w:t>
            </w:r>
          </w:p>
        </w:tc>
      </w:tr>
      <w:tr w:rsidR="00CC5CD9" w:rsidRPr="00E61C09" w14:paraId="2F85B0A0" w14:textId="77777777">
        <w:tc>
          <w:tcPr>
            <w:tcW w:w="0" w:type="auto"/>
          </w:tcPr>
          <w:p w14:paraId="56B6FC30" w14:textId="77777777" w:rsidR="00CC5CD9" w:rsidRPr="00E61C09" w:rsidRDefault="00CC5CD9">
            <w:pPr>
              <w:pStyle w:val="Compact"/>
              <w:rPr>
                <w:rFonts w:ascii="Arial" w:hAnsi="Arial" w:cs="Arial"/>
                <w:sz w:val="20"/>
                <w:szCs w:val="20"/>
              </w:rPr>
            </w:pPr>
            <w:r w:rsidRPr="00E61C09">
              <w:rPr>
                <w:rFonts w:ascii="Arial" w:hAnsi="Arial" w:cs="Arial"/>
                <w:sz w:val="20"/>
                <w:szCs w:val="20"/>
              </w:rPr>
              <w:t>2</w:t>
            </w:r>
          </w:p>
        </w:tc>
        <w:tc>
          <w:tcPr>
            <w:tcW w:w="0" w:type="auto"/>
          </w:tcPr>
          <w:p w14:paraId="44F5A0DE"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Honesty_Humility</w:t>
            </w:r>
          </w:p>
        </w:tc>
        <w:tc>
          <w:tcPr>
            <w:tcW w:w="0" w:type="auto"/>
          </w:tcPr>
          <w:p w14:paraId="1E293FEA" w14:textId="77777777" w:rsidR="00CC5CD9" w:rsidRPr="00E61C09" w:rsidRDefault="00CC5CD9">
            <w:pPr>
              <w:pStyle w:val="Compact"/>
              <w:rPr>
                <w:rFonts w:ascii="Arial" w:hAnsi="Arial" w:cs="Arial"/>
                <w:sz w:val="20"/>
                <w:szCs w:val="20"/>
              </w:rPr>
            </w:pPr>
            <w:r w:rsidRPr="00E61C09">
              <w:rPr>
                <w:rFonts w:ascii="Arial" w:hAnsi="Arial" w:cs="Arial"/>
                <w:sz w:val="20"/>
                <w:szCs w:val="20"/>
              </w:rPr>
              <w:t>Honesty_Humility</w:t>
            </w:r>
          </w:p>
        </w:tc>
      </w:tr>
      <w:tr w:rsidR="00CC5CD9" w:rsidRPr="00E61C09" w14:paraId="28FB91F4" w14:textId="77777777">
        <w:tc>
          <w:tcPr>
            <w:tcW w:w="0" w:type="auto"/>
          </w:tcPr>
          <w:p w14:paraId="36D5C1F1" w14:textId="77777777" w:rsidR="00CC5CD9" w:rsidRPr="00E61C09" w:rsidRDefault="00CC5CD9">
            <w:pPr>
              <w:pStyle w:val="Compact"/>
              <w:rPr>
                <w:rFonts w:ascii="Arial" w:hAnsi="Arial" w:cs="Arial"/>
                <w:sz w:val="20"/>
                <w:szCs w:val="20"/>
              </w:rPr>
            </w:pPr>
            <w:r w:rsidRPr="00E61C09">
              <w:rPr>
                <w:rFonts w:ascii="Arial" w:hAnsi="Arial" w:cs="Arial"/>
                <w:sz w:val="20"/>
                <w:szCs w:val="20"/>
              </w:rPr>
              <w:t>3</w:t>
            </w:r>
          </w:p>
        </w:tc>
        <w:tc>
          <w:tcPr>
            <w:tcW w:w="0" w:type="auto"/>
          </w:tcPr>
          <w:p w14:paraId="417E0FE5"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Income_Level</w:t>
            </w:r>
          </w:p>
        </w:tc>
        <w:tc>
          <w:tcPr>
            <w:tcW w:w="0" w:type="auto"/>
          </w:tcPr>
          <w:p w14:paraId="1C3499C3" w14:textId="77777777" w:rsidR="00CC5CD9" w:rsidRPr="00E61C09" w:rsidRDefault="00CC5CD9">
            <w:pPr>
              <w:pStyle w:val="Compact"/>
              <w:rPr>
                <w:rFonts w:ascii="Arial" w:hAnsi="Arial" w:cs="Arial"/>
                <w:sz w:val="20"/>
                <w:szCs w:val="20"/>
              </w:rPr>
            </w:pPr>
            <w:r w:rsidRPr="00E61C09">
              <w:rPr>
                <w:rFonts w:ascii="Arial" w:hAnsi="Arial" w:cs="Arial"/>
                <w:sz w:val="20"/>
                <w:szCs w:val="20"/>
              </w:rPr>
              <w:t>Assigned Allowance Level</w:t>
            </w:r>
          </w:p>
        </w:tc>
      </w:tr>
      <w:tr w:rsidR="00CC5CD9" w:rsidRPr="00E61C09" w14:paraId="70CB3CBE" w14:textId="77777777">
        <w:tc>
          <w:tcPr>
            <w:tcW w:w="0" w:type="auto"/>
          </w:tcPr>
          <w:p w14:paraId="561AF563" w14:textId="77777777" w:rsidR="00CC5CD9" w:rsidRPr="00E61C09" w:rsidRDefault="00CC5CD9">
            <w:pPr>
              <w:pStyle w:val="Compact"/>
              <w:rPr>
                <w:rFonts w:ascii="Arial" w:hAnsi="Arial" w:cs="Arial"/>
                <w:sz w:val="20"/>
                <w:szCs w:val="20"/>
              </w:rPr>
            </w:pPr>
            <w:r w:rsidRPr="00E61C09">
              <w:rPr>
                <w:rFonts w:ascii="Arial" w:hAnsi="Arial" w:cs="Arial"/>
                <w:sz w:val="20"/>
                <w:szCs w:val="20"/>
              </w:rPr>
              <w:t>4</w:t>
            </w:r>
          </w:p>
        </w:tc>
        <w:tc>
          <w:tcPr>
            <w:tcW w:w="0" w:type="auto"/>
          </w:tcPr>
          <w:p w14:paraId="6344B632"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Study_Program</w:t>
            </w:r>
          </w:p>
        </w:tc>
        <w:tc>
          <w:tcPr>
            <w:tcW w:w="0" w:type="auto"/>
          </w:tcPr>
          <w:p w14:paraId="5E0E9732" w14:textId="77777777" w:rsidR="00CC5CD9" w:rsidRPr="00E61C09" w:rsidRDefault="00CC5CD9">
            <w:pPr>
              <w:pStyle w:val="Compact"/>
              <w:rPr>
                <w:rFonts w:ascii="Arial" w:hAnsi="Arial" w:cs="Arial"/>
                <w:sz w:val="20"/>
                <w:szCs w:val="20"/>
              </w:rPr>
            </w:pPr>
            <w:r w:rsidRPr="00E61C09">
              <w:rPr>
                <w:rFonts w:ascii="Arial" w:hAnsi="Arial" w:cs="Arial"/>
                <w:sz w:val="20"/>
                <w:szCs w:val="20"/>
              </w:rPr>
              <w:t>Study Program</w:t>
            </w:r>
          </w:p>
        </w:tc>
      </w:tr>
      <w:tr w:rsidR="00CC5CD9" w:rsidRPr="00E61C09" w14:paraId="4E0BB77C" w14:textId="77777777">
        <w:tc>
          <w:tcPr>
            <w:tcW w:w="0" w:type="auto"/>
          </w:tcPr>
          <w:p w14:paraId="3FE62E39" w14:textId="77777777" w:rsidR="00CC5CD9" w:rsidRPr="00E61C09" w:rsidRDefault="00CC5CD9">
            <w:pPr>
              <w:pStyle w:val="Compact"/>
              <w:rPr>
                <w:rFonts w:ascii="Arial" w:hAnsi="Arial" w:cs="Arial"/>
                <w:sz w:val="20"/>
                <w:szCs w:val="20"/>
              </w:rPr>
            </w:pPr>
            <w:r w:rsidRPr="00E61C09">
              <w:rPr>
                <w:rFonts w:ascii="Arial" w:hAnsi="Arial" w:cs="Arial"/>
                <w:sz w:val="20"/>
                <w:szCs w:val="20"/>
              </w:rPr>
              <w:t>5</w:t>
            </w:r>
          </w:p>
        </w:tc>
        <w:tc>
          <w:tcPr>
            <w:tcW w:w="0" w:type="auto"/>
          </w:tcPr>
          <w:p w14:paraId="7C881B71"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Group</w:t>
            </w:r>
          </w:p>
        </w:tc>
        <w:tc>
          <w:tcPr>
            <w:tcW w:w="0" w:type="auto"/>
          </w:tcPr>
          <w:p w14:paraId="0C91BCFC" w14:textId="77777777" w:rsidR="00CC5CD9" w:rsidRPr="00E61C09" w:rsidRDefault="00CC5CD9">
            <w:pPr>
              <w:pStyle w:val="Compact"/>
              <w:rPr>
                <w:rFonts w:ascii="Arial" w:hAnsi="Arial" w:cs="Arial"/>
                <w:sz w:val="20"/>
                <w:szCs w:val="20"/>
              </w:rPr>
            </w:pPr>
            <w:r w:rsidRPr="00E61C09">
              <w:rPr>
                <w:rFonts w:ascii="Arial" w:hAnsi="Arial" w:cs="Arial"/>
                <w:sz w:val="20"/>
                <w:szCs w:val="20"/>
              </w:rPr>
              <w:t>Group_experiment</w:t>
            </w:r>
          </w:p>
        </w:tc>
      </w:tr>
      <w:tr w:rsidR="00CC5CD9" w:rsidRPr="00B27082" w14:paraId="0A6461C6" w14:textId="77777777">
        <w:tc>
          <w:tcPr>
            <w:tcW w:w="0" w:type="auto"/>
          </w:tcPr>
          <w:p w14:paraId="328AE2C5" w14:textId="77777777" w:rsidR="00CC5CD9" w:rsidRPr="00E61C09" w:rsidRDefault="00CC5CD9">
            <w:pPr>
              <w:pStyle w:val="Compact"/>
              <w:rPr>
                <w:rFonts w:ascii="Arial" w:hAnsi="Arial" w:cs="Arial"/>
                <w:sz w:val="20"/>
                <w:szCs w:val="20"/>
              </w:rPr>
            </w:pPr>
            <w:r w:rsidRPr="00E61C09">
              <w:rPr>
                <w:rFonts w:ascii="Arial" w:hAnsi="Arial" w:cs="Arial"/>
                <w:sz w:val="20"/>
                <w:szCs w:val="20"/>
              </w:rPr>
              <w:t>6</w:t>
            </w:r>
          </w:p>
        </w:tc>
        <w:tc>
          <w:tcPr>
            <w:tcW w:w="0" w:type="auto"/>
          </w:tcPr>
          <w:p w14:paraId="152A676D"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TWT_Sospeso</w:t>
            </w:r>
          </w:p>
        </w:tc>
        <w:tc>
          <w:tcPr>
            <w:tcW w:w="0" w:type="auto"/>
          </w:tcPr>
          <w:p w14:paraId="16CE7B7E" w14:textId="77777777" w:rsidR="00CC5CD9" w:rsidRPr="00E61C09" w:rsidRDefault="00CC5CD9">
            <w:pPr>
              <w:pStyle w:val="Compact"/>
              <w:rPr>
                <w:rFonts w:ascii="Arial" w:hAnsi="Arial" w:cs="Arial"/>
                <w:sz w:val="20"/>
                <w:szCs w:val="20"/>
                <w:lang w:val="it-IT"/>
              </w:rPr>
            </w:pPr>
            <w:r w:rsidRPr="00E61C09">
              <w:rPr>
                <w:rFonts w:ascii="Arial" w:hAnsi="Arial" w:cs="Arial"/>
                <w:sz w:val="20"/>
                <w:szCs w:val="20"/>
                <w:lang w:val="it-IT"/>
              </w:rPr>
              <w:t>TWT+Sospeso [=AW2+AX2]{Periods 1+2}</w:t>
            </w:r>
          </w:p>
        </w:tc>
      </w:tr>
      <w:tr w:rsidR="00CC5CD9" w:rsidRPr="00E61C09" w14:paraId="4F313E55" w14:textId="77777777">
        <w:tc>
          <w:tcPr>
            <w:tcW w:w="0" w:type="auto"/>
          </w:tcPr>
          <w:p w14:paraId="4807A9F8" w14:textId="77777777" w:rsidR="00CC5CD9" w:rsidRPr="00E61C09" w:rsidRDefault="00CC5CD9">
            <w:pPr>
              <w:pStyle w:val="Compact"/>
              <w:rPr>
                <w:rFonts w:ascii="Arial" w:hAnsi="Arial" w:cs="Arial"/>
                <w:sz w:val="20"/>
                <w:szCs w:val="20"/>
              </w:rPr>
            </w:pPr>
            <w:r w:rsidRPr="00E61C09">
              <w:rPr>
                <w:rFonts w:ascii="Arial" w:hAnsi="Arial" w:cs="Arial"/>
                <w:sz w:val="20"/>
                <w:szCs w:val="20"/>
              </w:rPr>
              <w:t>7</w:t>
            </w:r>
          </w:p>
        </w:tc>
        <w:tc>
          <w:tcPr>
            <w:tcW w:w="0" w:type="auto"/>
          </w:tcPr>
          <w:p w14:paraId="69105C0B"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donation_Categorical</w:t>
            </w:r>
          </w:p>
        </w:tc>
        <w:tc>
          <w:tcPr>
            <w:tcW w:w="0" w:type="auto"/>
          </w:tcPr>
          <w:p w14:paraId="33A800BE" w14:textId="77777777" w:rsidR="00CC5CD9" w:rsidRPr="00E61C09" w:rsidRDefault="00CC5CD9">
            <w:pPr>
              <w:pStyle w:val="Compact"/>
              <w:rPr>
                <w:rFonts w:ascii="Arial" w:hAnsi="Arial" w:cs="Arial"/>
                <w:sz w:val="20"/>
                <w:szCs w:val="20"/>
              </w:rPr>
            </w:pPr>
            <w:r w:rsidRPr="00E61C09">
              <w:rPr>
                <w:rFonts w:ascii="Arial" w:hAnsi="Arial" w:cs="Arial"/>
                <w:sz w:val="20"/>
                <w:szCs w:val="20"/>
              </w:rPr>
              <w:t>donation_default (categorical run)</w:t>
            </w:r>
          </w:p>
        </w:tc>
      </w:tr>
      <w:tr w:rsidR="00CC5CD9" w:rsidRPr="00E61C09" w14:paraId="09E95D06" w14:textId="77777777">
        <w:tc>
          <w:tcPr>
            <w:tcW w:w="0" w:type="auto"/>
          </w:tcPr>
          <w:p w14:paraId="2F311D65" w14:textId="77777777" w:rsidR="00CC5CD9" w:rsidRPr="00E61C09" w:rsidRDefault="00CC5CD9">
            <w:pPr>
              <w:pStyle w:val="Compact"/>
              <w:rPr>
                <w:rFonts w:ascii="Arial" w:hAnsi="Arial" w:cs="Arial"/>
                <w:sz w:val="20"/>
                <w:szCs w:val="20"/>
              </w:rPr>
            </w:pPr>
            <w:r w:rsidRPr="00E61C09">
              <w:rPr>
                <w:rFonts w:ascii="Arial" w:hAnsi="Arial" w:cs="Arial"/>
                <w:sz w:val="20"/>
                <w:szCs w:val="20"/>
              </w:rPr>
              <w:t>8</w:t>
            </w:r>
          </w:p>
        </w:tc>
        <w:tc>
          <w:tcPr>
            <w:tcW w:w="0" w:type="auto"/>
          </w:tcPr>
          <w:p w14:paraId="0A416F5B" w14:textId="77777777" w:rsidR="00CC5CD9" w:rsidRPr="00E61C09" w:rsidRDefault="00CC5CD9">
            <w:pPr>
              <w:pStyle w:val="Compact"/>
              <w:rPr>
                <w:rFonts w:ascii="Arial" w:hAnsi="Arial" w:cs="Arial"/>
                <w:sz w:val="20"/>
                <w:szCs w:val="20"/>
              </w:rPr>
            </w:pPr>
            <w:r w:rsidRPr="00E61C09">
              <w:rPr>
                <w:rFonts w:ascii="Arial" w:hAnsi="Arial" w:cs="Arial"/>
                <w:b/>
                <w:bCs/>
                <w:sz w:val="20"/>
                <w:szCs w:val="20"/>
              </w:rPr>
              <w:t>donation_Continuous</w:t>
            </w:r>
          </w:p>
        </w:tc>
        <w:tc>
          <w:tcPr>
            <w:tcW w:w="0" w:type="auto"/>
          </w:tcPr>
          <w:p w14:paraId="0B59AA5D" w14:textId="77777777" w:rsidR="00CC5CD9" w:rsidRPr="00E61C09" w:rsidRDefault="00CC5CD9">
            <w:pPr>
              <w:pStyle w:val="Compact"/>
              <w:rPr>
                <w:rFonts w:ascii="Arial" w:hAnsi="Arial" w:cs="Arial"/>
                <w:sz w:val="20"/>
                <w:szCs w:val="20"/>
              </w:rPr>
            </w:pPr>
            <w:r w:rsidRPr="00E61C09">
              <w:rPr>
                <w:rFonts w:ascii="Arial" w:hAnsi="Arial" w:cs="Arial"/>
                <w:sz w:val="20"/>
                <w:szCs w:val="20"/>
              </w:rPr>
              <w:t>donation_default (continuous run)</w:t>
            </w:r>
          </w:p>
        </w:tc>
      </w:tr>
    </w:tbl>
    <w:p w14:paraId="58A25B3D" w14:textId="77777777" w:rsidR="00CC5CD9" w:rsidRDefault="00CC5CD9" w:rsidP="00CC5CD9">
      <w:pPr>
        <w:pStyle w:val="BodyText"/>
        <w:spacing w:line="312" w:lineRule="auto"/>
        <w:rPr>
          <w:rFonts w:ascii="Arial" w:hAnsi="Arial" w:cs="Arial"/>
          <w:sz w:val="20"/>
          <w:szCs w:val="20"/>
        </w:rPr>
      </w:pPr>
      <w:r w:rsidRPr="000B714C">
        <w:rPr>
          <w:rFonts w:ascii="Arial" w:hAnsi="Arial" w:cs="Arial"/>
          <w:b/>
          <w:bCs/>
          <w:sz w:val="20"/>
          <w:szCs w:val="20"/>
        </w:rPr>
        <w:t>Why separate sheets</w:t>
      </w:r>
      <w:r w:rsidRPr="000B714C">
        <w:rPr>
          <w:rFonts w:ascii="Arial" w:hAnsi="Arial" w:cs="Arial"/>
          <w:sz w:val="20"/>
          <w:szCs w:val="20"/>
        </w:rPr>
        <w:t xml:space="preserve">: Different population modes have </w:t>
      </w:r>
      <w:r w:rsidRPr="00B653D8">
        <w:rPr>
          <w:rFonts w:ascii="Arial" w:hAnsi="Arial" w:cs="Arial"/>
          <w:sz w:val="20"/>
          <w:szCs w:val="20"/>
        </w:rPr>
        <w:t>different agents</w:t>
      </w:r>
      <w:r w:rsidRPr="000B714C">
        <w:rPr>
          <w:rFonts w:ascii="Arial" w:hAnsi="Arial" w:cs="Arial"/>
          <w:sz w:val="20"/>
          <w:szCs w:val="20"/>
        </w:rPr>
        <w:t xml:space="preserve"> with different trait values, so they cannot be combined by row. Within each sheet, both income modes (if “Compare both” was selected) share the same agents, so they </w:t>
      </w:r>
      <w:r>
        <w:rPr>
          <w:rFonts w:ascii="Arial" w:hAnsi="Arial" w:cs="Arial"/>
          <w:sz w:val="20"/>
          <w:szCs w:val="20"/>
        </w:rPr>
        <w:t>are placed</w:t>
      </w:r>
      <w:r w:rsidRPr="000B714C">
        <w:rPr>
          <w:rFonts w:ascii="Arial" w:hAnsi="Arial" w:cs="Arial"/>
          <w:sz w:val="20"/>
          <w:szCs w:val="20"/>
        </w:rPr>
        <w:t xml:space="preserve"> side by side as columns 7 and 8. If only one income mode was run, only one donation column appears.</w:t>
      </w:r>
    </w:p>
    <w:p w14:paraId="67930581" w14:textId="77777777" w:rsidR="00E93922" w:rsidRPr="000B714C" w:rsidRDefault="00E93922" w:rsidP="00CC5CD9">
      <w:pPr>
        <w:pStyle w:val="BodyText"/>
        <w:spacing w:line="312" w:lineRule="auto"/>
        <w:rPr>
          <w:rFonts w:ascii="Arial" w:hAnsi="Arial" w:cs="Arial"/>
          <w:sz w:val="20"/>
          <w:szCs w:val="20"/>
        </w:rPr>
      </w:pPr>
    </w:p>
    <w:p w14:paraId="0E47179C" w14:textId="77777777" w:rsidR="00CC5CD9" w:rsidRPr="000B714C" w:rsidRDefault="00CC5CD9" w:rsidP="00CC5CD9">
      <w:pPr>
        <w:pStyle w:val="Heading3"/>
        <w:spacing w:before="0"/>
        <w:rPr>
          <w:rFonts w:ascii="Arial" w:hAnsi="Arial" w:cs="Arial"/>
          <w:sz w:val="20"/>
          <w:szCs w:val="20"/>
        </w:rPr>
      </w:pPr>
      <w:r w:rsidRPr="000B714C">
        <w:rPr>
          <w:rFonts w:ascii="Arial" w:hAnsi="Arial" w:cs="Arial"/>
          <w:sz w:val="20"/>
          <w:szCs w:val="20"/>
        </w:rPr>
        <w:lastRenderedPageBreak/>
        <w:t>Summary</w:t>
      </w:r>
    </w:p>
    <w:tbl>
      <w:tblPr>
        <w:tblW w:w="5238" w:type="pct"/>
        <w:tblLayout w:type="fixed"/>
        <w:tblLook w:val="0020" w:firstRow="1" w:lastRow="0" w:firstColumn="0" w:lastColumn="0" w:noHBand="0" w:noVBand="0"/>
      </w:tblPr>
      <w:tblGrid>
        <w:gridCol w:w="1497"/>
        <w:gridCol w:w="3044"/>
        <w:gridCol w:w="2216"/>
        <w:gridCol w:w="1110"/>
        <w:gridCol w:w="1939"/>
      </w:tblGrid>
      <w:tr w:rsidR="00FF1530" w14:paraId="67E3B218" w14:textId="77777777" w:rsidTr="00ED117A">
        <w:trPr>
          <w:tblHeader/>
        </w:trPr>
        <w:tc>
          <w:tcPr>
            <w:tcW w:w="1529" w:type="dxa"/>
            <w:vAlign w:val="bottom"/>
          </w:tcPr>
          <w:p w14:paraId="586164CE" w14:textId="77777777" w:rsidR="00CC5CD9" w:rsidRPr="00E61C09" w:rsidRDefault="00CC5CD9">
            <w:pPr>
              <w:pStyle w:val="Compact"/>
              <w:rPr>
                <w:rFonts w:ascii="Arial" w:hAnsi="Arial" w:cs="Arial"/>
                <w:sz w:val="20"/>
                <w:szCs w:val="20"/>
              </w:rPr>
            </w:pPr>
            <w:r w:rsidRPr="00E61C09">
              <w:rPr>
                <w:rFonts w:ascii="Arial" w:hAnsi="Arial" w:cs="Arial"/>
                <w:sz w:val="20"/>
                <w:szCs w:val="20"/>
              </w:rPr>
              <w:t>Scenario</w:t>
            </w:r>
          </w:p>
        </w:tc>
        <w:tc>
          <w:tcPr>
            <w:tcW w:w="3118" w:type="dxa"/>
            <w:vAlign w:val="bottom"/>
          </w:tcPr>
          <w:p w14:paraId="2B652853" w14:textId="77777777" w:rsidR="00CC5CD9" w:rsidRPr="00E61C09" w:rsidRDefault="00CC5CD9">
            <w:pPr>
              <w:pStyle w:val="Compact"/>
              <w:rPr>
                <w:rFonts w:ascii="Arial" w:hAnsi="Arial" w:cs="Arial"/>
                <w:sz w:val="20"/>
                <w:szCs w:val="20"/>
              </w:rPr>
            </w:pPr>
            <w:r w:rsidRPr="00E61C09">
              <w:rPr>
                <w:rFonts w:ascii="Arial" w:hAnsi="Arial" w:cs="Arial"/>
                <w:sz w:val="20"/>
                <w:szCs w:val="20"/>
              </w:rPr>
              <w:t>File Name</w:t>
            </w:r>
          </w:p>
        </w:tc>
        <w:tc>
          <w:tcPr>
            <w:tcW w:w="2268" w:type="dxa"/>
            <w:vAlign w:val="bottom"/>
          </w:tcPr>
          <w:p w14:paraId="62C8CACC" w14:textId="77777777" w:rsidR="00CC5CD9" w:rsidRPr="00E61C09" w:rsidRDefault="00CC5CD9">
            <w:pPr>
              <w:pStyle w:val="Compact"/>
              <w:rPr>
                <w:rFonts w:ascii="Arial" w:hAnsi="Arial" w:cs="Arial"/>
                <w:sz w:val="20"/>
                <w:szCs w:val="20"/>
              </w:rPr>
            </w:pPr>
            <w:r w:rsidRPr="00E61C09">
              <w:rPr>
                <w:rFonts w:ascii="Arial" w:hAnsi="Arial" w:cs="Arial"/>
                <w:sz w:val="20"/>
                <w:szCs w:val="20"/>
              </w:rPr>
              <w:t>Sheets</w:t>
            </w:r>
          </w:p>
        </w:tc>
        <w:tc>
          <w:tcPr>
            <w:tcW w:w="1133" w:type="dxa"/>
            <w:vAlign w:val="bottom"/>
          </w:tcPr>
          <w:p w14:paraId="4C18DB5C" w14:textId="77777777" w:rsidR="00CC5CD9" w:rsidRPr="00E61C09" w:rsidRDefault="00CC5CD9">
            <w:pPr>
              <w:pStyle w:val="Compact"/>
              <w:rPr>
                <w:rFonts w:ascii="Arial" w:hAnsi="Arial" w:cs="Arial"/>
                <w:sz w:val="20"/>
                <w:szCs w:val="20"/>
              </w:rPr>
            </w:pPr>
            <w:r w:rsidRPr="00E61C09">
              <w:rPr>
                <w:rFonts w:ascii="Arial" w:hAnsi="Arial" w:cs="Arial"/>
                <w:sz w:val="20"/>
                <w:szCs w:val="20"/>
              </w:rPr>
              <w:t>Columns</w:t>
            </w:r>
          </w:p>
        </w:tc>
        <w:tc>
          <w:tcPr>
            <w:tcW w:w="1984" w:type="dxa"/>
            <w:vAlign w:val="bottom"/>
          </w:tcPr>
          <w:p w14:paraId="70A43DCC" w14:textId="77777777" w:rsidR="00CC5CD9" w:rsidRPr="00E61C09" w:rsidRDefault="00CC5CD9">
            <w:pPr>
              <w:pStyle w:val="Compact"/>
              <w:rPr>
                <w:rFonts w:ascii="Arial" w:hAnsi="Arial" w:cs="Arial"/>
                <w:sz w:val="20"/>
                <w:szCs w:val="20"/>
              </w:rPr>
            </w:pPr>
            <w:r w:rsidRPr="00E61C09">
              <w:rPr>
                <w:rFonts w:ascii="Arial" w:hAnsi="Arial" w:cs="Arial"/>
                <w:sz w:val="20"/>
                <w:szCs w:val="20"/>
              </w:rPr>
              <w:t>Key Structure</w:t>
            </w:r>
          </w:p>
        </w:tc>
      </w:tr>
      <w:tr w:rsidR="00CC5CD9" w:rsidRPr="00E61C09" w14:paraId="46D90022" w14:textId="77777777" w:rsidTr="00ED117A">
        <w:tc>
          <w:tcPr>
            <w:tcW w:w="1529" w:type="dxa"/>
          </w:tcPr>
          <w:p w14:paraId="25342DA5" w14:textId="77777777" w:rsidR="00CC5CD9" w:rsidRPr="00E61C09" w:rsidRDefault="00CC5CD9">
            <w:pPr>
              <w:pStyle w:val="Compact"/>
              <w:rPr>
                <w:rFonts w:ascii="Arial" w:hAnsi="Arial" w:cs="Arial"/>
                <w:sz w:val="20"/>
                <w:szCs w:val="20"/>
              </w:rPr>
            </w:pPr>
            <w:r w:rsidRPr="00E61C09">
              <w:rPr>
                <w:rFonts w:ascii="Arial" w:hAnsi="Arial" w:cs="Arial"/>
                <w:sz w:val="20"/>
                <w:szCs w:val="20"/>
              </w:rPr>
              <w:t>Single config</w:t>
            </w:r>
          </w:p>
        </w:tc>
        <w:tc>
          <w:tcPr>
            <w:tcW w:w="3118" w:type="dxa"/>
          </w:tcPr>
          <w:p w14:paraId="5DC7CE22" w14:textId="77777777" w:rsidR="00CC5CD9" w:rsidRPr="00E61C09" w:rsidRDefault="00CC5CD9">
            <w:pPr>
              <w:pStyle w:val="Compact"/>
              <w:rPr>
                <w:rFonts w:ascii="Arial" w:hAnsi="Arial" w:cs="Arial"/>
                <w:sz w:val="20"/>
                <w:szCs w:val="20"/>
              </w:rPr>
            </w:pPr>
            <w:r w:rsidRPr="00E61C09">
              <w:rPr>
                <w:rStyle w:val="VerbatimChar"/>
                <w:rFonts w:ascii="Arial" w:hAnsi="Arial" w:cs="Arial"/>
                <w:sz w:val="20"/>
                <w:szCs w:val="20"/>
              </w:rPr>
              <w:t>donation_default_results_*.xlsx</w:t>
            </w:r>
          </w:p>
        </w:tc>
        <w:tc>
          <w:tcPr>
            <w:tcW w:w="2268" w:type="dxa"/>
          </w:tcPr>
          <w:p w14:paraId="553BDB39" w14:textId="77777777" w:rsidR="00CC5CD9" w:rsidRPr="00E61C09" w:rsidRDefault="00CC5CD9">
            <w:pPr>
              <w:pStyle w:val="Compact"/>
              <w:rPr>
                <w:rFonts w:ascii="Arial" w:hAnsi="Arial" w:cs="Arial"/>
                <w:sz w:val="20"/>
                <w:szCs w:val="20"/>
              </w:rPr>
            </w:pPr>
            <w:r w:rsidRPr="00E61C09">
              <w:rPr>
                <w:rFonts w:ascii="Arial" w:hAnsi="Arial" w:cs="Arial"/>
                <w:sz w:val="20"/>
                <w:szCs w:val="20"/>
              </w:rPr>
              <w:t>1 (“Donation Results”)</w:t>
            </w:r>
          </w:p>
        </w:tc>
        <w:tc>
          <w:tcPr>
            <w:tcW w:w="1133" w:type="dxa"/>
          </w:tcPr>
          <w:p w14:paraId="7455F09F" w14:textId="77777777" w:rsidR="00CC5CD9" w:rsidRPr="00E61C09" w:rsidRDefault="00CC5CD9">
            <w:pPr>
              <w:pStyle w:val="Compact"/>
              <w:rPr>
                <w:rFonts w:ascii="Arial" w:hAnsi="Arial" w:cs="Arial"/>
                <w:sz w:val="20"/>
                <w:szCs w:val="20"/>
              </w:rPr>
            </w:pPr>
            <w:r w:rsidRPr="00E61C09">
              <w:rPr>
                <w:rFonts w:ascii="Arial" w:hAnsi="Arial" w:cs="Arial"/>
                <w:sz w:val="20"/>
                <w:szCs w:val="20"/>
              </w:rPr>
              <w:t>7</w:t>
            </w:r>
          </w:p>
        </w:tc>
        <w:tc>
          <w:tcPr>
            <w:tcW w:w="1984" w:type="dxa"/>
          </w:tcPr>
          <w:p w14:paraId="1FFCF894" w14:textId="77777777" w:rsidR="00CC5CD9" w:rsidRPr="00E61C09" w:rsidRDefault="00CC5CD9">
            <w:pPr>
              <w:pStyle w:val="Compact"/>
              <w:rPr>
                <w:rFonts w:ascii="Arial" w:hAnsi="Arial" w:cs="Arial"/>
                <w:sz w:val="20"/>
                <w:szCs w:val="20"/>
              </w:rPr>
            </w:pPr>
            <w:r w:rsidRPr="00E61C09">
              <w:rPr>
                <w:rFonts w:ascii="Arial" w:hAnsi="Arial" w:cs="Arial"/>
                <w:sz w:val="20"/>
                <w:szCs w:val="20"/>
              </w:rPr>
              <w:t>Traits + one donation rate</w:t>
            </w:r>
          </w:p>
        </w:tc>
      </w:tr>
      <w:tr w:rsidR="00CC5CD9" w:rsidRPr="00E61C09" w14:paraId="0230CD84" w14:textId="77777777" w:rsidTr="00ED117A">
        <w:tc>
          <w:tcPr>
            <w:tcW w:w="1529" w:type="dxa"/>
          </w:tcPr>
          <w:p w14:paraId="0DE7054D" w14:textId="77777777" w:rsidR="00CC5CD9" w:rsidRPr="00E61C09" w:rsidRDefault="00CC5CD9">
            <w:pPr>
              <w:pStyle w:val="Compact"/>
              <w:rPr>
                <w:rFonts w:ascii="Arial" w:hAnsi="Arial" w:cs="Arial"/>
                <w:sz w:val="20"/>
                <w:szCs w:val="20"/>
              </w:rPr>
            </w:pPr>
            <w:r w:rsidRPr="00E61C09">
              <w:rPr>
                <w:rFonts w:ascii="Arial" w:hAnsi="Arial" w:cs="Arial"/>
                <w:sz w:val="20"/>
                <w:szCs w:val="20"/>
              </w:rPr>
              <w:t>Compare both</w:t>
            </w:r>
          </w:p>
        </w:tc>
        <w:tc>
          <w:tcPr>
            <w:tcW w:w="3118" w:type="dxa"/>
          </w:tcPr>
          <w:p w14:paraId="72C3127E" w14:textId="77777777" w:rsidR="00CC5CD9" w:rsidRPr="00E61C09" w:rsidRDefault="00CC5CD9">
            <w:pPr>
              <w:pStyle w:val="Compact"/>
              <w:rPr>
                <w:rFonts w:ascii="Arial" w:hAnsi="Arial" w:cs="Arial"/>
                <w:sz w:val="20"/>
                <w:szCs w:val="20"/>
              </w:rPr>
            </w:pPr>
            <w:r w:rsidRPr="00E61C09">
              <w:rPr>
                <w:rStyle w:val="VerbatimChar"/>
                <w:rFonts w:ascii="Arial" w:hAnsi="Arial" w:cs="Arial"/>
                <w:sz w:val="20"/>
                <w:szCs w:val="20"/>
              </w:rPr>
              <w:t>donation_all_configs_*.xlsx</w:t>
            </w:r>
          </w:p>
        </w:tc>
        <w:tc>
          <w:tcPr>
            <w:tcW w:w="2268" w:type="dxa"/>
          </w:tcPr>
          <w:p w14:paraId="40A95C77" w14:textId="77777777" w:rsidR="00CC5CD9" w:rsidRPr="00E61C09" w:rsidRDefault="00CC5CD9">
            <w:pPr>
              <w:pStyle w:val="Compact"/>
              <w:rPr>
                <w:rFonts w:ascii="Arial" w:hAnsi="Arial" w:cs="Arial"/>
                <w:sz w:val="20"/>
                <w:szCs w:val="20"/>
              </w:rPr>
            </w:pPr>
            <w:r w:rsidRPr="00E61C09">
              <w:rPr>
                <w:rFonts w:ascii="Arial" w:hAnsi="Arial" w:cs="Arial"/>
                <w:sz w:val="20"/>
                <w:szCs w:val="20"/>
              </w:rPr>
              <w:t>1 (“All Configurations”)</w:t>
            </w:r>
          </w:p>
        </w:tc>
        <w:tc>
          <w:tcPr>
            <w:tcW w:w="1133" w:type="dxa"/>
          </w:tcPr>
          <w:p w14:paraId="3C4D2243" w14:textId="77777777" w:rsidR="00CC5CD9" w:rsidRPr="00E61C09" w:rsidRDefault="00CC5CD9">
            <w:pPr>
              <w:pStyle w:val="Compact"/>
              <w:rPr>
                <w:rFonts w:ascii="Arial" w:hAnsi="Arial" w:cs="Arial"/>
                <w:sz w:val="20"/>
                <w:szCs w:val="20"/>
              </w:rPr>
            </w:pPr>
            <w:r w:rsidRPr="00E61C09">
              <w:rPr>
                <w:rFonts w:ascii="Arial" w:hAnsi="Arial" w:cs="Arial"/>
                <w:sz w:val="20"/>
                <w:szCs w:val="20"/>
              </w:rPr>
              <w:t>8</w:t>
            </w:r>
          </w:p>
        </w:tc>
        <w:tc>
          <w:tcPr>
            <w:tcW w:w="1984" w:type="dxa"/>
          </w:tcPr>
          <w:p w14:paraId="762846CB" w14:textId="77777777" w:rsidR="00CC5CD9" w:rsidRPr="00E61C09" w:rsidRDefault="00CC5CD9">
            <w:pPr>
              <w:pStyle w:val="Compact"/>
              <w:rPr>
                <w:rFonts w:ascii="Arial" w:hAnsi="Arial" w:cs="Arial"/>
                <w:sz w:val="20"/>
                <w:szCs w:val="20"/>
              </w:rPr>
            </w:pPr>
            <w:r w:rsidRPr="00E61C09">
              <w:rPr>
                <w:rFonts w:ascii="Arial" w:hAnsi="Arial" w:cs="Arial"/>
                <w:sz w:val="20"/>
                <w:szCs w:val="20"/>
              </w:rPr>
              <w:t xml:space="preserve">Traits + Cat/Cont donation </w:t>
            </w:r>
            <w:r>
              <w:rPr>
                <w:rFonts w:ascii="Arial" w:hAnsi="Arial" w:cs="Arial"/>
                <w:sz w:val="20"/>
                <w:szCs w:val="20"/>
              </w:rPr>
              <w:t>rates</w:t>
            </w:r>
          </w:p>
        </w:tc>
      </w:tr>
      <w:tr w:rsidR="00CC5CD9" w:rsidRPr="00E61C09" w14:paraId="6062987E" w14:textId="77777777" w:rsidTr="00ED117A">
        <w:tc>
          <w:tcPr>
            <w:tcW w:w="1529" w:type="dxa"/>
          </w:tcPr>
          <w:p w14:paraId="2548E67F" w14:textId="77777777" w:rsidR="00CC5CD9" w:rsidRPr="00E61C09" w:rsidRDefault="00CC5CD9">
            <w:pPr>
              <w:pStyle w:val="Compact"/>
              <w:rPr>
                <w:rFonts w:ascii="Arial" w:hAnsi="Arial" w:cs="Arial"/>
                <w:sz w:val="20"/>
                <w:szCs w:val="20"/>
              </w:rPr>
            </w:pPr>
            <w:r w:rsidRPr="00E61C09">
              <w:rPr>
                <w:rFonts w:ascii="Arial" w:hAnsi="Arial" w:cs="Arial"/>
                <w:sz w:val="20"/>
                <w:szCs w:val="20"/>
              </w:rPr>
              <w:t>Compare all</w:t>
            </w:r>
          </w:p>
        </w:tc>
        <w:tc>
          <w:tcPr>
            <w:tcW w:w="3118" w:type="dxa"/>
          </w:tcPr>
          <w:p w14:paraId="78BF49B0" w14:textId="77777777" w:rsidR="00CC5CD9" w:rsidRPr="00E61C09" w:rsidRDefault="00CC5CD9">
            <w:pPr>
              <w:pStyle w:val="Compact"/>
              <w:rPr>
                <w:rFonts w:ascii="Arial" w:hAnsi="Arial" w:cs="Arial"/>
                <w:sz w:val="20"/>
                <w:szCs w:val="20"/>
              </w:rPr>
            </w:pPr>
            <w:r w:rsidRPr="00E61C09">
              <w:rPr>
                <w:rStyle w:val="VerbatimChar"/>
                <w:rFonts w:ascii="Arial" w:hAnsi="Arial" w:cs="Arial"/>
                <w:sz w:val="20"/>
                <w:szCs w:val="20"/>
              </w:rPr>
              <w:t>donation_compare_all_*.xlsx</w:t>
            </w:r>
          </w:p>
        </w:tc>
        <w:tc>
          <w:tcPr>
            <w:tcW w:w="2268" w:type="dxa"/>
          </w:tcPr>
          <w:p w14:paraId="5D7AD494" w14:textId="77777777" w:rsidR="00CC5CD9" w:rsidRPr="00E61C09" w:rsidRDefault="00CC5CD9">
            <w:pPr>
              <w:pStyle w:val="Compact"/>
              <w:rPr>
                <w:rFonts w:ascii="Arial" w:hAnsi="Arial" w:cs="Arial"/>
                <w:sz w:val="20"/>
                <w:szCs w:val="20"/>
              </w:rPr>
            </w:pPr>
            <w:r w:rsidRPr="00E61C09">
              <w:rPr>
                <w:rFonts w:ascii="Arial" w:hAnsi="Arial" w:cs="Arial"/>
                <w:sz w:val="20"/>
                <w:szCs w:val="20"/>
              </w:rPr>
              <w:t>Up to 3 (Copula/ResSpec/</w:t>
            </w:r>
            <w:r>
              <w:rPr>
                <w:rFonts w:ascii="Arial" w:hAnsi="Arial" w:cs="Arial"/>
                <w:sz w:val="20"/>
                <w:szCs w:val="20"/>
              </w:rPr>
              <w:t xml:space="preserve">  </w:t>
            </w:r>
            <w:r w:rsidRPr="00E61C09">
              <w:rPr>
                <w:rFonts w:ascii="Arial" w:hAnsi="Arial" w:cs="Arial"/>
                <w:sz w:val="20"/>
                <w:szCs w:val="20"/>
              </w:rPr>
              <w:t>ResBase)</w:t>
            </w:r>
          </w:p>
        </w:tc>
        <w:tc>
          <w:tcPr>
            <w:tcW w:w="1133" w:type="dxa"/>
          </w:tcPr>
          <w:p w14:paraId="4C3A2455" w14:textId="77777777" w:rsidR="00CC5CD9" w:rsidRPr="00E61C09" w:rsidRDefault="00CC5CD9">
            <w:pPr>
              <w:pStyle w:val="Compact"/>
              <w:rPr>
                <w:rFonts w:ascii="Arial" w:hAnsi="Arial" w:cs="Arial"/>
                <w:sz w:val="20"/>
                <w:szCs w:val="20"/>
              </w:rPr>
            </w:pPr>
            <w:r w:rsidRPr="00E61C09">
              <w:rPr>
                <w:rFonts w:ascii="Arial" w:hAnsi="Arial" w:cs="Arial"/>
                <w:sz w:val="20"/>
                <w:szCs w:val="20"/>
              </w:rPr>
              <w:t>Up to 8 per sheet</w:t>
            </w:r>
          </w:p>
        </w:tc>
        <w:tc>
          <w:tcPr>
            <w:tcW w:w="1984" w:type="dxa"/>
          </w:tcPr>
          <w:p w14:paraId="6D90A04D" w14:textId="77777777" w:rsidR="00CC5CD9" w:rsidRPr="00E61C09" w:rsidRDefault="00CC5CD9">
            <w:pPr>
              <w:pStyle w:val="Compact"/>
              <w:rPr>
                <w:rFonts w:ascii="Arial" w:hAnsi="Arial" w:cs="Arial"/>
                <w:sz w:val="20"/>
                <w:szCs w:val="20"/>
              </w:rPr>
            </w:pPr>
            <w:r w:rsidRPr="00E61C09">
              <w:rPr>
                <w:rFonts w:ascii="Arial" w:hAnsi="Arial" w:cs="Arial"/>
                <w:sz w:val="20"/>
                <w:szCs w:val="20"/>
              </w:rPr>
              <w:t>Shortened names, Cat/Cont per sheet</w:t>
            </w:r>
          </w:p>
        </w:tc>
      </w:tr>
    </w:tbl>
    <w:p w14:paraId="4180F09E" w14:textId="77777777" w:rsidR="00ED117A" w:rsidRDefault="00ED117A" w:rsidP="00030BE1">
      <w:pPr>
        <w:spacing w:line="0" w:lineRule="atLeast"/>
        <w:rPr>
          <w:ins w:id="62" w:author="Dovev Lavie" w:date="2026-09-17T13:40:00Z"/>
          <w:rFonts w:ascii="Arial" w:eastAsia="Arial" w:hAnsi="Arial"/>
          <w:b/>
          <w:sz w:val="24"/>
          <w:szCs w:val="24"/>
        </w:rPr>
      </w:pPr>
      <w:r w:rsidRPr="00D51D96">
        <w:rPr>
          <w:rFonts w:ascii="Arial" w:eastAsia="Arial" w:hAnsi="Arial"/>
          <w:b/>
          <w:sz w:val="24"/>
          <w:szCs w:val="24"/>
          <w:rPrChange w:id="63" w:author="Dovev Lavie" w:date="2026-09-17T13:40:00Z">
            <w:rPr>
              <w:rFonts w:ascii="Arial" w:hAnsi="Arial"/>
            </w:rPr>
          </w:rPrChange>
        </w:rPr>
        <w:t>Decision 4 – Rejected Transaction Defaults Configuration</w:t>
      </w:r>
    </w:p>
    <w:p w14:paraId="0A9BA4E2" w14:textId="77777777" w:rsidR="00030BE1" w:rsidRPr="00D51D96" w:rsidRDefault="00030BE1">
      <w:pPr>
        <w:spacing w:line="0" w:lineRule="atLeast"/>
        <w:rPr>
          <w:rFonts w:ascii="Arial" w:eastAsia="Arial" w:hAnsi="Arial"/>
          <w:sz w:val="24"/>
          <w:szCs w:val="24"/>
          <w:rPrChange w:id="64" w:author="Dovev Lavie" w:date="2026-09-17T13:40:00Z">
            <w:rPr>
              <w:rFonts w:ascii="Arial" w:hAnsi="Arial" w:cs="Arial"/>
            </w:rPr>
          </w:rPrChange>
        </w:rPr>
        <w:pPrChange w:id="65" w:author="Dovev Lavie" w:date="2026-09-17T13:40:00Z">
          <w:pPr>
            <w:pStyle w:val="Heading1"/>
          </w:pPr>
        </w:pPrChange>
      </w:pPr>
    </w:p>
    <w:p w14:paraId="10113085" w14:textId="77777777" w:rsidR="00030BE1" w:rsidRPr="00312A74" w:rsidRDefault="00030BE1" w:rsidP="00030BE1">
      <w:pPr>
        <w:spacing w:line="312" w:lineRule="auto"/>
        <w:rPr>
          <w:ins w:id="66" w:author="Dovev Lavie" w:date="2026-09-17T13:44:00Z"/>
          <w:rFonts w:ascii="Arial" w:eastAsia="Arial" w:hAnsi="Arial"/>
        </w:rPr>
      </w:pPr>
      <w:ins w:id="67" w:author="Dovev Lavie" w:date="2026-09-17T13:43:00Z">
        <w:r>
          <w:rPr>
            <w:rFonts w:ascii="Arial" w:eastAsia="Arial" w:hAnsi="Arial"/>
          </w:rPr>
          <w:t>Decision 4 simulates a</w:t>
        </w:r>
        <w:r w:rsidRPr="001C0E7F">
          <w:rPr>
            <w:rFonts w:ascii="Arial" w:eastAsia="Arial" w:hAnsi="Arial"/>
          </w:rPr>
          <w:t>n agent</w:t>
        </w:r>
        <w:r>
          <w:rPr>
            <w:rFonts w:ascii="Arial" w:eastAsia="Arial" w:hAnsi="Arial"/>
          </w:rPr>
          <w:t xml:space="preserve">’s decision </w:t>
        </w:r>
      </w:ins>
      <w:ins w:id="68" w:author="Dovev Lavie" w:date="2026-09-17T13:44:00Z">
        <w:r>
          <w:rPr>
            <w:rFonts w:ascii="Arial" w:eastAsia="Arial" w:hAnsi="Arial"/>
          </w:rPr>
          <w:t xml:space="preserve">for </w:t>
        </w:r>
      </w:ins>
      <w:ins w:id="69" w:author="Dovev Lavie" w:date="2026-09-17T13:43:00Z">
        <w:r>
          <w:rPr>
            <w:rFonts w:ascii="Arial" w:eastAsia="Arial" w:hAnsi="Arial"/>
          </w:rPr>
          <w:t xml:space="preserve">how the </w:t>
        </w:r>
        <w:r w:rsidRPr="001C0E7F">
          <w:rPr>
            <w:rFonts w:ascii="Arial" w:eastAsia="Arial" w:hAnsi="Arial"/>
          </w:rPr>
          <w:t xml:space="preserve">platform </w:t>
        </w:r>
      </w:ins>
      <w:ins w:id="70" w:author="Dovev Lavie" w:date="2026-09-17T13:44:00Z">
        <w:r>
          <w:rPr>
            <w:rFonts w:ascii="Arial" w:eastAsia="Arial" w:hAnsi="Arial"/>
          </w:rPr>
          <w:t>should</w:t>
        </w:r>
      </w:ins>
      <w:ins w:id="71" w:author="Dovev Lavie" w:date="2026-09-17T13:43:00Z">
        <w:r w:rsidRPr="001C0E7F">
          <w:rPr>
            <w:rFonts w:ascii="Arial" w:eastAsia="Arial" w:hAnsi="Arial"/>
          </w:rPr>
          <w:t xml:space="preserve"> handle a purchase transaction that has been rejected.</w:t>
        </w:r>
      </w:ins>
      <w:ins w:id="72" w:author="Dovev Lavie" w:date="2026-09-17T13:44:00Z">
        <w:r>
          <w:rPr>
            <w:rFonts w:ascii="Arial" w:eastAsia="Arial" w:hAnsi="Arial"/>
          </w:rPr>
          <w:t xml:space="preserve"> </w:t>
        </w:r>
        <w:r w:rsidRPr="00312A74">
          <w:rPr>
            <w:rFonts w:ascii="Arial" w:eastAsia="Arial" w:hAnsi="Arial"/>
          </w:rPr>
          <w:t xml:space="preserve">The five </w:t>
        </w:r>
      </w:ins>
      <w:ins w:id="73" w:author="Dovev Lavie" w:date="2026-09-17T13:45:00Z">
        <w:r w:rsidRPr="00312A74">
          <w:rPr>
            <w:rFonts w:ascii="Arial" w:eastAsia="Arial" w:hAnsi="Arial"/>
          </w:rPr>
          <w:t xml:space="preserve">options </w:t>
        </w:r>
        <w:r>
          <w:rPr>
            <w:rFonts w:ascii="Arial" w:eastAsia="Arial" w:hAnsi="Arial"/>
          </w:rPr>
          <w:t xml:space="preserve">for handling a </w:t>
        </w:r>
      </w:ins>
      <w:ins w:id="74" w:author="Dovev Lavie" w:date="2026-09-17T13:44:00Z">
        <w:r w:rsidRPr="00312A74">
          <w:rPr>
            <w:rFonts w:ascii="Arial" w:eastAsia="Arial" w:hAnsi="Arial"/>
          </w:rPr>
          <w:t>rejected transaction are:</w:t>
        </w:r>
      </w:ins>
    </w:p>
    <w:p w14:paraId="7E7F1D8D" w14:textId="77777777" w:rsidR="00030BE1" w:rsidRPr="00030BE1" w:rsidRDefault="00030BE1" w:rsidP="00030BE1">
      <w:pPr>
        <w:pStyle w:val="Compact"/>
        <w:numPr>
          <w:ilvl w:val="0"/>
          <w:numId w:val="105"/>
        </w:numPr>
        <w:ind w:hanging="360"/>
        <w:rPr>
          <w:ins w:id="75" w:author="Dovev Lavie" w:date="2026-09-17T13:44:00Z"/>
          <w:rFonts w:ascii="Arial" w:hAnsi="Arial" w:cs="Arial"/>
          <w:sz w:val="20"/>
          <w:szCs w:val="20"/>
          <w:rPrChange w:id="76" w:author="Dovev Lavie" w:date="2026-09-17T13:44:00Z">
            <w:rPr>
              <w:ins w:id="77" w:author="Dovev Lavie" w:date="2026-09-17T13:44:00Z"/>
              <w:rFonts w:ascii="Arial" w:hAnsi="Arial" w:cs="Arial"/>
            </w:rPr>
          </w:rPrChange>
        </w:rPr>
      </w:pPr>
      <w:ins w:id="78" w:author="Dovev Lavie" w:date="2026-09-17T13:44:00Z">
        <w:r w:rsidRPr="00030BE1">
          <w:rPr>
            <w:rFonts w:ascii="Arial" w:hAnsi="Arial" w:cs="Arial"/>
            <w:sz w:val="20"/>
            <w:szCs w:val="20"/>
            <w:rPrChange w:id="79" w:author="Dovev Lavie" w:date="2026-09-17T13:44:00Z">
              <w:rPr>
                <w:rFonts w:ascii="Arial" w:hAnsi="Arial" w:cs="Arial"/>
              </w:rPr>
            </w:rPrChange>
          </w:rPr>
          <w:t>Option 1: Purchase from another (higher) price category of the same vendor</w:t>
        </w:r>
      </w:ins>
    </w:p>
    <w:p w14:paraId="6D9DB61C" w14:textId="77777777" w:rsidR="00030BE1" w:rsidRPr="00030BE1" w:rsidRDefault="00030BE1" w:rsidP="00030BE1">
      <w:pPr>
        <w:pStyle w:val="Compact"/>
        <w:numPr>
          <w:ilvl w:val="0"/>
          <w:numId w:val="105"/>
        </w:numPr>
        <w:ind w:hanging="360"/>
        <w:rPr>
          <w:ins w:id="80" w:author="Dovev Lavie" w:date="2026-09-17T13:44:00Z"/>
          <w:rFonts w:ascii="Arial" w:hAnsi="Arial" w:cs="Arial"/>
          <w:sz w:val="20"/>
          <w:szCs w:val="20"/>
          <w:rPrChange w:id="81" w:author="Dovev Lavie" w:date="2026-09-17T13:44:00Z">
            <w:rPr>
              <w:ins w:id="82" w:author="Dovev Lavie" w:date="2026-09-17T13:44:00Z"/>
              <w:rFonts w:ascii="Arial" w:hAnsi="Arial" w:cs="Arial"/>
            </w:rPr>
          </w:rPrChange>
        </w:rPr>
      </w:pPr>
      <w:ins w:id="83" w:author="Dovev Lavie" w:date="2026-09-17T13:44:00Z">
        <w:r w:rsidRPr="00030BE1">
          <w:rPr>
            <w:rFonts w:ascii="Arial" w:hAnsi="Arial" w:cs="Arial"/>
            <w:sz w:val="20"/>
            <w:szCs w:val="20"/>
            <w:rPrChange w:id="84" w:author="Dovev Lavie" w:date="2026-09-17T13:44:00Z">
              <w:rPr>
                <w:rFonts w:ascii="Arial" w:hAnsi="Arial" w:cs="Arial"/>
              </w:rPr>
            </w:rPrChange>
          </w:rPr>
          <w:t>Option 2: Purchase from another vendor at PN price which is lower than the PN price of the current vendor</w:t>
        </w:r>
      </w:ins>
    </w:p>
    <w:p w14:paraId="5660552B" w14:textId="77777777" w:rsidR="00030BE1" w:rsidRPr="00030BE1" w:rsidRDefault="00030BE1" w:rsidP="00030BE1">
      <w:pPr>
        <w:pStyle w:val="Compact"/>
        <w:numPr>
          <w:ilvl w:val="0"/>
          <w:numId w:val="105"/>
        </w:numPr>
        <w:ind w:hanging="360"/>
        <w:rPr>
          <w:ins w:id="85" w:author="Dovev Lavie" w:date="2026-09-17T13:44:00Z"/>
          <w:rFonts w:ascii="Arial" w:hAnsi="Arial" w:cs="Arial"/>
          <w:sz w:val="20"/>
          <w:szCs w:val="20"/>
          <w:rPrChange w:id="86" w:author="Dovev Lavie" w:date="2026-09-17T13:44:00Z">
            <w:rPr>
              <w:ins w:id="87" w:author="Dovev Lavie" w:date="2026-09-17T13:44:00Z"/>
              <w:rFonts w:ascii="Arial" w:hAnsi="Arial" w:cs="Arial"/>
            </w:rPr>
          </w:rPrChange>
        </w:rPr>
      </w:pPr>
      <w:ins w:id="88" w:author="Dovev Lavie" w:date="2026-09-17T13:44:00Z">
        <w:r w:rsidRPr="00030BE1">
          <w:rPr>
            <w:rFonts w:ascii="Arial" w:hAnsi="Arial" w:cs="Arial"/>
            <w:sz w:val="20"/>
            <w:szCs w:val="20"/>
            <w:rPrChange w:id="89" w:author="Dovev Lavie" w:date="2026-09-17T13:44:00Z">
              <w:rPr>
                <w:rFonts w:ascii="Arial" w:hAnsi="Arial" w:cs="Arial"/>
              </w:rPr>
            </w:rPrChange>
          </w:rPr>
          <w:t>Option 3: Purchase from the current vendor at PN price</w:t>
        </w:r>
      </w:ins>
    </w:p>
    <w:p w14:paraId="48B03C58" w14:textId="77777777" w:rsidR="00030BE1" w:rsidRPr="00030BE1" w:rsidRDefault="00030BE1" w:rsidP="00030BE1">
      <w:pPr>
        <w:pStyle w:val="Compact"/>
        <w:numPr>
          <w:ilvl w:val="0"/>
          <w:numId w:val="105"/>
        </w:numPr>
        <w:ind w:hanging="360"/>
        <w:rPr>
          <w:ins w:id="90" w:author="Dovev Lavie" w:date="2026-09-17T13:44:00Z"/>
          <w:rFonts w:ascii="Arial" w:hAnsi="Arial" w:cs="Arial"/>
          <w:sz w:val="20"/>
          <w:szCs w:val="20"/>
          <w:rPrChange w:id="91" w:author="Dovev Lavie" w:date="2026-09-17T13:44:00Z">
            <w:rPr>
              <w:ins w:id="92" w:author="Dovev Lavie" w:date="2026-09-17T13:44:00Z"/>
              <w:rFonts w:ascii="Arial" w:hAnsi="Arial" w:cs="Arial"/>
            </w:rPr>
          </w:rPrChange>
        </w:rPr>
      </w:pPr>
      <w:ins w:id="93" w:author="Dovev Lavie" w:date="2026-09-17T13:44:00Z">
        <w:r w:rsidRPr="00030BE1">
          <w:rPr>
            <w:rFonts w:ascii="Arial" w:hAnsi="Arial" w:cs="Arial"/>
            <w:sz w:val="20"/>
            <w:szCs w:val="20"/>
            <w:rPrChange w:id="94" w:author="Dovev Lavie" w:date="2026-09-17T13:44:00Z">
              <w:rPr>
                <w:rFonts w:ascii="Arial" w:hAnsi="Arial" w:cs="Arial"/>
              </w:rPr>
            </w:rPrChange>
          </w:rPr>
          <w:t>Option 4: Place a bid for the current vendor in the current period (rejected fixed) or next period (rejected bids/discount)</w:t>
        </w:r>
      </w:ins>
    </w:p>
    <w:p w14:paraId="2C07E120" w14:textId="77777777" w:rsidR="00030BE1" w:rsidRPr="00030BE1" w:rsidRDefault="00030BE1" w:rsidP="00030BE1">
      <w:pPr>
        <w:pStyle w:val="Compact"/>
        <w:numPr>
          <w:ilvl w:val="0"/>
          <w:numId w:val="105"/>
        </w:numPr>
        <w:ind w:hanging="360"/>
        <w:rPr>
          <w:ins w:id="95" w:author="Dovev Lavie" w:date="2026-09-17T13:44:00Z"/>
          <w:rFonts w:ascii="Arial" w:hAnsi="Arial" w:cs="Arial"/>
          <w:sz w:val="20"/>
          <w:szCs w:val="20"/>
          <w:rPrChange w:id="96" w:author="Dovev Lavie" w:date="2026-09-17T13:44:00Z">
            <w:rPr>
              <w:ins w:id="97" w:author="Dovev Lavie" w:date="2026-09-17T13:44:00Z"/>
              <w:rFonts w:ascii="Arial" w:hAnsi="Arial" w:cs="Arial"/>
            </w:rPr>
          </w:rPrChange>
        </w:rPr>
      </w:pPr>
      <w:ins w:id="98" w:author="Dovev Lavie" w:date="2026-09-17T13:44:00Z">
        <w:r w:rsidRPr="00030BE1">
          <w:rPr>
            <w:rFonts w:ascii="Arial" w:hAnsi="Arial" w:cs="Arial"/>
            <w:sz w:val="20"/>
            <w:szCs w:val="20"/>
            <w:rPrChange w:id="99" w:author="Dovev Lavie" w:date="2026-09-17T13:44:00Z">
              <w:rPr>
                <w:rFonts w:ascii="Arial" w:hAnsi="Arial" w:cs="Arial"/>
              </w:rPr>
            </w:rPrChange>
          </w:rPr>
          <w:t>Option 5: Forgo the purchase request</w:t>
        </w:r>
      </w:ins>
    </w:p>
    <w:p w14:paraId="45544458" w14:textId="77777777" w:rsidR="00030BE1" w:rsidRDefault="00030BE1" w:rsidP="00030BE1">
      <w:pPr>
        <w:spacing w:line="312" w:lineRule="auto"/>
        <w:rPr>
          <w:ins w:id="100" w:author="Dovev Lavie" w:date="2026-09-17T13:44:00Z"/>
          <w:rFonts w:ascii="Arial" w:eastAsia="Arial" w:hAnsi="Arial"/>
        </w:rPr>
      </w:pPr>
    </w:p>
    <w:p w14:paraId="4CCEB4E4" w14:textId="77777777" w:rsidR="00ED117A" w:rsidRPr="00D51D96" w:rsidRDefault="00ED117A">
      <w:pPr>
        <w:spacing w:line="312" w:lineRule="auto"/>
        <w:rPr>
          <w:rFonts w:ascii="Arial" w:eastAsia="Arial" w:hAnsi="Arial"/>
          <w:rPrChange w:id="101" w:author="Dovev Lavie" w:date="2026-09-17T13:40:00Z">
            <w:rPr>
              <w:rFonts w:ascii="Arial" w:hAnsi="Arial" w:cs="Arial"/>
            </w:rPr>
          </w:rPrChange>
        </w:rPr>
        <w:pPrChange w:id="102" w:author="Dovev Lavie" w:date="2026-09-17T13:40:00Z">
          <w:pPr>
            <w:pStyle w:val="FirstParagraph"/>
          </w:pPr>
        </w:pPrChange>
      </w:pPr>
      <w:r w:rsidRPr="00D51D96">
        <w:rPr>
          <w:rFonts w:ascii="Arial" w:eastAsia="Arial" w:hAnsi="Arial"/>
          <w:rPrChange w:id="103" w:author="Dovev Lavie" w:date="2026-09-17T13:40:00Z">
            <w:rPr>
              <w:rFonts w:ascii="Arial" w:hAnsi="Arial"/>
            </w:rPr>
          </w:rPrChange>
        </w:rPr>
        <w:t xml:space="preserve">When customized, this decision </w:t>
      </w:r>
      <w:ins w:id="104" w:author="Dovev Lavie" w:date="2026-09-17T13:42:00Z">
        <w:r w:rsidR="00030BE1">
          <w:rPr>
            <w:rFonts w:ascii="Arial" w:eastAsia="Arial" w:hAnsi="Arial"/>
          </w:rPr>
          <w:t>process follow</w:t>
        </w:r>
      </w:ins>
      <w:ins w:id="105" w:author="Dovev Lavie" w:date="2026-09-17T13:43:00Z">
        <w:r w:rsidR="00030BE1">
          <w:rPr>
            <w:rFonts w:ascii="Arial" w:eastAsia="Arial" w:hAnsi="Arial"/>
          </w:rPr>
          <w:t xml:space="preserve">s three steps. </w:t>
        </w:r>
      </w:ins>
      <w:ins w:id="106" w:author="Dovev Lavie" w:date="2026-09-17T13:48:00Z">
        <w:r w:rsidR="00182BBA">
          <w:rPr>
            <w:rFonts w:ascii="Arial" w:eastAsia="Arial" w:hAnsi="Arial"/>
          </w:rPr>
          <w:t>T</w:t>
        </w:r>
      </w:ins>
      <w:ins w:id="107" w:author="Dovev Lavie" w:date="2026-09-17T13:43:00Z">
        <w:r w:rsidR="00030BE1">
          <w:rPr>
            <w:rFonts w:ascii="Arial" w:eastAsia="Arial" w:hAnsi="Arial"/>
          </w:rPr>
          <w:t>he first step</w:t>
        </w:r>
      </w:ins>
      <w:ins w:id="108" w:author="Dovev Lavie" w:date="2026-09-17T13:45:00Z">
        <w:r w:rsidR="00030BE1">
          <w:rPr>
            <w:rFonts w:ascii="Arial" w:eastAsia="Arial" w:hAnsi="Arial"/>
          </w:rPr>
          <w:t xml:space="preserve"> </w:t>
        </w:r>
        <w:r w:rsidR="00030BE1" w:rsidRPr="00290026">
          <w:rPr>
            <w:rFonts w:ascii="Arial" w:eastAsia="Arial" w:hAnsi="Arial"/>
          </w:rPr>
          <w:t xml:space="preserve">produces </w:t>
        </w:r>
        <w:r w:rsidR="00030BE1">
          <w:rPr>
            <w:rFonts w:ascii="Arial" w:eastAsia="Arial" w:hAnsi="Arial"/>
          </w:rPr>
          <w:t xml:space="preserve">the </w:t>
        </w:r>
        <w:r w:rsidR="00030BE1" w:rsidRPr="00290026">
          <w:rPr>
            <w:rFonts w:ascii="Arial" w:eastAsia="Arial" w:hAnsi="Arial"/>
          </w:rPr>
          <w:t>options list length</w:t>
        </w:r>
        <w:r w:rsidR="00030BE1">
          <w:rPr>
            <w:rFonts w:ascii="Arial" w:eastAsia="Arial" w:hAnsi="Arial"/>
          </w:rPr>
          <w:t xml:space="preserve">, i.e., </w:t>
        </w:r>
        <w:r w:rsidR="00030BE1" w:rsidRPr="00290026">
          <w:rPr>
            <w:rFonts w:ascii="Arial" w:eastAsia="Arial" w:hAnsi="Arial"/>
          </w:rPr>
          <w:t xml:space="preserve">the number of options </w:t>
        </w:r>
      </w:ins>
      <w:ins w:id="109" w:author="Dovev Lavie" w:date="2026-09-17T13:46:00Z">
        <w:r w:rsidR="00030BE1">
          <w:rPr>
            <w:rFonts w:ascii="Arial" w:eastAsia="Arial" w:hAnsi="Arial"/>
          </w:rPr>
          <w:t xml:space="preserve">that </w:t>
        </w:r>
      </w:ins>
      <w:ins w:id="110" w:author="Dovev Lavie" w:date="2026-09-17T13:45:00Z">
        <w:r w:rsidR="00030BE1" w:rsidRPr="00290026">
          <w:rPr>
            <w:rFonts w:ascii="Arial" w:eastAsia="Arial" w:hAnsi="Arial"/>
          </w:rPr>
          <w:t xml:space="preserve">the agent pre-selects (0–5) </w:t>
        </w:r>
      </w:ins>
      <w:ins w:id="111" w:author="Dovev Lavie" w:date="2026-09-17T13:46:00Z">
        <w:r w:rsidR="00030BE1" w:rsidRPr="00955055">
          <w:rPr>
            <w:rFonts w:ascii="Arial" w:eastAsia="Arial" w:hAnsi="Arial"/>
          </w:rPr>
          <w:t xml:space="preserve">based on </w:t>
        </w:r>
      </w:ins>
      <w:ins w:id="112" w:author="Dovev Lavie" w:date="2026-09-17T13:48:00Z">
        <w:r w:rsidR="00182BBA">
          <w:rPr>
            <w:rFonts w:ascii="Arial" w:eastAsia="Arial" w:hAnsi="Arial"/>
          </w:rPr>
          <w:t>its</w:t>
        </w:r>
      </w:ins>
      <w:ins w:id="113" w:author="Dovev Lavie" w:date="2026-09-17T13:46:00Z">
        <w:r w:rsidR="00030BE1" w:rsidRPr="00955055">
          <w:rPr>
            <w:rFonts w:ascii="Arial" w:eastAsia="Arial" w:hAnsi="Arial"/>
          </w:rPr>
          <w:t xml:space="preserve"> tendency to plan</w:t>
        </w:r>
      </w:ins>
      <w:ins w:id="114" w:author="Dovev Lavie" w:date="2026-09-17T13:48:00Z">
        <w:r w:rsidR="00182BBA">
          <w:rPr>
            <w:rFonts w:ascii="Arial" w:eastAsia="Arial" w:hAnsi="Arial"/>
          </w:rPr>
          <w:t xml:space="preserve">. The second step uses four </w:t>
        </w:r>
      </w:ins>
      <w:del w:id="115" w:author="Dovev Lavie" w:date="2026-09-17T13:48:00Z">
        <w:r w:rsidRPr="00D51D96" w:rsidDel="00182BBA">
          <w:rPr>
            <w:rFonts w:ascii="Arial" w:eastAsia="Arial" w:hAnsi="Arial"/>
            <w:rPrChange w:id="116" w:author="Dovev Lavie" w:date="2026-09-17T13:40:00Z">
              <w:rPr>
                <w:rFonts w:ascii="Arial" w:hAnsi="Arial"/>
              </w:rPr>
            </w:rPrChange>
          </w:rPr>
          <w:delText xml:space="preserve">uses five </w:delText>
        </w:r>
      </w:del>
      <w:r w:rsidRPr="00D51D96">
        <w:rPr>
          <w:rFonts w:ascii="Arial" w:eastAsia="Arial" w:hAnsi="Arial"/>
          <w:rPrChange w:id="117" w:author="Dovev Lavie" w:date="2026-09-17T13:40:00Z">
            <w:rPr>
              <w:rFonts w:ascii="Arial" w:hAnsi="Arial"/>
            </w:rPr>
          </w:rPrChange>
        </w:rPr>
        <w:t xml:space="preserve">separate sub-decision mechanisms </w:t>
      </w:r>
      <w:del w:id="118" w:author="Dovev Lavie" w:date="2026-09-17T13:49:00Z">
        <w:r w:rsidRPr="00D51D96" w:rsidDel="00182BBA">
          <w:rPr>
            <w:rFonts w:ascii="Arial" w:eastAsia="Arial" w:hAnsi="Arial"/>
            <w:rPrChange w:id="119" w:author="Dovev Lavie" w:date="2026-09-17T13:40:00Z">
              <w:rPr>
                <w:rFonts w:ascii="Arial" w:hAnsi="Arial"/>
              </w:rPr>
            </w:rPrChange>
          </w:rPr>
          <w:delText xml:space="preserve">that </w:delText>
        </w:r>
      </w:del>
      <w:del w:id="120" w:author="Dovev Lavie" w:date="2026-09-17T13:43:00Z">
        <w:r w:rsidRPr="00D51D96" w:rsidDel="00030BE1">
          <w:rPr>
            <w:rFonts w:ascii="Arial" w:eastAsia="Arial" w:hAnsi="Arial"/>
            <w:rPrChange w:id="121" w:author="Dovev Lavie" w:date="2026-09-17T13:40:00Z">
              <w:rPr>
                <w:rFonts w:ascii="Arial" w:hAnsi="Arial"/>
              </w:rPr>
            </w:rPrChange>
          </w:rPr>
          <w:delText>predict how an agent would like the platform to handle a purchase transaction that has been rejected.</w:delText>
        </w:r>
      </w:del>
      <w:del w:id="122" w:author="Dovev Lavie" w:date="2026-09-17T13:49:00Z">
        <w:r w:rsidRPr="00D51D96" w:rsidDel="00182BBA">
          <w:rPr>
            <w:rFonts w:ascii="Arial" w:eastAsia="Arial" w:hAnsi="Arial"/>
            <w:rPrChange w:id="123" w:author="Dovev Lavie" w:date="2026-09-17T13:40:00Z">
              <w:rPr>
                <w:rFonts w:ascii="Arial" w:hAnsi="Arial"/>
              </w:rPr>
            </w:rPrChange>
          </w:rPr>
          <w:delText xml:space="preserve"> Each of these </w:delText>
        </w:r>
      </w:del>
      <w:ins w:id="124" w:author="Dovev Lavie" w:date="2026-09-17T13:49:00Z">
        <w:r w:rsidR="00182BBA">
          <w:rPr>
            <w:rFonts w:ascii="Arial" w:eastAsia="Arial" w:hAnsi="Arial"/>
          </w:rPr>
          <w:t>– each</w:t>
        </w:r>
      </w:ins>
      <w:ins w:id="125" w:author="Dovev Lavie" w:date="2026-09-17T13:41:00Z">
        <w:r w:rsidR="00030BE1">
          <w:rPr>
            <w:rFonts w:ascii="Arial" w:eastAsia="Arial" w:hAnsi="Arial"/>
          </w:rPr>
          <w:t xml:space="preserve"> </w:t>
        </w:r>
      </w:ins>
      <w:del w:id="126" w:author="Dovev Lavie" w:date="2026-09-17T13:49:00Z">
        <w:r w:rsidRPr="00D51D96" w:rsidDel="00182BBA">
          <w:rPr>
            <w:rFonts w:ascii="Arial" w:eastAsia="Arial" w:hAnsi="Arial"/>
            <w:rPrChange w:id="127" w:author="Dovev Lavie" w:date="2026-09-17T13:40:00Z">
              <w:rPr>
                <w:rFonts w:ascii="Arial" w:hAnsi="Arial"/>
              </w:rPr>
            </w:rPrChange>
          </w:rPr>
          <w:delText xml:space="preserve">produces </w:delText>
        </w:r>
      </w:del>
      <w:ins w:id="128" w:author="Dovev Lavie" w:date="2026-09-17T13:49:00Z">
        <w:r w:rsidR="00182BBA" w:rsidRPr="00D51D96">
          <w:rPr>
            <w:rFonts w:ascii="Arial" w:eastAsia="Arial" w:hAnsi="Arial"/>
            <w:rPrChange w:id="129" w:author="Dovev Lavie" w:date="2026-09-17T13:40:00Z">
              <w:rPr>
                <w:rFonts w:ascii="Arial" w:hAnsi="Arial"/>
              </w:rPr>
            </w:rPrChange>
          </w:rPr>
          <w:t>produc</w:t>
        </w:r>
        <w:r w:rsidR="00182BBA">
          <w:rPr>
            <w:rFonts w:ascii="Arial" w:eastAsia="Arial" w:hAnsi="Arial"/>
          </w:rPr>
          <w:t>ing</w:t>
        </w:r>
        <w:r w:rsidR="00182BBA" w:rsidRPr="00D51D96">
          <w:rPr>
            <w:rFonts w:ascii="Arial" w:eastAsia="Arial" w:hAnsi="Arial"/>
            <w:rPrChange w:id="130" w:author="Dovev Lavie" w:date="2026-09-17T13:40:00Z">
              <w:rPr>
                <w:rFonts w:ascii="Arial" w:hAnsi="Arial"/>
              </w:rPr>
            </w:rPrChange>
          </w:rPr>
          <w:t xml:space="preserve"> </w:t>
        </w:r>
      </w:ins>
      <w:r w:rsidRPr="00D51D96">
        <w:rPr>
          <w:rFonts w:ascii="Arial" w:eastAsia="Arial" w:hAnsi="Arial"/>
          <w:rPrChange w:id="131" w:author="Dovev Lavie" w:date="2026-09-17T13:40:00Z">
            <w:rPr>
              <w:rFonts w:ascii="Arial" w:hAnsi="Arial"/>
            </w:rPr>
          </w:rPrChange>
        </w:rPr>
        <w:t>a priority ranking of the five rejected transaction options</w:t>
      </w:r>
      <w:ins w:id="132" w:author="Dovev Lavie" w:date="2026-09-17T13:49:00Z">
        <w:r w:rsidR="00182BBA">
          <w:rPr>
            <w:rFonts w:ascii="Arial" w:eastAsia="Arial" w:hAnsi="Arial"/>
          </w:rPr>
          <w:t xml:space="preserve"> based on loyalty, willingness-to-pay, risk-taking, and cognitive flexibility</w:t>
        </w:r>
      </w:ins>
      <w:r w:rsidRPr="00D51D96">
        <w:rPr>
          <w:rFonts w:ascii="Arial" w:eastAsia="Arial" w:hAnsi="Arial"/>
          <w:rPrChange w:id="133" w:author="Dovev Lavie" w:date="2026-09-17T13:40:00Z">
            <w:rPr>
              <w:rFonts w:ascii="Arial" w:hAnsi="Arial"/>
            </w:rPr>
          </w:rPrChange>
        </w:rPr>
        <w:t xml:space="preserve">. The </w:t>
      </w:r>
      <w:del w:id="134" w:author="Dovev Lavie" w:date="2026-09-17T13:50:00Z">
        <w:r w:rsidRPr="00D51D96" w:rsidDel="00182BBA">
          <w:rPr>
            <w:rFonts w:ascii="Arial" w:eastAsia="Arial" w:hAnsi="Arial"/>
            <w:rPrChange w:id="135" w:author="Dovev Lavie" w:date="2026-09-17T13:40:00Z">
              <w:rPr>
                <w:rFonts w:ascii="Arial" w:hAnsi="Arial"/>
              </w:rPr>
            </w:rPrChange>
          </w:rPr>
          <w:delText xml:space="preserve">fifth mechanism, </w:delText>
        </w:r>
      </w:del>
      <w:del w:id="136" w:author="Dovev Lavie" w:date="2026-09-17T13:46:00Z">
        <w:r w:rsidRPr="00D51D96" w:rsidDel="00030BE1">
          <w:rPr>
            <w:rFonts w:ascii="Arial" w:eastAsia="Arial" w:hAnsi="Arial"/>
            <w:rPrChange w:id="137" w:author="Dovev Lavie" w:date="2026-09-17T13:40:00Z">
              <w:rPr>
                <w:rFonts w:ascii="Arial" w:hAnsi="Arial"/>
              </w:rPr>
            </w:rPrChange>
          </w:rPr>
          <w:delText>based on the agent’s tendency to plan</w:delText>
        </w:r>
      </w:del>
      <w:del w:id="138" w:author="Dovev Lavie" w:date="2026-09-17T13:50:00Z">
        <w:r w:rsidRPr="00D51D96" w:rsidDel="00182BBA">
          <w:rPr>
            <w:rFonts w:ascii="Arial" w:eastAsia="Arial" w:hAnsi="Arial"/>
            <w:rPrChange w:id="139" w:author="Dovev Lavie" w:date="2026-09-17T13:40:00Z">
              <w:rPr>
                <w:rFonts w:ascii="Arial" w:hAnsi="Arial"/>
              </w:rPr>
            </w:rPrChange>
          </w:rPr>
          <w:delText xml:space="preserve">, </w:delText>
        </w:r>
      </w:del>
      <w:del w:id="140" w:author="Dovev Lavie" w:date="2026-09-17T13:45:00Z">
        <w:r w:rsidRPr="00D51D96" w:rsidDel="00030BE1">
          <w:rPr>
            <w:rFonts w:ascii="Arial" w:eastAsia="Arial" w:hAnsi="Arial"/>
            <w:rPrChange w:id="141" w:author="Dovev Lavie" w:date="2026-09-17T13:40:00Z">
              <w:rPr>
                <w:rFonts w:ascii="Arial" w:hAnsi="Arial"/>
              </w:rPr>
            </w:rPrChange>
          </w:rPr>
          <w:delText>produces the number of options the agent pre-selects (0–5)</w:delText>
        </w:r>
        <w:r w:rsidR="00FF1530" w:rsidRPr="00D51D96" w:rsidDel="00030BE1">
          <w:rPr>
            <w:rFonts w:ascii="Arial" w:eastAsia="Arial" w:hAnsi="Arial"/>
            <w:rPrChange w:id="142" w:author="Dovev Lavie" w:date="2026-09-17T13:40:00Z">
              <w:rPr>
                <w:rFonts w:ascii="Arial" w:hAnsi="Arial"/>
              </w:rPr>
            </w:rPrChange>
          </w:rPr>
          <w:delText xml:space="preserve"> called options list length</w:delText>
        </w:r>
      </w:del>
      <w:del w:id="143" w:author="Dovev Lavie" w:date="2026-09-17T13:50:00Z">
        <w:r w:rsidRPr="00D51D96" w:rsidDel="00182BBA">
          <w:rPr>
            <w:rFonts w:ascii="Arial" w:eastAsia="Arial" w:hAnsi="Arial"/>
            <w:rPrChange w:id="144" w:author="Dovev Lavie" w:date="2026-09-17T13:40:00Z">
              <w:rPr>
                <w:rFonts w:ascii="Arial" w:hAnsi="Arial"/>
              </w:rPr>
            </w:rPrChange>
          </w:rPr>
          <w:delText>.</w:delText>
        </w:r>
      </w:del>
      <w:ins w:id="145" w:author="Dovev Lavie" w:date="2026-09-17T13:50:00Z">
        <w:r w:rsidR="00182BBA">
          <w:rPr>
            <w:rFonts w:ascii="Arial" w:eastAsia="Arial" w:hAnsi="Arial"/>
          </w:rPr>
          <w:t xml:space="preserve">last step </w:t>
        </w:r>
      </w:ins>
      <w:del w:id="146" w:author="Dovev Lavie" w:date="2026-09-17T13:50:00Z">
        <w:r w:rsidRPr="00D51D96" w:rsidDel="00182BBA">
          <w:rPr>
            <w:rFonts w:ascii="Arial" w:eastAsia="Arial" w:hAnsi="Arial"/>
            <w:rPrChange w:id="147" w:author="Dovev Lavie" w:date="2026-09-17T13:40:00Z">
              <w:rPr>
                <w:rFonts w:ascii="Arial" w:hAnsi="Arial"/>
              </w:rPr>
            </w:rPrChange>
          </w:rPr>
          <w:delText xml:space="preserve"> The four rankings are then </w:delText>
        </w:r>
      </w:del>
      <w:r w:rsidRPr="00D51D96">
        <w:rPr>
          <w:rFonts w:ascii="Arial" w:eastAsia="Arial" w:hAnsi="Arial"/>
          <w:rPrChange w:id="148" w:author="Dovev Lavie" w:date="2026-09-17T13:40:00Z">
            <w:rPr>
              <w:rFonts w:ascii="Arial" w:hAnsi="Arial"/>
            </w:rPr>
          </w:rPrChange>
        </w:rPr>
        <w:t>reconcile</w:t>
      </w:r>
      <w:ins w:id="149" w:author="Dovev Lavie" w:date="2026-09-17T13:50:00Z">
        <w:r w:rsidR="00182BBA">
          <w:rPr>
            <w:rFonts w:ascii="Arial" w:eastAsia="Arial" w:hAnsi="Arial"/>
          </w:rPr>
          <w:t xml:space="preserve">s the four lists yielding </w:t>
        </w:r>
      </w:ins>
      <w:del w:id="150" w:author="Dovev Lavie" w:date="2026-09-17T13:50:00Z">
        <w:r w:rsidRPr="00D51D96" w:rsidDel="00182BBA">
          <w:rPr>
            <w:rFonts w:ascii="Arial" w:eastAsia="Arial" w:hAnsi="Arial"/>
            <w:rPrChange w:id="151" w:author="Dovev Lavie" w:date="2026-09-17T13:40:00Z">
              <w:rPr>
                <w:rFonts w:ascii="Arial" w:hAnsi="Arial"/>
              </w:rPr>
            </w:rPrChange>
          </w:rPr>
          <w:delText xml:space="preserve">d into </w:delText>
        </w:r>
      </w:del>
      <w:r w:rsidRPr="00D51D96">
        <w:rPr>
          <w:rFonts w:ascii="Arial" w:eastAsia="Arial" w:hAnsi="Arial"/>
          <w:rPrChange w:id="152" w:author="Dovev Lavie" w:date="2026-09-17T13:40:00Z">
            <w:rPr>
              <w:rFonts w:ascii="Arial" w:hAnsi="Arial"/>
            </w:rPr>
          </w:rPrChange>
        </w:rPr>
        <w:t>a single integrated default list per agent, which is truncated to the agent’s options list length</w:t>
      </w:r>
      <w:ins w:id="153" w:author="Dovev Lavie" w:date="2026-09-17T13:50:00Z">
        <w:r w:rsidR="00182BBA">
          <w:rPr>
            <w:rFonts w:ascii="Arial" w:eastAsia="Arial" w:hAnsi="Arial"/>
          </w:rPr>
          <w:t xml:space="preserve">, while ensuring that the last option </w:t>
        </w:r>
      </w:ins>
      <w:ins w:id="154" w:author="Dovev Lavie" w:date="2026-09-17T13:51:00Z">
        <w:r w:rsidR="00182BBA">
          <w:rPr>
            <w:rFonts w:ascii="Arial" w:eastAsia="Arial" w:hAnsi="Arial"/>
          </w:rPr>
          <w:t>is #5 (forgo transaction)</w:t>
        </w:r>
      </w:ins>
      <w:r w:rsidRPr="00D51D96">
        <w:rPr>
          <w:rFonts w:ascii="Arial" w:eastAsia="Arial" w:hAnsi="Arial"/>
          <w:rPrChange w:id="155" w:author="Dovev Lavie" w:date="2026-09-17T13:40:00Z">
            <w:rPr>
              <w:rFonts w:ascii="Arial" w:hAnsi="Arial"/>
            </w:rPr>
          </w:rPrChange>
        </w:rPr>
        <w:t xml:space="preserve">. The outcome is an ordered list of </w:t>
      </w:r>
      <w:ins w:id="156" w:author="Dovev Lavie" w:date="2026-09-17T13:51:00Z">
        <w:r w:rsidR="00182BBA">
          <w:rPr>
            <w:rFonts w:ascii="Arial" w:eastAsia="Arial" w:hAnsi="Arial"/>
          </w:rPr>
          <w:t xml:space="preserve">default </w:t>
        </w:r>
      </w:ins>
      <w:r w:rsidRPr="00D51D96">
        <w:rPr>
          <w:rFonts w:ascii="Arial" w:eastAsia="Arial" w:hAnsi="Arial"/>
          <w:rPrChange w:id="157" w:author="Dovev Lavie" w:date="2026-09-17T13:40:00Z">
            <w:rPr>
              <w:rFonts w:ascii="Arial" w:hAnsi="Arial"/>
            </w:rPr>
          </w:rPrChange>
        </w:rPr>
        <w:t>option</w:t>
      </w:r>
      <w:ins w:id="158" w:author="Dovev Lavie" w:date="2026-09-17T13:51:00Z">
        <w:r w:rsidR="00182BBA">
          <w:rPr>
            <w:rFonts w:ascii="Arial" w:eastAsia="Arial" w:hAnsi="Arial"/>
          </w:rPr>
          <w:t xml:space="preserve">s for handling rejected transactions. </w:t>
        </w:r>
      </w:ins>
      <w:del w:id="159" w:author="Dovev Lavie" w:date="2026-09-17T13:51:00Z">
        <w:r w:rsidRPr="00D51D96" w:rsidDel="00182BBA">
          <w:rPr>
            <w:rFonts w:ascii="Arial" w:eastAsia="Arial" w:hAnsi="Arial"/>
            <w:rPrChange w:id="160" w:author="Dovev Lavie" w:date="2026-09-17T13:40:00Z">
              <w:rPr>
                <w:rFonts w:ascii="Arial" w:hAnsi="Arial"/>
              </w:rPr>
            </w:rPrChange>
          </w:rPr>
          <w:delText>s.</w:delText>
        </w:r>
      </w:del>
    </w:p>
    <w:p w14:paraId="30FE6F43" w14:textId="77777777" w:rsidR="00ED117A" w:rsidRPr="00D51D96" w:rsidDel="00030BE1" w:rsidRDefault="00ED117A">
      <w:pPr>
        <w:spacing w:line="312" w:lineRule="auto"/>
        <w:rPr>
          <w:del w:id="161" w:author="Dovev Lavie" w:date="2026-09-17T13:44:00Z"/>
          <w:rFonts w:ascii="Arial" w:eastAsia="Arial" w:hAnsi="Arial"/>
          <w:rPrChange w:id="162" w:author="Dovev Lavie" w:date="2026-09-17T13:51:00Z">
            <w:rPr>
              <w:del w:id="163" w:author="Dovev Lavie" w:date="2026-09-17T13:44:00Z"/>
              <w:rFonts w:ascii="Arial" w:hAnsi="Arial" w:cs="Arial"/>
            </w:rPr>
          </w:rPrChange>
        </w:rPr>
        <w:pPrChange w:id="164" w:author="Dovev Lavie" w:date="2026-09-17T13:40:00Z">
          <w:pPr>
            <w:pStyle w:val="BodyText"/>
          </w:pPr>
        </w:pPrChange>
      </w:pPr>
      <w:del w:id="165" w:author="Dovev Lavie" w:date="2026-09-17T13:44:00Z">
        <w:r w:rsidRPr="00D51D96" w:rsidDel="00030BE1">
          <w:rPr>
            <w:rFonts w:ascii="Arial" w:eastAsia="Arial" w:hAnsi="Arial"/>
            <w:rPrChange w:id="166" w:author="Dovev Lavie" w:date="2026-09-17T13:51:00Z">
              <w:rPr>
                <w:rFonts w:ascii="Arial" w:hAnsi="Arial"/>
              </w:rPr>
            </w:rPrChange>
          </w:rPr>
          <w:delText>The five rejected transaction options are:</w:delText>
        </w:r>
      </w:del>
    </w:p>
    <w:p w14:paraId="2BFF2E6A" w14:textId="77777777" w:rsidR="00ED117A" w:rsidRPr="00D51D96" w:rsidDel="00030BE1" w:rsidRDefault="00ED117A" w:rsidP="00ED117A">
      <w:pPr>
        <w:pStyle w:val="Compact"/>
        <w:numPr>
          <w:ilvl w:val="0"/>
          <w:numId w:val="105"/>
        </w:numPr>
        <w:ind w:hanging="360"/>
        <w:rPr>
          <w:del w:id="167" w:author="Dovev Lavie" w:date="2026-09-17T13:44:00Z"/>
          <w:rFonts w:ascii="Arial" w:hAnsi="Arial" w:cs="Arial"/>
          <w:sz w:val="20"/>
          <w:szCs w:val="20"/>
          <w:rPrChange w:id="168" w:author="Dovev Lavie" w:date="2026-09-17T13:51:00Z">
            <w:rPr>
              <w:del w:id="169" w:author="Dovev Lavie" w:date="2026-09-17T13:44:00Z"/>
              <w:rFonts w:ascii="Arial" w:hAnsi="Arial" w:cs="Arial"/>
            </w:rPr>
          </w:rPrChange>
        </w:rPr>
      </w:pPr>
      <w:del w:id="170" w:author="Dovev Lavie" w:date="2026-09-17T13:44:00Z">
        <w:r w:rsidRPr="00D51D96" w:rsidDel="00030BE1">
          <w:rPr>
            <w:rFonts w:ascii="Arial" w:hAnsi="Arial"/>
            <w:sz w:val="20"/>
            <w:szCs w:val="20"/>
            <w:rPrChange w:id="171" w:author="Dovev Lavie" w:date="2026-09-17T13:51:00Z">
              <w:rPr>
                <w:rFonts w:ascii="Arial" w:hAnsi="Arial"/>
              </w:rPr>
            </w:rPrChange>
          </w:rPr>
          <w:delText>Option 1: Purchase from another (higher) price category of the same vendor</w:delText>
        </w:r>
      </w:del>
    </w:p>
    <w:p w14:paraId="77A46083" w14:textId="77777777" w:rsidR="00ED117A" w:rsidRPr="00D51D96" w:rsidDel="00030BE1" w:rsidRDefault="00ED117A" w:rsidP="00ED117A">
      <w:pPr>
        <w:pStyle w:val="Compact"/>
        <w:numPr>
          <w:ilvl w:val="0"/>
          <w:numId w:val="105"/>
        </w:numPr>
        <w:ind w:hanging="360"/>
        <w:rPr>
          <w:del w:id="172" w:author="Dovev Lavie" w:date="2026-09-17T13:44:00Z"/>
          <w:rFonts w:ascii="Arial" w:hAnsi="Arial" w:cs="Arial"/>
          <w:sz w:val="20"/>
          <w:szCs w:val="20"/>
          <w:rPrChange w:id="173" w:author="Dovev Lavie" w:date="2026-09-17T13:51:00Z">
            <w:rPr>
              <w:del w:id="174" w:author="Dovev Lavie" w:date="2026-09-17T13:44:00Z"/>
              <w:rFonts w:ascii="Arial" w:hAnsi="Arial" w:cs="Arial"/>
            </w:rPr>
          </w:rPrChange>
        </w:rPr>
      </w:pPr>
      <w:del w:id="175" w:author="Dovev Lavie" w:date="2026-09-17T13:44:00Z">
        <w:r w:rsidRPr="00D51D96" w:rsidDel="00030BE1">
          <w:rPr>
            <w:rFonts w:ascii="Arial" w:hAnsi="Arial"/>
            <w:sz w:val="20"/>
            <w:szCs w:val="20"/>
            <w:rPrChange w:id="176" w:author="Dovev Lavie" w:date="2026-09-17T13:51:00Z">
              <w:rPr>
                <w:rFonts w:ascii="Arial" w:hAnsi="Arial"/>
              </w:rPr>
            </w:rPrChange>
          </w:rPr>
          <w:delText>Option 2: Purchase from another vendor at PN price which is lower than the PN price of the current vendor</w:delText>
        </w:r>
      </w:del>
    </w:p>
    <w:p w14:paraId="781770C8" w14:textId="77777777" w:rsidR="00ED117A" w:rsidRPr="00D51D96" w:rsidDel="00030BE1" w:rsidRDefault="00ED117A" w:rsidP="00ED117A">
      <w:pPr>
        <w:pStyle w:val="Compact"/>
        <w:numPr>
          <w:ilvl w:val="0"/>
          <w:numId w:val="105"/>
        </w:numPr>
        <w:ind w:hanging="360"/>
        <w:rPr>
          <w:del w:id="177" w:author="Dovev Lavie" w:date="2026-09-17T13:44:00Z"/>
          <w:rFonts w:ascii="Arial" w:hAnsi="Arial" w:cs="Arial"/>
          <w:sz w:val="20"/>
          <w:szCs w:val="20"/>
          <w:rPrChange w:id="178" w:author="Dovev Lavie" w:date="2026-09-17T13:51:00Z">
            <w:rPr>
              <w:del w:id="179" w:author="Dovev Lavie" w:date="2026-09-17T13:44:00Z"/>
              <w:rFonts w:ascii="Arial" w:hAnsi="Arial" w:cs="Arial"/>
            </w:rPr>
          </w:rPrChange>
        </w:rPr>
      </w:pPr>
      <w:del w:id="180" w:author="Dovev Lavie" w:date="2026-09-17T13:44:00Z">
        <w:r w:rsidRPr="00D51D96" w:rsidDel="00030BE1">
          <w:rPr>
            <w:rFonts w:ascii="Arial" w:hAnsi="Arial"/>
            <w:sz w:val="20"/>
            <w:szCs w:val="20"/>
            <w:rPrChange w:id="181" w:author="Dovev Lavie" w:date="2026-09-17T13:51:00Z">
              <w:rPr>
                <w:rFonts w:ascii="Arial" w:hAnsi="Arial"/>
              </w:rPr>
            </w:rPrChange>
          </w:rPr>
          <w:delText>Option 3: Purchase from the current vendor at PN price</w:delText>
        </w:r>
      </w:del>
    </w:p>
    <w:p w14:paraId="364E97C7" w14:textId="77777777" w:rsidR="00ED117A" w:rsidRPr="00D51D96" w:rsidDel="00030BE1" w:rsidRDefault="00ED117A" w:rsidP="00ED117A">
      <w:pPr>
        <w:pStyle w:val="Compact"/>
        <w:numPr>
          <w:ilvl w:val="0"/>
          <w:numId w:val="105"/>
        </w:numPr>
        <w:ind w:hanging="360"/>
        <w:rPr>
          <w:del w:id="182" w:author="Dovev Lavie" w:date="2026-09-17T13:44:00Z"/>
          <w:rFonts w:ascii="Arial" w:hAnsi="Arial" w:cs="Arial"/>
          <w:sz w:val="20"/>
          <w:szCs w:val="20"/>
          <w:rPrChange w:id="183" w:author="Dovev Lavie" w:date="2026-09-17T13:51:00Z">
            <w:rPr>
              <w:del w:id="184" w:author="Dovev Lavie" w:date="2026-09-17T13:44:00Z"/>
              <w:rFonts w:ascii="Arial" w:hAnsi="Arial" w:cs="Arial"/>
            </w:rPr>
          </w:rPrChange>
        </w:rPr>
      </w:pPr>
      <w:del w:id="185" w:author="Dovev Lavie" w:date="2026-09-17T13:44:00Z">
        <w:r w:rsidRPr="00D51D96" w:rsidDel="00030BE1">
          <w:rPr>
            <w:rFonts w:ascii="Arial" w:hAnsi="Arial"/>
            <w:sz w:val="20"/>
            <w:szCs w:val="20"/>
            <w:rPrChange w:id="186" w:author="Dovev Lavie" w:date="2026-09-17T13:51:00Z">
              <w:rPr>
                <w:rFonts w:ascii="Arial" w:hAnsi="Arial"/>
              </w:rPr>
            </w:rPrChange>
          </w:rPr>
          <w:delText>Option 4: Place a bid for the current vendor in the current period (rejected fixed) or next period (rejected bids/discount)</w:delText>
        </w:r>
      </w:del>
    </w:p>
    <w:p w14:paraId="00216F29" w14:textId="77777777" w:rsidR="00ED117A" w:rsidRPr="00D51D96" w:rsidDel="00030BE1" w:rsidRDefault="00ED117A" w:rsidP="00ED117A">
      <w:pPr>
        <w:pStyle w:val="Compact"/>
        <w:numPr>
          <w:ilvl w:val="0"/>
          <w:numId w:val="105"/>
        </w:numPr>
        <w:ind w:hanging="360"/>
        <w:rPr>
          <w:del w:id="187" w:author="Dovev Lavie" w:date="2026-09-17T13:44:00Z"/>
          <w:rFonts w:ascii="Arial" w:hAnsi="Arial" w:cs="Arial"/>
          <w:sz w:val="20"/>
          <w:szCs w:val="20"/>
          <w:rPrChange w:id="188" w:author="Dovev Lavie" w:date="2026-09-17T13:51:00Z">
            <w:rPr>
              <w:del w:id="189" w:author="Dovev Lavie" w:date="2026-09-17T13:44:00Z"/>
              <w:rFonts w:ascii="Arial" w:hAnsi="Arial" w:cs="Arial"/>
            </w:rPr>
          </w:rPrChange>
        </w:rPr>
      </w:pPr>
      <w:del w:id="190" w:author="Dovev Lavie" w:date="2026-09-17T13:44:00Z">
        <w:r w:rsidRPr="00D51D96" w:rsidDel="00030BE1">
          <w:rPr>
            <w:rFonts w:ascii="Arial" w:hAnsi="Arial"/>
            <w:sz w:val="20"/>
            <w:szCs w:val="20"/>
            <w:rPrChange w:id="191" w:author="Dovev Lavie" w:date="2026-09-17T13:51:00Z">
              <w:rPr>
                <w:rFonts w:ascii="Arial" w:hAnsi="Arial"/>
              </w:rPr>
            </w:rPrChange>
          </w:rPr>
          <w:delText>Option 5: Forgo the purchase request</w:delText>
        </w:r>
      </w:del>
    </w:p>
    <w:p w14:paraId="1DB21E69" w14:textId="77777777" w:rsidR="00ED117A" w:rsidRPr="00D51D96" w:rsidRDefault="00ED117A" w:rsidP="00ED117A">
      <w:pPr>
        <w:pStyle w:val="FirstParagraph"/>
        <w:rPr>
          <w:rFonts w:ascii="Arial" w:hAnsi="Arial" w:cs="Arial"/>
          <w:sz w:val="20"/>
          <w:szCs w:val="20"/>
          <w:rPrChange w:id="192" w:author="Dovev Lavie" w:date="2026-09-17T13:51:00Z">
            <w:rPr>
              <w:rFonts w:ascii="Arial" w:hAnsi="Arial" w:cs="Arial"/>
            </w:rPr>
          </w:rPrChange>
        </w:rPr>
      </w:pPr>
      <w:r w:rsidRPr="00D51D96">
        <w:rPr>
          <w:rFonts w:ascii="Arial" w:hAnsi="Arial" w:cs="Arial"/>
          <w:sz w:val="20"/>
          <w:szCs w:val="20"/>
          <w:rPrChange w:id="193" w:author="Dovev Lavie" w:date="2026-09-17T13:51:00Z">
            <w:rPr>
              <w:rFonts w:ascii="Arial" w:hAnsi="Arial" w:cs="Arial"/>
            </w:rPr>
          </w:rPrChange>
        </w:rPr>
        <w:t xml:space="preserve">The process can be </w:t>
      </w:r>
      <w:del w:id="194" w:author="Dovev Lavie" w:date="2026-09-17T13:51:00Z">
        <w:r w:rsidRPr="00D51D96" w:rsidDel="00182BBA">
          <w:rPr>
            <w:rFonts w:ascii="Arial" w:hAnsi="Arial" w:cs="Arial"/>
            <w:sz w:val="20"/>
            <w:szCs w:val="20"/>
            <w:rPrChange w:id="195" w:author="Dovev Lavie" w:date="2026-09-17T13:51:00Z">
              <w:rPr>
                <w:rFonts w:ascii="Arial" w:hAnsi="Arial" w:cs="Arial"/>
              </w:rPr>
            </w:rPrChange>
          </w:rPr>
          <w:delText xml:space="preserve">summarised </w:delText>
        </w:r>
      </w:del>
      <w:ins w:id="196" w:author="Dovev Lavie" w:date="2026-09-17T13:51:00Z">
        <w:r w:rsidR="00182BBA" w:rsidRPr="00D51D96">
          <w:rPr>
            <w:rFonts w:ascii="Arial" w:hAnsi="Arial" w:cs="Arial"/>
            <w:sz w:val="20"/>
            <w:szCs w:val="20"/>
            <w:rPrChange w:id="197" w:author="Dovev Lavie" w:date="2026-09-17T13:51:00Z">
              <w:rPr>
                <w:rFonts w:ascii="Arial" w:hAnsi="Arial" w:cs="Arial"/>
              </w:rPr>
            </w:rPrChange>
          </w:rPr>
          <w:t>summari</w:t>
        </w:r>
        <w:r w:rsidR="00182BBA" w:rsidRPr="00D51D96">
          <w:rPr>
            <w:rFonts w:ascii="Arial" w:hAnsi="Arial" w:cs="Arial"/>
            <w:sz w:val="20"/>
            <w:szCs w:val="20"/>
          </w:rPr>
          <w:t>z</w:t>
        </w:r>
        <w:r w:rsidR="00182BBA" w:rsidRPr="00D51D96">
          <w:rPr>
            <w:rFonts w:ascii="Arial" w:hAnsi="Arial" w:cs="Arial"/>
            <w:sz w:val="20"/>
            <w:szCs w:val="20"/>
            <w:rPrChange w:id="198" w:author="Dovev Lavie" w:date="2026-09-17T13:51:00Z">
              <w:rPr>
                <w:rFonts w:ascii="Arial" w:hAnsi="Arial" w:cs="Arial"/>
              </w:rPr>
            </w:rPrChange>
          </w:rPr>
          <w:t xml:space="preserve">ed </w:t>
        </w:r>
      </w:ins>
      <w:del w:id="199" w:author="Dovev Lavie" w:date="2026-09-17T13:51:00Z">
        <w:r w:rsidRPr="00D51D96" w:rsidDel="00182BBA">
          <w:rPr>
            <w:rFonts w:ascii="Arial" w:hAnsi="Arial" w:cs="Arial"/>
            <w:sz w:val="20"/>
            <w:szCs w:val="20"/>
            <w:rPrChange w:id="200" w:author="Dovev Lavie" w:date="2026-09-17T13:51:00Z">
              <w:rPr>
                <w:rFonts w:ascii="Arial" w:hAnsi="Arial" w:cs="Arial"/>
              </w:rPr>
            </w:rPrChange>
          </w:rPr>
          <w:delText>as a seven-step procedure</w:delText>
        </w:r>
      </w:del>
      <w:ins w:id="201" w:author="Dovev Lavie" w:date="2026-09-17T13:51:00Z">
        <w:r w:rsidR="00182BBA" w:rsidRPr="00D51D96">
          <w:rPr>
            <w:rFonts w:ascii="Arial" w:hAnsi="Arial" w:cs="Arial"/>
            <w:sz w:val="20"/>
            <w:szCs w:val="20"/>
          </w:rPr>
          <w:t>as follows</w:t>
        </w:r>
      </w:ins>
      <w:r w:rsidRPr="00D51D96">
        <w:rPr>
          <w:rFonts w:ascii="Arial" w:hAnsi="Arial" w:cs="Arial"/>
          <w:sz w:val="20"/>
          <w:szCs w:val="20"/>
          <w:rPrChange w:id="202" w:author="Dovev Lavie" w:date="2026-09-17T13:51:00Z">
            <w:rPr>
              <w:rFonts w:ascii="Arial" w:hAnsi="Arial" w:cs="Arial"/>
            </w:rPr>
          </w:rPrChange>
        </w:rPr>
        <w:t>:</w:t>
      </w:r>
    </w:p>
    <w:p w14:paraId="5545638F" w14:textId="77777777" w:rsidR="00ED117A" w:rsidRPr="00D51D96" w:rsidRDefault="00ED117A">
      <w:pPr>
        <w:pStyle w:val="Compact"/>
        <w:numPr>
          <w:ilvl w:val="0"/>
          <w:numId w:val="120"/>
        </w:numPr>
        <w:ind w:left="336"/>
        <w:rPr>
          <w:rFonts w:ascii="Arial" w:hAnsi="Arial" w:cs="Arial"/>
          <w:sz w:val="20"/>
          <w:szCs w:val="20"/>
          <w:rPrChange w:id="203" w:author="Dovev Lavie" w:date="2026-09-17T13:51:00Z">
            <w:rPr>
              <w:rFonts w:ascii="Arial" w:hAnsi="Arial" w:cs="Arial"/>
            </w:rPr>
          </w:rPrChange>
        </w:rPr>
        <w:pPrChange w:id="204" w:author="Dovev Lavie" w:date="2026-09-17T13:52:00Z">
          <w:pPr>
            <w:pStyle w:val="Compact"/>
            <w:numPr>
              <w:numId w:val="120"/>
            </w:numPr>
            <w:ind w:left="1080" w:hanging="360"/>
          </w:pPr>
        </w:pPrChange>
      </w:pPr>
      <w:r w:rsidRPr="00D51D96">
        <w:rPr>
          <w:rFonts w:ascii="Arial" w:hAnsi="Arial" w:cs="Arial"/>
          <w:sz w:val="20"/>
          <w:szCs w:val="20"/>
          <w:rPrChange w:id="205" w:author="Dovev Lavie" w:date="2026-09-17T13:51:00Z">
            <w:rPr>
              <w:rFonts w:ascii="Arial" w:hAnsi="Arial" w:cs="Arial"/>
            </w:rPr>
          </w:rPrChange>
        </w:rPr>
        <w:t xml:space="preserve">Z-Scoring: Standardize the </w:t>
      </w:r>
      <w:ins w:id="206" w:author="Dovev Lavie" w:date="2026-09-17T13:53:00Z">
        <w:r w:rsidR="00182BBA" w:rsidRPr="00D51D96">
          <w:rPr>
            <w:rFonts w:ascii="Arial" w:hAnsi="Arial" w:cs="Arial"/>
            <w:sz w:val="20"/>
            <w:szCs w:val="20"/>
          </w:rPr>
          <w:t xml:space="preserve">values of the </w:t>
        </w:r>
      </w:ins>
      <w:r w:rsidRPr="00D51D96">
        <w:rPr>
          <w:rFonts w:ascii="Arial" w:hAnsi="Arial" w:cs="Arial"/>
          <w:sz w:val="20"/>
          <w:szCs w:val="20"/>
          <w:rPrChange w:id="207" w:author="Dovev Lavie" w:date="2026-09-17T13:51:00Z">
            <w:rPr>
              <w:rFonts w:ascii="Arial" w:hAnsi="Arial" w:cs="Arial"/>
            </w:rPr>
          </w:rPrChange>
        </w:rPr>
        <w:t xml:space="preserve">Big-5 personality traits, income, and the observed flexibility </w:t>
      </w:r>
      <w:del w:id="208" w:author="Dovev Lavie" w:date="2026-09-17T13:53:00Z">
        <w:r w:rsidRPr="00D51D96" w:rsidDel="00182BBA">
          <w:rPr>
            <w:rFonts w:ascii="Arial" w:hAnsi="Arial" w:cs="Arial"/>
            <w:sz w:val="20"/>
            <w:szCs w:val="20"/>
            <w:rPrChange w:id="209" w:author="Dovev Lavie" w:date="2026-09-17T13:51:00Z">
              <w:rPr>
                <w:rFonts w:ascii="Arial" w:hAnsi="Arial" w:cs="Arial"/>
              </w:rPr>
            </w:rPrChange>
          </w:rPr>
          <w:delText>measure using fixed statistics based on</w:delText>
        </w:r>
      </w:del>
      <w:ins w:id="210" w:author="Dovev Lavie" w:date="2026-09-17T13:53:00Z">
        <w:r w:rsidR="00182BBA" w:rsidRPr="00D51D96">
          <w:rPr>
            <w:rFonts w:ascii="Arial" w:hAnsi="Arial" w:cs="Arial"/>
            <w:sz w:val="20"/>
            <w:szCs w:val="20"/>
          </w:rPr>
          <w:t>of</w:t>
        </w:r>
      </w:ins>
      <w:r w:rsidRPr="00D51D96">
        <w:rPr>
          <w:rFonts w:ascii="Arial" w:hAnsi="Arial" w:cs="Arial"/>
          <w:sz w:val="20"/>
          <w:szCs w:val="20"/>
          <w:rPrChange w:id="211" w:author="Dovev Lavie" w:date="2026-09-17T13:51:00Z">
            <w:rPr>
              <w:rFonts w:ascii="Arial" w:hAnsi="Arial" w:cs="Arial"/>
            </w:rPr>
          </w:rPrChange>
        </w:rPr>
        <w:t xml:space="preserve"> the original 280 experiment participants.</w:t>
      </w:r>
    </w:p>
    <w:p w14:paraId="62093CC3" w14:textId="77777777" w:rsidR="00ED117A" w:rsidRPr="00D51D96" w:rsidRDefault="00ED117A">
      <w:pPr>
        <w:pStyle w:val="Compact"/>
        <w:numPr>
          <w:ilvl w:val="0"/>
          <w:numId w:val="120"/>
        </w:numPr>
        <w:ind w:left="336"/>
        <w:rPr>
          <w:rFonts w:ascii="Arial" w:hAnsi="Arial" w:cs="Arial"/>
          <w:sz w:val="20"/>
          <w:szCs w:val="20"/>
          <w:rPrChange w:id="212" w:author="Dovev Lavie" w:date="2026-09-17T13:51:00Z">
            <w:rPr>
              <w:rFonts w:ascii="Arial" w:hAnsi="Arial" w:cs="Arial"/>
            </w:rPr>
          </w:rPrChange>
        </w:rPr>
        <w:pPrChange w:id="213" w:author="Dovev Lavie" w:date="2026-09-17T13:52:00Z">
          <w:pPr>
            <w:pStyle w:val="Compact"/>
            <w:numPr>
              <w:numId w:val="120"/>
            </w:numPr>
            <w:ind w:left="1080" w:hanging="360"/>
          </w:pPr>
        </w:pPrChange>
      </w:pPr>
      <w:r w:rsidRPr="00D51D96">
        <w:rPr>
          <w:rFonts w:ascii="Arial" w:hAnsi="Arial" w:cs="Arial"/>
          <w:sz w:val="20"/>
          <w:szCs w:val="20"/>
          <w:rPrChange w:id="214" w:author="Dovev Lavie" w:date="2026-09-17T13:51:00Z">
            <w:rPr>
              <w:rFonts w:ascii="Arial" w:hAnsi="Arial" w:cs="Arial"/>
            </w:rPr>
          </w:rPrChange>
        </w:rPr>
        <w:t xml:space="preserve">Element Scores: Compute five weighted </w:t>
      </w:r>
      <w:ins w:id="215" w:author="Dovev Lavie" w:date="2026-09-17T14:02:00Z">
        <w:r w:rsidR="00490548" w:rsidRPr="00D51D96">
          <w:rPr>
            <w:rFonts w:ascii="Arial" w:hAnsi="Arial" w:cs="Arial"/>
            <w:sz w:val="20"/>
            <w:szCs w:val="20"/>
          </w:rPr>
          <w:t xml:space="preserve">decision element </w:t>
        </w:r>
      </w:ins>
      <w:r w:rsidRPr="00D51D96">
        <w:rPr>
          <w:rFonts w:ascii="Arial" w:hAnsi="Arial" w:cs="Arial"/>
          <w:sz w:val="20"/>
          <w:szCs w:val="20"/>
          <w:rPrChange w:id="216" w:author="Dovev Lavie" w:date="2026-09-17T13:51:00Z">
            <w:rPr>
              <w:rFonts w:ascii="Arial" w:hAnsi="Arial" w:cs="Arial"/>
            </w:rPr>
          </w:rPrChange>
        </w:rPr>
        <w:t xml:space="preserve">scores per agent — Tendency to Plan, Loyalty, Willingness to Pay, Risk-Taking, and Flexibility — each as a linear combination of the </w:t>
      </w:r>
      <w:ins w:id="217" w:author="Dovev Lavie" w:date="2026-09-17T13:54:00Z">
        <w:r w:rsidR="00182BBA" w:rsidRPr="00D51D96">
          <w:rPr>
            <w:rFonts w:ascii="Arial" w:hAnsi="Arial" w:cs="Arial"/>
            <w:sz w:val="20"/>
            <w:szCs w:val="20"/>
          </w:rPr>
          <w:t xml:space="preserve">modeled </w:t>
        </w:r>
      </w:ins>
      <w:r w:rsidRPr="00D51D96">
        <w:rPr>
          <w:rFonts w:ascii="Arial" w:hAnsi="Arial" w:cs="Arial"/>
          <w:sz w:val="20"/>
          <w:szCs w:val="20"/>
          <w:rPrChange w:id="218" w:author="Dovev Lavie" w:date="2026-09-17T13:51:00Z">
            <w:rPr>
              <w:rFonts w:ascii="Arial" w:hAnsi="Arial" w:cs="Arial"/>
            </w:rPr>
          </w:rPrChange>
        </w:rPr>
        <w:t>standardized traits, with its own intercept (β</w:t>
      </w:r>
      <w:r w:rsidRPr="00182BBA">
        <w:rPr>
          <w:rFonts w:ascii="Cambria Math" w:hAnsi="Cambria Math" w:cs="Cambria Math"/>
          <w:sz w:val="20"/>
          <w:szCs w:val="20"/>
          <w:rPrChange w:id="219" w:author="Dovev Lavie" w:date="2026-09-17T13:51:00Z">
            <w:rPr>
              <w:rFonts w:ascii="Cambria Math" w:hAnsi="Cambria Math" w:cs="Cambria Math"/>
            </w:rPr>
          </w:rPrChange>
        </w:rPr>
        <w:t>₀</w:t>
      </w:r>
      <w:r w:rsidRPr="00D51D96">
        <w:rPr>
          <w:rFonts w:ascii="Arial" w:hAnsi="Arial" w:cs="Arial"/>
          <w:sz w:val="20"/>
          <w:szCs w:val="20"/>
          <w:rPrChange w:id="220" w:author="Dovev Lavie" w:date="2026-09-17T13:51:00Z">
            <w:rPr>
              <w:rFonts w:ascii="Arial" w:hAnsi="Arial" w:cs="Arial"/>
            </w:rPr>
          </w:rPrChange>
        </w:rPr>
        <w:t xml:space="preserve"> to </w:t>
      </w:r>
      <w:r w:rsidRPr="00182BBA">
        <w:rPr>
          <w:rFonts w:ascii="Arial" w:hAnsi="Arial" w:cs="Arial"/>
          <w:sz w:val="20"/>
          <w:szCs w:val="20"/>
          <w:rPrChange w:id="221" w:author="Dovev Lavie" w:date="2026-09-17T13:51:00Z">
            <w:rPr>
              <w:rFonts w:ascii="Arial" w:hAnsi="Arial" w:cs="Arial"/>
            </w:rPr>
          </w:rPrChange>
        </w:rPr>
        <w:t>β</w:t>
      </w:r>
      <w:r w:rsidRPr="00182BBA">
        <w:rPr>
          <w:rFonts w:ascii="Cambria Math" w:hAnsi="Cambria Math" w:cs="Cambria Math"/>
          <w:sz w:val="20"/>
          <w:szCs w:val="20"/>
          <w:rPrChange w:id="222" w:author="Dovev Lavie" w:date="2026-09-17T13:51:00Z">
            <w:rPr>
              <w:rFonts w:ascii="Cambria Math" w:hAnsi="Cambria Math" w:cs="Cambria Math"/>
            </w:rPr>
          </w:rPrChange>
        </w:rPr>
        <w:t>₄</w:t>
      </w:r>
      <w:r w:rsidRPr="00D51D96">
        <w:rPr>
          <w:rFonts w:ascii="Arial" w:hAnsi="Arial" w:cs="Arial"/>
          <w:sz w:val="20"/>
          <w:szCs w:val="20"/>
          <w:rPrChange w:id="223" w:author="Dovev Lavie" w:date="2026-09-17T13:51:00Z">
            <w:rPr>
              <w:rFonts w:ascii="Arial" w:hAnsi="Arial" w:cs="Arial"/>
            </w:rPr>
          </w:rPrChange>
        </w:rPr>
        <w:t>).</w:t>
      </w:r>
    </w:p>
    <w:p w14:paraId="176D008D" w14:textId="77777777" w:rsidR="00ED117A" w:rsidRPr="00D51D96" w:rsidRDefault="00ED117A">
      <w:pPr>
        <w:pStyle w:val="Compact"/>
        <w:numPr>
          <w:ilvl w:val="0"/>
          <w:numId w:val="120"/>
        </w:numPr>
        <w:ind w:left="336"/>
        <w:rPr>
          <w:rFonts w:ascii="Arial" w:hAnsi="Arial" w:cs="Arial"/>
          <w:sz w:val="20"/>
          <w:szCs w:val="20"/>
          <w:rPrChange w:id="224" w:author="Dovev Lavie" w:date="2026-09-17T13:51:00Z">
            <w:rPr>
              <w:rFonts w:ascii="Arial" w:hAnsi="Arial" w:cs="Arial"/>
            </w:rPr>
          </w:rPrChange>
        </w:rPr>
        <w:pPrChange w:id="225" w:author="Dovev Lavie" w:date="2026-09-17T13:52:00Z">
          <w:pPr>
            <w:pStyle w:val="Compact"/>
            <w:numPr>
              <w:numId w:val="120"/>
            </w:numPr>
            <w:ind w:left="1080" w:hanging="360"/>
          </w:pPr>
        </w:pPrChange>
      </w:pPr>
      <w:r w:rsidRPr="00D51D96">
        <w:rPr>
          <w:rFonts w:ascii="Arial" w:hAnsi="Arial" w:cs="Arial"/>
          <w:sz w:val="20"/>
          <w:szCs w:val="20"/>
          <w:rPrChange w:id="226" w:author="Dovev Lavie" w:date="2026-09-17T13:51:00Z">
            <w:rPr>
              <w:rFonts w:ascii="Arial" w:hAnsi="Arial" w:cs="Arial"/>
            </w:rPr>
          </w:rPrChange>
        </w:rPr>
        <w:t>Anchor Calculation (Flexibility only): Compute a weighted average of the agent’s observed flexibility (the standard deviation in the agent’s number of actions per cycle in the experiment) and the trait-based prediction of flexibility, to create the anchored flexibility score.</w:t>
      </w:r>
    </w:p>
    <w:p w14:paraId="4BBAD06D" w14:textId="77777777" w:rsidR="00ED117A" w:rsidRPr="00D51D96" w:rsidRDefault="00ED117A">
      <w:pPr>
        <w:pStyle w:val="Compact"/>
        <w:numPr>
          <w:ilvl w:val="0"/>
          <w:numId w:val="120"/>
        </w:numPr>
        <w:ind w:left="336"/>
        <w:rPr>
          <w:rFonts w:ascii="Arial" w:hAnsi="Arial" w:cs="Arial"/>
          <w:sz w:val="20"/>
          <w:szCs w:val="20"/>
          <w:rPrChange w:id="227" w:author="Dovev Lavie" w:date="2026-09-17T13:51:00Z">
            <w:rPr>
              <w:rFonts w:ascii="Arial" w:hAnsi="Arial" w:cs="Arial"/>
            </w:rPr>
          </w:rPrChange>
        </w:rPr>
        <w:pPrChange w:id="228" w:author="Dovev Lavie" w:date="2026-09-17T13:52:00Z">
          <w:pPr>
            <w:pStyle w:val="Compact"/>
            <w:numPr>
              <w:numId w:val="120"/>
            </w:numPr>
            <w:ind w:left="1080" w:hanging="360"/>
          </w:pPr>
        </w:pPrChange>
      </w:pPr>
      <w:r w:rsidRPr="00D51D96">
        <w:rPr>
          <w:rFonts w:ascii="Arial" w:hAnsi="Arial" w:cs="Arial"/>
          <w:sz w:val="20"/>
          <w:szCs w:val="20"/>
          <w:rPrChange w:id="229" w:author="Dovev Lavie" w:date="2026-09-17T13:51:00Z">
            <w:rPr>
              <w:rFonts w:ascii="Arial" w:hAnsi="Arial" w:cs="Arial"/>
            </w:rPr>
          </w:rPrChange>
        </w:rPr>
        <w:t xml:space="preserve">Stochastic Component (σ): Optionally, introduce randomness by making a random draw from a normal distribution </w:t>
      </w:r>
      <w:del w:id="230" w:author="Dovev Lavie" w:date="2026-09-17T13:58:00Z">
        <w:r w:rsidRPr="00D51D96" w:rsidDel="00490548">
          <w:rPr>
            <w:rFonts w:ascii="Arial" w:hAnsi="Arial" w:cs="Arial"/>
            <w:sz w:val="20"/>
            <w:szCs w:val="20"/>
            <w:rPrChange w:id="231" w:author="Dovev Lavie" w:date="2026-09-17T13:51:00Z">
              <w:rPr>
                <w:rFonts w:ascii="Arial" w:hAnsi="Arial" w:cs="Arial"/>
              </w:rPr>
            </w:rPrChange>
          </w:rPr>
          <w:delText>centred</w:delText>
        </w:r>
      </w:del>
      <w:ins w:id="232" w:author="Dovev Lavie" w:date="2026-09-17T13:58:00Z">
        <w:r w:rsidR="00490548" w:rsidRPr="00D51D96">
          <w:rPr>
            <w:rFonts w:ascii="Arial" w:hAnsi="Arial" w:cs="Arial"/>
            <w:sz w:val="20"/>
            <w:szCs w:val="20"/>
          </w:rPr>
          <w:t>centered</w:t>
        </w:r>
      </w:ins>
      <w:r w:rsidRPr="00D51D96">
        <w:rPr>
          <w:rFonts w:ascii="Arial" w:hAnsi="Arial" w:cs="Arial"/>
          <w:sz w:val="20"/>
          <w:szCs w:val="20"/>
          <w:rPrChange w:id="233" w:author="Dovev Lavie" w:date="2026-09-17T13:51:00Z">
            <w:rPr>
              <w:rFonts w:ascii="Arial" w:hAnsi="Arial" w:cs="Arial"/>
            </w:rPr>
          </w:rPrChange>
        </w:rPr>
        <w:t xml:space="preserve"> on each element’s score.</w:t>
      </w:r>
    </w:p>
    <w:p w14:paraId="58DAD012" w14:textId="77777777" w:rsidR="00ED117A" w:rsidRPr="00D51D96" w:rsidRDefault="00ED117A">
      <w:pPr>
        <w:pStyle w:val="Compact"/>
        <w:numPr>
          <w:ilvl w:val="0"/>
          <w:numId w:val="120"/>
        </w:numPr>
        <w:ind w:left="336"/>
        <w:rPr>
          <w:rFonts w:ascii="Arial" w:hAnsi="Arial" w:cs="Arial"/>
          <w:sz w:val="20"/>
          <w:szCs w:val="20"/>
          <w:rPrChange w:id="234" w:author="Dovev Lavie" w:date="2026-09-17T13:51:00Z">
            <w:rPr>
              <w:rFonts w:ascii="Arial" w:hAnsi="Arial" w:cs="Arial"/>
            </w:rPr>
          </w:rPrChange>
        </w:rPr>
        <w:pPrChange w:id="235" w:author="Dovev Lavie" w:date="2026-09-17T13:52:00Z">
          <w:pPr>
            <w:pStyle w:val="Compact"/>
            <w:numPr>
              <w:numId w:val="120"/>
            </w:numPr>
            <w:ind w:left="1080" w:hanging="360"/>
          </w:pPr>
        </w:pPrChange>
      </w:pPr>
      <w:r w:rsidRPr="00D51D96">
        <w:rPr>
          <w:rFonts w:ascii="Arial" w:hAnsi="Arial" w:cs="Arial"/>
          <w:sz w:val="20"/>
          <w:szCs w:val="20"/>
          <w:rPrChange w:id="236" w:author="Dovev Lavie" w:date="2026-09-17T13:51:00Z">
            <w:rPr>
              <w:rFonts w:ascii="Arial" w:hAnsi="Arial" w:cs="Arial"/>
            </w:rPr>
          </w:rPrChange>
        </w:rPr>
        <w:t xml:space="preserve">Segmentation: </w:t>
      </w:r>
      <w:ins w:id="237" w:author="Dovev Lavie" w:date="2026-09-17T14:03:00Z">
        <w:r w:rsidR="00490548" w:rsidRPr="00D51D96">
          <w:rPr>
            <w:rFonts w:ascii="Arial" w:hAnsi="Arial" w:cs="Arial"/>
            <w:sz w:val="20"/>
            <w:szCs w:val="20"/>
          </w:rPr>
          <w:t>F</w:t>
        </w:r>
      </w:ins>
      <w:ins w:id="238" w:author="Dovev Lavie" w:date="2026-09-17T14:01:00Z">
        <w:r w:rsidR="00490548" w:rsidRPr="00D51D96">
          <w:rPr>
            <w:rFonts w:ascii="Arial" w:hAnsi="Arial" w:cs="Arial"/>
            <w:sz w:val="20"/>
            <w:szCs w:val="20"/>
          </w:rPr>
          <w:t xml:space="preserve">or each decision element, </w:t>
        </w:r>
      </w:ins>
      <w:del w:id="239" w:author="Dovev Lavie" w:date="2026-09-17T14:01:00Z">
        <w:r w:rsidRPr="00D51D96" w:rsidDel="00490548">
          <w:rPr>
            <w:rFonts w:ascii="Arial" w:hAnsi="Arial" w:cs="Arial"/>
            <w:sz w:val="20"/>
            <w:szCs w:val="20"/>
            <w:rPrChange w:id="240" w:author="Dovev Lavie" w:date="2026-09-17T13:51:00Z">
              <w:rPr>
                <w:rFonts w:ascii="Arial" w:hAnsi="Arial" w:cs="Arial"/>
              </w:rPr>
            </w:rPrChange>
          </w:rPr>
          <w:delText xml:space="preserve">Rescale </w:delText>
        </w:r>
      </w:del>
      <w:ins w:id="241" w:author="Dovev Lavie" w:date="2026-09-17T14:01:00Z">
        <w:r w:rsidR="00490548" w:rsidRPr="00D51D96">
          <w:rPr>
            <w:rFonts w:ascii="Arial" w:hAnsi="Arial" w:cs="Arial"/>
            <w:sz w:val="20"/>
            <w:szCs w:val="20"/>
          </w:rPr>
          <w:t>r</w:t>
        </w:r>
        <w:r w:rsidR="00490548" w:rsidRPr="00D51D96">
          <w:rPr>
            <w:rFonts w:ascii="Arial" w:hAnsi="Arial" w:cs="Arial"/>
            <w:sz w:val="20"/>
            <w:szCs w:val="20"/>
            <w:rPrChange w:id="242" w:author="Dovev Lavie" w:date="2026-09-17T13:51:00Z">
              <w:rPr>
                <w:rFonts w:ascii="Arial" w:hAnsi="Arial" w:cs="Arial"/>
              </w:rPr>
            </w:rPrChange>
          </w:rPr>
          <w:t xml:space="preserve">escale </w:t>
        </w:r>
      </w:ins>
      <w:del w:id="243" w:author="Dovev Lavie" w:date="2026-09-17T14:01:00Z">
        <w:r w:rsidRPr="00D51D96" w:rsidDel="00490548">
          <w:rPr>
            <w:rFonts w:ascii="Arial" w:hAnsi="Arial" w:cs="Arial"/>
            <w:sz w:val="20"/>
            <w:szCs w:val="20"/>
            <w:rPrChange w:id="244" w:author="Dovev Lavie" w:date="2026-09-17T13:51:00Z">
              <w:rPr>
                <w:rFonts w:ascii="Arial" w:hAnsi="Arial" w:cs="Arial"/>
              </w:rPr>
            </w:rPrChange>
          </w:rPr>
          <w:delText xml:space="preserve">each </w:delText>
        </w:r>
      </w:del>
      <w:ins w:id="245" w:author="Dovev Lavie" w:date="2026-09-17T14:01:00Z">
        <w:r w:rsidR="00490548" w:rsidRPr="00D51D96">
          <w:rPr>
            <w:rFonts w:ascii="Arial" w:hAnsi="Arial" w:cs="Arial"/>
            <w:sz w:val="20"/>
            <w:szCs w:val="20"/>
          </w:rPr>
          <w:t>its</w:t>
        </w:r>
      </w:ins>
      <w:ins w:id="246" w:author="Dovev Lavie" w:date="2026-09-17T14:00:00Z">
        <w:r w:rsidR="00490548" w:rsidRPr="00D51D96">
          <w:rPr>
            <w:rFonts w:ascii="Arial" w:hAnsi="Arial" w:cs="Arial"/>
            <w:sz w:val="20"/>
            <w:szCs w:val="20"/>
          </w:rPr>
          <w:t xml:space="preserve"> </w:t>
        </w:r>
      </w:ins>
      <w:r w:rsidRPr="00D51D96">
        <w:rPr>
          <w:rFonts w:ascii="Arial" w:hAnsi="Arial" w:cs="Arial"/>
          <w:sz w:val="20"/>
          <w:szCs w:val="20"/>
          <w:rPrChange w:id="247" w:author="Dovev Lavie" w:date="2026-09-17T13:51:00Z">
            <w:rPr>
              <w:rFonts w:ascii="Arial" w:hAnsi="Arial" w:cs="Arial"/>
            </w:rPr>
          </w:rPrChange>
        </w:rPr>
        <w:t>score across the population and assign the agent to one of five score segments (1–5); for the Tendency to Plan element, the rescaling produces the options list length (0–5) directly.</w:t>
      </w:r>
    </w:p>
    <w:p w14:paraId="5D6D20A6" w14:textId="77777777" w:rsidR="00ED117A" w:rsidRPr="00D51D96" w:rsidRDefault="00ED117A">
      <w:pPr>
        <w:pStyle w:val="Compact"/>
        <w:numPr>
          <w:ilvl w:val="0"/>
          <w:numId w:val="120"/>
        </w:numPr>
        <w:ind w:left="336"/>
        <w:rPr>
          <w:rFonts w:ascii="Arial" w:hAnsi="Arial" w:cs="Arial"/>
          <w:sz w:val="20"/>
          <w:szCs w:val="20"/>
          <w:rPrChange w:id="248" w:author="Dovev Lavie" w:date="2026-09-17T13:51:00Z">
            <w:rPr>
              <w:rFonts w:ascii="Arial" w:hAnsi="Arial" w:cs="Arial"/>
            </w:rPr>
          </w:rPrChange>
        </w:rPr>
        <w:pPrChange w:id="249" w:author="Dovev Lavie" w:date="2026-09-17T13:52:00Z">
          <w:pPr>
            <w:pStyle w:val="Compact"/>
            <w:numPr>
              <w:numId w:val="120"/>
            </w:numPr>
            <w:ind w:left="1080" w:hanging="360"/>
          </w:pPr>
        </w:pPrChange>
      </w:pPr>
      <w:r w:rsidRPr="00D51D96">
        <w:rPr>
          <w:rFonts w:ascii="Arial" w:hAnsi="Arial" w:cs="Arial"/>
          <w:sz w:val="20"/>
          <w:szCs w:val="20"/>
          <w:rPrChange w:id="250" w:author="Dovev Lavie" w:date="2026-09-17T13:51:00Z">
            <w:rPr>
              <w:rFonts w:ascii="Arial" w:hAnsi="Arial" w:cs="Arial"/>
            </w:rPr>
          </w:rPrChange>
        </w:rPr>
        <w:t>Priority List per Element: Map each segment to a priority list of options, taken from the element’s fixed priority sequence.</w:t>
      </w:r>
    </w:p>
    <w:p w14:paraId="3E8A5F8A" w14:textId="77777777" w:rsidR="00ED117A" w:rsidRPr="00D51D96" w:rsidRDefault="00ED117A">
      <w:pPr>
        <w:pStyle w:val="Compact"/>
        <w:numPr>
          <w:ilvl w:val="0"/>
          <w:numId w:val="120"/>
        </w:numPr>
        <w:ind w:left="336"/>
        <w:rPr>
          <w:rFonts w:ascii="Arial" w:hAnsi="Arial" w:cs="Arial"/>
          <w:sz w:val="20"/>
          <w:szCs w:val="20"/>
          <w:rPrChange w:id="251" w:author="Dovev Lavie" w:date="2026-09-17T13:51:00Z">
            <w:rPr>
              <w:rFonts w:ascii="Arial" w:hAnsi="Arial" w:cs="Arial"/>
            </w:rPr>
          </w:rPrChange>
        </w:rPr>
        <w:pPrChange w:id="252" w:author="Dovev Lavie" w:date="2026-09-17T13:52:00Z">
          <w:pPr>
            <w:pStyle w:val="Compact"/>
            <w:numPr>
              <w:numId w:val="120"/>
            </w:numPr>
            <w:ind w:left="1080" w:hanging="360"/>
          </w:pPr>
        </w:pPrChange>
      </w:pPr>
      <w:r w:rsidRPr="00D51D96">
        <w:rPr>
          <w:rFonts w:ascii="Arial" w:hAnsi="Arial" w:cs="Arial"/>
          <w:sz w:val="20"/>
          <w:szCs w:val="20"/>
          <w:rPrChange w:id="253" w:author="Dovev Lavie" w:date="2026-09-17T13:51:00Z">
            <w:rPr>
              <w:rFonts w:ascii="Arial" w:hAnsi="Arial" w:cs="Arial"/>
            </w:rPr>
          </w:rPrChange>
        </w:rPr>
        <w:t xml:space="preserve">Integration: Reconcile the four priority lists into one </w:t>
      </w:r>
      <w:del w:id="254" w:author="Dovev Lavie" w:date="2026-09-17T14:05:00Z">
        <w:r w:rsidRPr="00D51D96" w:rsidDel="00490548">
          <w:rPr>
            <w:rFonts w:ascii="Arial" w:hAnsi="Arial" w:cs="Arial"/>
            <w:sz w:val="20"/>
            <w:szCs w:val="20"/>
            <w:rPrChange w:id="255" w:author="Dovev Lavie" w:date="2026-09-17T13:51:00Z">
              <w:rPr>
                <w:rFonts w:ascii="Arial" w:hAnsi="Arial" w:cs="Arial"/>
              </w:rPr>
            </w:rPrChange>
          </w:rPr>
          <w:delText xml:space="preserve">consensus </w:delText>
        </w:r>
      </w:del>
      <w:ins w:id="256" w:author="Dovev Lavie" w:date="2026-09-17T14:05:00Z">
        <w:r w:rsidR="00490548" w:rsidRPr="00D51D96">
          <w:rPr>
            <w:rFonts w:ascii="Arial" w:hAnsi="Arial" w:cs="Arial"/>
            <w:sz w:val="20"/>
            <w:szCs w:val="20"/>
          </w:rPr>
          <w:t>integrated</w:t>
        </w:r>
        <w:r w:rsidR="00490548" w:rsidRPr="00D51D96">
          <w:rPr>
            <w:rFonts w:ascii="Arial" w:hAnsi="Arial" w:cs="Arial"/>
            <w:sz w:val="20"/>
            <w:szCs w:val="20"/>
            <w:rPrChange w:id="257" w:author="Dovev Lavie" w:date="2026-09-17T13:51:00Z">
              <w:rPr>
                <w:rFonts w:ascii="Arial" w:hAnsi="Arial" w:cs="Arial"/>
              </w:rPr>
            </w:rPrChange>
          </w:rPr>
          <w:t xml:space="preserve"> </w:t>
        </w:r>
      </w:ins>
      <w:r w:rsidRPr="00D51D96">
        <w:rPr>
          <w:rFonts w:ascii="Arial" w:hAnsi="Arial" w:cs="Arial"/>
          <w:sz w:val="20"/>
          <w:szCs w:val="20"/>
          <w:rPrChange w:id="258" w:author="Dovev Lavie" w:date="2026-09-17T13:51:00Z">
            <w:rPr>
              <w:rFonts w:ascii="Arial" w:hAnsi="Arial" w:cs="Arial"/>
            </w:rPr>
          </w:rPrChange>
        </w:rPr>
        <w:t xml:space="preserve">ranking using the Kemeny–Young method with a tie-breaking hierarchy, then </w:t>
      </w:r>
      <w:del w:id="259" w:author="Dovev Lavie" w:date="2026-09-17T14:06:00Z">
        <w:r w:rsidRPr="00D51D96" w:rsidDel="00490548">
          <w:rPr>
            <w:rFonts w:ascii="Arial" w:hAnsi="Arial" w:cs="Arial"/>
            <w:sz w:val="20"/>
            <w:szCs w:val="20"/>
            <w:rPrChange w:id="260" w:author="Dovev Lavie" w:date="2026-09-17T13:51:00Z">
              <w:rPr>
                <w:rFonts w:ascii="Arial" w:hAnsi="Arial" w:cs="Arial"/>
              </w:rPr>
            </w:rPrChange>
          </w:rPr>
          <w:delText xml:space="preserve">cut </w:delText>
        </w:r>
      </w:del>
      <w:ins w:id="261" w:author="Dovev Lavie" w:date="2026-09-17T14:06:00Z">
        <w:r w:rsidR="00490548" w:rsidRPr="00D51D96">
          <w:rPr>
            <w:rFonts w:ascii="Arial" w:hAnsi="Arial" w:cs="Arial"/>
            <w:sz w:val="20"/>
            <w:szCs w:val="20"/>
          </w:rPr>
          <w:t>trim</w:t>
        </w:r>
        <w:r w:rsidR="00490548" w:rsidRPr="00D51D96">
          <w:rPr>
            <w:rFonts w:ascii="Arial" w:hAnsi="Arial" w:cs="Arial"/>
            <w:sz w:val="20"/>
            <w:szCs w:val="20"/>
            <w:rPrChange w:id="262" w:author="Dovev Lavie" w:date="2026-09-17T13:51:00Z">
              <w:rPr>
                <w:rFonts w:ascii="Arial" w:hAnsi="Arial" w:cs="Arial"/>
              </w:rPr>
            </w:rPrChange>
          </w:rPr>
          <w:t xml:space="preserve"> </w:t>
        </w:r>
      </w:ins>
      <w:del w:id="263" w:author="Dovev Lavie" w:date="2026-09-17T14:06:00Z">
        <w:r w:rsidRPr="00D51D96" w:rsidDel="00490548">
          <w:rPr>
            <w:rFonts w:ascii="Arial" w:hAnsi="Arial" w:cs="Arial"/>
            <w:sz w:val="20"/>
            <w:szCs w:val="20"/>
            <w:rPrChange w:id="264" w:author="Dovev Lavie" w:date="2026-09-17T13:51:00Z">
              <w:rPr>
                <w:rFonts w:ascii="Arial" w:hAnsi="Arial" w:cs="Arial"/>
              </w:rPr>
            </w:rPrChange>
          </w:rPr>
          <w:delText xml:space="preserve">the </w:delText>
        </w:r>
      </w:del>
      <w:ins w:id="265" w:author="Dovev Lavie" w:date="2026-09-17T14:06:00Z">
        <w:r w:rsidR="00490548" w:rsidRPr="00D51D96">
          <w:rPr>
            <w:rFonts w:ascii="Arial" w:hAnsi="Arial" w:cs="Arial"/>
            <w:sz w:val="20"/>
            <w:szCs w:val="20"/>
          </w:rPr>
          <w:t>that</w:t>
        </w:r>
        <w:r w:rsidR="00490548" w:rsidRPr="00D51D96">
          <w:rPr>
            <w:rFonts w:ascii="Arial" w:hAnsi="Arial" w:cs="Arial"/>
            <w:sz w:val="20"/>
            <w:szCs w:val="20"/>
            <w:rPrChange w:id="266" w:author="Dovev Lavie" w:date="2026-09-17T13:51:00Z">
              <w:rPr>
                <w:rFonts w:ascii="Arial" w:hAnsi="Arial" w:cs="Arial"/>
              </w:rPr>
            </w:rPrChange>
          </w:rPr>
          <w:t xml:space="preserve"> </w:t>
        </w:r>
      </w:ins>
      <w:del w:id="267" w:author="Dovev Lavie" w:date="2026-09-17T14:06:00Z">
        <w:r w:rsidRPr="00D51D96" w:rsidDel="00490548">
          <w:rPr>
            <w:rFonts w:ascii="Arial" w:hAnsi="Arial" w:cs="Arial"/>
            <w:sz w:val="20"/>
            <w:szCs w:val="20"/>
            <w:rPrChange w:id="268" w:author="Dovev Lavie" w:date="2026-09-17T13:51:00Z">
              <w:rPr>
                <w:rFonts w:ascii="Arial" w:hAnsi="Arial" w:cs="Arial"/>
              </w:rPr>
            </w:rPrChange>
          </w:rPr>
          <w:delText xml:space="preserve">consensus </w:delText>
        </w:r>
      </w:del>
      <w:ins w:id="269" w:author="Dovev Lavie" w:date="2026-09-17T14:06:00Z">
        <w:r w:rsidR="00490548" w:rsidRPr="00D51D96">
          <w:rPr>
            <w:rFonts w:ascii="Arial" w:hAnsi="Arial" w:cs="Arial"/>
            <w:sz w:val="20"/>
            <w:szCs w:val="20"/>
          </w:rPr>
          <w:t>ranking</w:t>
        </w:r>
        <w:r w:rsidR="00490548" w:rsidRPr="00D51D96">
          <w:rPr>
            <w:rFonts w:ascii="Arial" w:hAnsi="Arial" w:cs="Arial"/>
            <w:sz w:val="20"/>
            <w:szCs w:val="20"/>
            <w:rPrChange w:id="270" w:author="Dovev Lavie" w:date="2026-09-17T13:51:00Z">
              <w:rPr>
                <w:rFonts w:ascii="Arial" w:hAnsi="Arial" w:cs="Arial"/>
              </w:rPr>
            </w:rPrChange>
          </w:rPr>
          <w:t xml:space="preserve"> </w:t>
        </w:r>
      </w:ins>
      <w:r w:rsidRPr="00D51D96">
        <w:rPr>
          <w:rFonts w:ascii="Arial" w:hAnsi="Arial" w:cs="Arial"/>
          <w:sz w:val="20"/>
          <w:szCs w:val="20"/>
          <w:rPrChange w:id="271" w:author="Dovev Lavie" w:date="2026-09-17T13:51:00Z">
            <w:rPr>
              <w:rFonts w:ascii="Arial" w:hAnsi="Arial" w:cs="Arial"/>
            </w:rPr>
          </w:rPrChange>
        </w:rPr>
        <w:t xml:space="preserve">to the agent’s options list length and drop </w:t>
      </w:r>
      <w:del w:id="272" w:author="Dovev Lavie" w:date="2026-09-17T14:06:00Z">
        <w:r w:rsidRPr="00D51D96" w:rsidDel="00490548">
          <w:rPr>
            <w:rFonts w:ascii="Arial" w:hAnsi="Arial" w:cs="Arial"/>
            <w:sz w:val="20"/>
            <w:szCs w:val="20"/>
            <w:rPrChange w:id="273" w:author="Dovev Lavie" w:date="2026-09-17T13:51:00Z">
              <w:rPr>
                <w:rFonts w:ascii="Arial" w:hAnsi="Arial" w:cs="Arial"/>
              </w:rPr>
            </w:rPrChange>
          </w:rPr>
          <w:delText xml:space="preserve">every </w:delText>
        </w:r>
      </w:del>
      <w:ins w:id="274" w:author="Dovev Lavie" w:date="2026-09-17T14:06:00Z">
        <w:r w:rsidR="00490548" w:rsidRPr="00D51D96">
          <w:rPr>
            <w:rFonts w:ascii="Arial" w:hAnsi="Arial" w:cs="Arial"/>
            <w:sz w:val="20"/>
            <w:szCs w:val="20"/>
          </w:rPr>
          <w:t>all</w:t>
        </w:r>
        <w:r w:rsidR="00490548" w:rsidRPr="00D51D96">
          <w:rPr>
            <w:rFonts w:ascii="Arial" w:hAnsi="Arial" w:cs="Arial"/>
            <w:sz w:val="20"/>
            <w:szCs w:val="20"/>
            <w:rPrChange w:id="275" w:author="Dovev Lavie" w:date="2026-09-17T13:51:00Z">
              <w:rPr>
                <w:rFonts w:ascii="Arial" w:hAnsi="Arial" w:cs="Arial"/>
              </w:rPr>
            </w:rPrChange>
          </w:rPr>
          <w:t xml:space="preserve"> </w:t>
        </w:r>
      </w:ins>
      <w:r w:rsidRPr="00D51D96">
        <w:rPr>
          <w:rFonts w:ascii="Arial" w:hAnsi="Arial" w:cs="Arial"/>
          <w:sz w:val="20"/>
          <w:szCs w:val="20"/>
          <w:rPrChange w:id="276" w:author="Dovev Lavie" w:date="2026-09-17T13:51:00Z">
            <w:rPr>
              <w:rFonts w:ascii="Arial" w:hAnsi="Arial" w:cs="Arial"/>
            </w:rPr>
          </w:rPrChange>
        </w:rPr>
        <w:t>option</w:t>
      </w:r>
      <w:ins w:id="277" w:author="Dovev Lavie" w:date="2026-09-17T14:06:00Z">
        <w:r w:rsidR="00490548" w:rsidRPr="00D51D96">
          <w:rPr>
            <w:rFonts w:ascii="Arial" w:hAnsi="Arial" w:cs="Arial"/>
            <w:sz w:val="20"/>
            <w:szCs w:val="20"/>
          </w:rPr>
          <w:t>s</w:t>
        </w:r>
      </w:ins>
      <w:r w:rsidRPr="00D51D96">
        <w:rPr>
          <w:rFonts w:ascii="Arial" w:hAnsi="Arial" w:cs="Arial"/>
          <w:sz w:val="20"/>
          <w:szCs w:val="20"/>
          <w:rPrChange w:id="278" w:author="Dovev Lavie" w:date="2026-09-17T13:51:00Z">
            <w:rPr>
              <w:rFonts w:ascii="Arial" w:hAnsi="Arial" w:cs="Arial"/>
            </w:rPr>
          </w:rPrChange>
        </w:rPr>
        <w:t xml:space="preserve"> ranked after Option 5.</w:t>
      </w:r>
    </w:p>
    <w:p w14:paraId="5D8005CD" w14:textId="77777777" w:rsidR="00ED117A" w:rsidRPr="00D51D96" w:rsidRDefault="00ED117A" w:rsidP="00ED117A">
      <w:pPr>
        <w:pStyle w:val="FirstParagraph"/>
        <w:rPr>
          <w:rFonts w:ascii="Arial" w:hAnsi="Arial" w:cs="Arial"/>
          <w:sz w:val="20"/>
          <w:szCs w:val="20"/>
          <w:rPrChange w:id="279" w:author="Dovev Lavie" w:date="2026-09-17T13:51:00Z">
            <w:rPr>
              <w:rFonts w:ascii="Arial" w:hAnsi="Arial" w:cs="Arial"/>
            </w:rPr>
          </w:rPrChange>
        </w:rPr>
      </w:pPr>
      <w:r w:rsidRPr="00D51D96">
        <w:rPr>
          <w:rFonts w:ascii="Arial" w:hAnsi="Arial" w:cs="Arial"/>
          <w:sz w:val="20"/>
          <w:szCs w:val="20"/>
          <w:rPrChange w:id="280" w:author="Dovev Lavie" w:date="2026-09-17T13:51:00Z">
            <w:rPr>
              <w:rFonts w:ascii="Arial" w:hAnsi="Arial" w:cs="Arial"/>
            </w:rPr>
          </w:rPrChange>
        </w:rPr>
        <w:t>The controls on this tab enable the user to modify and review the steps of this process, determining the configuration of the agent model corresponding to a particular experiment participant.</w:t>
      </w:r>
    </w:p>
    <w:p w14:paraId="136B6D0E" w14:textId="77777777" w:rsidR="00ED117A" w:rsidRPr="00D51D96" w:rsidRDefault="00ED117A" w:rsidP="00ED117A">
      <w:pPr>
        <w:pStyle w:val="BodyText"/>
        <w:rPr>
          <w:rFonts w:ascii="Arial" w:hAnsi="Arial" w:cs="Arial"/>
          <w:sz w:val="20"/>
          <w:szCs w:val="20"/>
          <w:rPrChange w:id="281" w:author="Dovev Lavie" w:date="2026-09-17T13:51:00Z">
            <w:rPr>
              <w:rFonts w:ascii="Arial" w:hAnsi="Arial" w:cs="Arial"/>
            </w:rPr>
          </w:rPrChange>
        </w:rPr>
      </w:pPr>
      <w:r w:rsidRPr="00D51D96">
        <w:rPr>
          <w:rFonts w:ascii="Arial" w:hAnsi="Arial" w:cs="Arial"/>
          <w:sz w:val="20"/>
          <w:szCs w:val="20"/>
          <w:rPrChange w:id="282" w:author="Dovev Lavie" w:date="2026-09-17T13:51:00Z">
            <w:rPr>
              <w:rFonts w:ascii="Arial" w:hAnsi="Arial" w:cs="Arial"/>
            </w:rPr>
          </w:rPrChange>
        </w:rPr>
        <w:lastRenderedPageBreak/>
        <w:t xml:space="preserve">The tab is organized into six sub-tabs — one for each of the five sub-decision mechanisms and one for the integration step. The income specification setting is placed in the left column and the stochastic component setting in the right column, </w:t>
      </w:r>
      <w:ins w:id="283" w:author="Dovev Lavie" w:date="2026-09-17T14:08:00Z">
        <w:r w:rsidR="00E5378D" w:rsidRPr="00D51D96">
          <w:rPr>
            <w:rFonts w:ascii="Arial" w:hAnsi="Arial" w:cs="Arial"/>
            <w:sz w:val="20"/>
            <w:szCs w:val="20"/>
          </w:rPr>
          <w:t xml:space="preserve">placed </w:t>
        </w:r>
      </w:ins>
      <w:r w:rsidRPr="00D51D96">
        <w:rPr>
          <w:rFonts w:ascii="Arial" w:hAnsi="Arial" w:cs="Arial"/>
          <w:sz w:val="20"/>
          <w:szCs w:val="20"/>
          <w:rPrChange w:id="284" w:author="Dovev Lavie" w:date="2026-09-17T13:51:00Z">
            <w:rPr>
              <w:rFonts w:ascii="Arial" w:hAnsi="Arial" w:cs="Arial"/>
            </w:rPr>
          </w:rPrChange>
        </w:rPr>
        <w:t>above the sub-tabs</w:t>
      </w:r>
      <w:ins w:id="285" w:author="Dovev Lavie" w:date="2026-09-17T14:08:00Z">
        <w:r w:rsidR="00E5378D" w:rsidRPr="00D51D96">
          <w:rPr>
            <w:rFonts w:ascii="Arial" w:hAnsi="Arial" w:cs="Arial"/>
            <w:sz w:val="20"/>
            <w:szCs w:val="20"/>
          </w:rPr>
          <w:t xml:space="preserve">. </w:t>
        </w:r>
      </w:ins>
      <w:del w:id="286" w:author="Dovev Lavie" w:date="2026-09-17T14:08:00Z">
        <w:r w:rsidRPr="00D51D96" w:rsidDel="00E5378D">
          <w:rPr>
            <w:rFonts w:ascii="Arial" w:hAnsi="Arial" w:cs="Arial"/>
            <w:sz w:val="20"/>
            <w:szCs w:val="20"/>
            <w:rPrChange w:id="287" w:author="Dovev Lavie" w:date="2026-09-17T13:51:00Z">
              <w:rPr>
                <w:rFonts w:ascii="Arial" w:hAnsi="Arial" w:cs="Arial"/>
              </w:rPr>
            </w:rPrChange>
          </w:rPr>
          <w:delText>, because b</w:delText>
        </w:r>
      </w:del>
      <w:ins w:id="288" w:author="Dovev Lavie" w:date="2026-09-17T14:08:00Z">
        <w:r w:rsidR="00E5378D" w:rsidRPr="00D51D96">
          <w:rPr>
            <w:rFonts w:ascii="Arial" w:hAnsi="Arial" w:cs="Arial"/>
            <w:sz w:val="20"/>
            <w:szCs w:val="20"/>
          </w:rPr>
          <w:t>B</w:t>
        </w:r>
      </w:ins>
      <w:r w:rsidRPr="00D51D96">
        <w:rPr>
          <w:rFonts w:ascii="Arial" w:hAnsi="Arial" w:cs="Arial"/>
          <w:sz w:val="20"/>
          <w:szCs w:val="20"/>
          <w:rPrChange w:id="289" w:author="Dovev Lavie" w:date="2026-09-17T13:51:00Z">
            <w:rPr>
              <w:rFonts w:ascii="Arial" w:hAnsi="Arial" w:cs="Arial"/>
            </w:rPr>
          </w:rPrChange>
        </w:rPr>
        <w:t xml:space="preserve">oth apply to the </w:t>
      </w:r>
      <w:ins w:id="290" w:author="Dovev Lavie" w:date="2026-09-17T14:08:00Z">
        <w:r w:rsidR="00E5378D" w:rsidRPr="00D51D96">
          <w:rPr>
            <w:rFonts w:ascii="Arial" w:hAnsi="Arial" w:cs="Arial"/>
            <w:sz w:val="20"/>
            <w:szCs w:val="20"/>
          </w:rPr>
          <w:t xml:space="preserve">whole </w:t>
        </w:r>
      </w:ins>
      <w:r w:rsidRPr="00D51D96">
        <w:rPr>
          <w:rFonts w:ascii="Arial" w:hAnsi="Arial" w:cs="Arial"/>
          <w:sz w:val="20"/>
          <w:szCs w:val="20"/>
          <w:rPrChange w:id="291" w:author="Dovev Lavie" w:date="2026-09-17T13:51:00Z">
            <w:rPr>
              <w:rFonts w:ascii="Arial" w:hAnsi="Arial" w:cs="Arial"/>
            </w:rPr>
          </w:rPrChange>
        </w:rPr>
        <w:t>decision</w:t>
      </w:r>
      <w:del w:id="292" w:author="Dovev Lavie" w:date="2026-09-17T14:08:00Z">
        <w:r w:rsidRPr="00D51D96" w:rsidDel="00E5378D">
          <w:rPr>
            <w:rFonts w:ascii="Arial" w:hAnsi="Arial" w:cs="Arial"/>
            <w:sz w:val="20"/>
            <w:szCs w:val="20"/>
            <w:rPrChange w:id="293" w:author="Dovev Lavie" w:date="2026-09-17T13:51:00Z">
              <w:rPr>
                <w:rFonts w:ascii="Arial" w:hAnsi="Arial" w:cs="Arial"/>
              </w:rPr>
            </w:rPrChange>
          </w:rPr>
          <w:delText xml:space="preserve"> as a whole</w:delText>
        </w:r>
      </w:del>
      <w:r w:rsidRPr="00D51D96">
        <w:rPr>
          <w:rFonts w:ascii="Arial" w:hAnsi="Arial" w:cs="Arial"/>
          <w:sz w:val="20"/>
          <w:szCs w:val="20"/>
          <w:rPrChange w:id="294" w:author="Dovev Lavie" w:date="2026-09-17T13:51:00Z">
            <w:rPr>
              <w:rFonts w:ascii="Arial" w:hAnsi="Arial" w:cs="Arial"/>
            </w:rPr>
          </w:rPrChange>
        </w:rPr>
        <w:t>.</w:t>
      </w:r>
    </w:p>
    <w:p w14:paraId="1B4374ED" w14:textId="77777777" w:rsidR="00ED117A" w:rsidRDefault="00ED117A" w:rsidP="00E5378D">
      <w:pPr>
        <w:spacing w:line="0" w:lineRule="atLeast"/>
        <w:rPr>
          <w:ins w:id="295" w:author="Dovev Lavie" w:date="2026-09-17T14:10:00Z"/>
          <w:rFonts w:ascii="Arial" w:eastAsia="Arial" w:hAnsi="Arial"/>
          <w:b/>
          <w:sz w:val="24"/>
        </w:rPr>
      </w:pPr>
      <w:bookmarkStart w:id="296" w:name="the-five-sub-decision-mechanisms"/>
      <w:r w:rsidRPr="00D51D96">
        <w:rPr>
          <w:rFonts w:ascii="Arial" w:eastAsia="Arial" w:hAnsi="Arial"/>
          <w:b/>
          <w:sz w:val="24"/>
          <w:rPrChange w:id="297" w:author="Dovev Lavie" w:date="2026-09-17T14:09:00Z">
            <w:rPr>
              <w:rFonts w:ascii="Arial" w:hAnsi="Arial"/>
            </w:rPr>
          </w:rPrChange>
        </w:rPr>
        <w:t>1. The Five Sub-Decision Mechanisms</w:t>
      </w:r>
    </w:p>
    <w:p w14:paraId="05E95C7A" w14:textId="77777777" w:rsidR="00E5378D" w:rsidRPr="00D51D96" w:rsidRDefault="00E5378D">
      <w:pPr>
        <w:spacing w:line="0" w:lineRule="atLeast"/>
        <w:rPr>
          <w:rFonts w:ascii="Arial" w:eastAsia="Arial" w:hAnsi="Arial"/>
          <w:sz w:val="24"/>
          <w:rPrChange w:id="298" w:author="Dovev Lavie" w:date="2026-09-17T14:09:00Z">
            <w:rPr>
              <w:rFonts w:ascii="Arial" w:hAnsi="Arial" w:cs="Arial"/>
            </w:rPr>
          </w:rPrChange>
        </w:rPr>
        <w:pPrChange w:id="299" w:author="Dovev Lavie" w:date="2026-09-17T14:09:00Z">
          <w:pPr>
            <w:pStyle w:val="Heading2"/>
          </w:pPr>
        </w:pPrChange>
      </w:pPr>
    </w:p>
    <w:tbl>
      <w:tblPr>
        <w:tblW w:w="5089" w:type="pct"/>
        <w:tblLayout w:type="fixed"/>
        <w:tblLook w:val="0020" w:firstRow="1" w:lastRow="0" w:firstColumn="0" w:lastColumn="0" w:noHBand="0" w:noVBand="0"/>
        <w:tblPrChange w:id="300" w:author="Dovev Lavie" w:date="2026-09-17T14:12:00Z">
          <w:tblPr>
            <w:tblW w:w="5000" w:type="pct"/>
            <w:tblLayout w:type="fixed"/>
            <w:tblLook w:val="0020" w:firstRow="1" w:lastRow="0" w:firstColumn="0" w:lastColumn="0" w:noHBand="0" w:noVBand="0"/>
          </w:tblPr>
        </w:tblPrChange>
      </w:tblPr>
      <w:tblGrid>
        <w:gridCol w:w="648"/>
        <w:gridCol w:w="2145"/>
        <w:gridCol w:w="2077"/>
        <w:gridCol w:w="1680"/>
        <w:gridCol w:w="2977"/>
        <w:tblGridChange w:id="301">
          <w:tblGrid>
            <w:gridCol w:w="648"/>
            <w:gridCol w:w="1268"/>
            <w:gridCol w:w="877"/>
            <w:gridCol w:w="1038"/>
            <w:gridCol w:w="1039"/>
            <w:gridCol w:w="876"/>
            <w:gridCol w:w="804"/>
            <w:gridCol w:w="1111"/>
            <w:gridCol w:w="1866"/>
            <w:gridCol w:w="49"/>
          </w:tblGrid>
        </w:tblGridChange>
      </w:tblGrid>
      <w:tr w:rsidR="00ED117A" w:rsidRPr="00D51D96" w14:paraId="565C6B74" w14:textId="77777777" w:rsidTr="00E5378D">
        <w:trPr>
          <w:tblHeader/>
          <w:trPrChange w:id="302" w:author="Dovev Lavie" w:date="2026-09-17T14:12:00Z">
            <w:trPr>
              <w:tblHeader/>
            </w:trPr>
          </w:trPrChange>
        </w:trPr>
        <w:tc>
          <w:tcPr>
            <w:tcW w:w="659" w:type="dxa"/>
            <w:tcBorders>
              <w:bottom w:val="single" w:sz="4" w:space="0" w:color="auto"/>
            </w:tcBorders>
            <w:tcPrChange w:id="303" w:author="Dovev Lavie" w:date="2026-09-17T14:12:00Z">
              <w:tcPr>
                <w:tcW w:w="1584" w:type="dxa"/>
                <w:gridSpan w:val="2"/>
              </w:tcPr>
            </w:tcPrChange>
          </w:tcPr>
          <w:p w14:paraId="648D6685" w14:textId="77777777" w:rsidR="00ED117A" w:rsidRPr="00D51D96" w:rsidRDefault="00ED117A">
            <w:pPr>
              <w:pStyle w:val="Compact"/>
              <w:rPr>
                <w:rFonts w:ascii="Arial" w:hAnsi="Arial" w:cs="Arial"/>
                <w:sz w:val="22"/>
                <w:szCs w:val="22"/>
                <w:rPrChange w:id="304" w:author="Dovev Lavie" w:date="2026-09-17T14:09:00Z">
                  <w:rPr>
                    <w:rFonts w:ascii="Arial" w:hAnsi="Arial" w:cs="Arial"/>
                  </w:rPr>
                </w:rPrChange>
              </w:rPr>
            </w:pPr>
            <w:r w:rsidRPr="00D51D96">
              <w:rPr>
                <w:rFonts w:ascii="Arial" w:hAnsi="Arial" w:cs="Arial"/>
                <w:sz w:val="22"/>
                <w:szCs w:val="22"/>
                <w:rPrChange w:id="305" w:author="Dovev Lavie" w:date="2026-09-17T14:09:00Z">
                  <w:rPr>
                    <w:rFonts w:ascii="Arial" w:hAnsi="Arial" w:cs="Arial"/>
                  </w:rPr>
                </w:rPrChange>
              </w:rPr>
              <w:t>#</w:t>
            </w:r>
          </w:p>
        </w:tc>
        <w:tc>
          <w:tcPr>
            <w:tcW w:w="2195" w:type="dxa"/>
            <w:tcBorders>
              <w:bottom w:val="single" w:sz="4" w:space="0" w:color="auto"/>
            </w:tcBorders>
            <w:tcPrChange w:id="306" w:author="Dovev Lavie" w:date="2026-09-17T14:12:00Z">
              <w:tcPr>
                <w:tcW w:w="1584" w:type="dxa"/>
                <w:gridSpan w:val="2"/>
              </w:tcPr>
            </w:tcPrChange>
          </w:tcPr>
          <w:p w14:paraId="1FA2F0FB" w14:textId="77777777" w:rsidR="00ED117A" w:rsidRPr="00D51D96" w:rsidRDefault="00ED117A">
            <w:pPr>
              <w:pStyle w:val="Compact"/>
              <w:rPr>
                <w:rFonts w:ascii="Arial" w:hAnsi="Arial" w:cs="Arial"/>
                <w:sz w:val="22"/>
                <w:szCs w:val="22"/>
                <w:rPrChange w:id="307" w:author="Dovev Lavie" w:date="2026-09-17T14:09:00Z">
                  <w:rPr>
                    <w:rFonts w:ascii="Arial" w:hAnsi="Arial" w:cs="Arial"/>
                  </w:rPr>
                </w:rPrChange>
              </w:rPr>
            </w:pPr>
            <w:r w:rsidRPr="00D51D96">
              <w:rPr>
                <w:rFonts w:ascii="Arial" w:hAnsi="Arial" w:cs="Arial"/>
                <w:sz w:val="22"/>
                <w:szCs w:val="22"/>
                <w:rPrChange w:id="308" w:author="Dovev Lavie" w:date="2026-09-17T14:09:00Z">
                  <w:rPr>
                    <w:rFonts w:ascii="Arial" w:hAnsi="Arial" w:cs="Arial"/>
                  </w:rPr>
                </w:rPrChange>
              </w:rPr>
              <w:t>Sub-decision mechanism</w:t>
            </w:r>
          </w:p>
        </w:tc>
        <w:tc>
          <w:tcPr>
            <w:tcW w:w="2126" w:type="dxa"/>
            <w:tcBorders>
              <w:bottom w:val="single" w:sz="4" w:space="0" w:color="auto"/>
            </w:tcBorders>
            <w:tcPrChange w:id="309" w:author="Dovev Lavie" w:date="2026-09-17T14:12:00Z">
              <w:tcPr>
                <w:tcW w:w="1584" w:type="dxa"/>
                <w:gridSpan w:val="2"/>
              </w:tcPr>
            </w:tcPrChange>
          </w:tcPr>
          <w:p w14:paraId="49039FE7" w14:textId="77777777" w:rsidR="00ED117A" w:rsidRPr="00D51D96" w:rsidRDefault="00ED117A">
            <w:pPr>
              <w:pStyle w:val="Compact"/>
              <w:rPr>
                <w:rFonts w:ascii="Arial" w:hAnsi="Arial" w:cs="Arial"/>
                <w:sz w:val="22"/>
                <w:szCs w:val="22"/>
                <w:rPrChange w:id="310" w:author="Dovev Lavie" w:date="2026-09-17T14:09:00Z">
                  <w:rPr>
                    <w:rFonts w:ascii="Arial" w:hAnsi="Arial" w:cs="Arial"/>
                  </w:rPr>
                </w:rPrChange>
              </w:rPr>
            </w:pPr>
            <w:r w:rsidRPr="00D51D96">
              <w:rPr>
                <w:rFonts w:ascii="Arial" w:hAnsi="Arial" w:cs="Arial"/>
                <w:sz w:val="22"/>
                <w:szCs w:val="22"/>
                <w:rPrChange w:id="311" w:author="Dovev Lavie" w:date="2026-09-17T14:09:00Z">
                  <w:rPr>
                    <w:rFonts w:ascii="Arial" w:hAnsi="Arial" w:cs="Arial"/>
                  </w:rPr>
                </w:rPrChange>
              </w:rPr>
              <w:t>Predictors</w:t>
            </w:r>
          </w:p>
        </w:tc>
        <w:tc>
          <w:tcPr>
            <w:tcW w:w="1718" w:type="dxa"/>
            <w:tcBorders>
              <w:bottom w:val="single" w:sz="4" w:space="0" w:color="auto"/>
            </w:tcBorders>
            <w:tcPrChange w:id="312" w:author="Dovev Lavie" w:date="2026-09-17T14:12:00Z">
              <w:tcPr>
                <w:tcW w:w="1584" w:type="dxa"/>
                <w:gridSpan w:val="2"/>
              </w:tcPr>
            </w:tcPrChange>
          </w:tcPr>
          <w:p w14:paraId="2B1A4F24" w14:textId="77777777" w:rsidR="00ED117A" w:rsidRPr="00D51D96" w:rsidRDefault="00ED117A">
            <w:pPr>
              <w:pStyle w:val="Compact"/>
              <w:rPr>
                <w:rFonts w:ascii="Arial" w:hAnsi="Arial" w:cs="Arial"/>
                <w:sz w:val="22"/>
                <w:szCs w:val="22"/>
                <w:rPrChange w:id="313" w:author="Dovev Lavie" w:date="2026-09-17T14:09:00Z">
                  <w:rPr>
                    <w:rFonts w:ascii="Arial" w:hAnsi="Arial" w:cs="Arial"/>
                  </w:rPr>
                </w:rPrChange>
              </w:rPr>
            </w:pPr>
            <w:r w:rsidRPr="00D51D96">
              <w:rPr>
                <w:rFonts w:ascii="Arial" w:hAnsi="Arial" w:cs="Arial"/>
                <w:sz w:val="22"/>
                <w:szCs w:val="22"/>
                <w:rPrChange w:id="314" w:author="Dovev Lavie" w:date="2026-09-17T14:09:00Z">
                  <w:rPr>
                    <w:rFonts w:ascii="Arial" w:hAnsi="Arial" w:cs="Arial"/>
                  </w:rPr>
                </w:rPrChange>
              </w:rPr>
              <w:t>Output</w:t>
            </w:r>
          </w:p>
        </w:tc>
        <w:tc>
          <w:tcPr>
            <w:tcW w:w="3049" w:type="dxa"/>
            <w:tcBorders>
              <w:bottom w:val="single" w:sz="4" w:space="0" w:color="auto"/>
            </w:tcBorders>
            <w:tcPrChange w:id="315" w:author="Dovev Lavie" w:date="2026-09-17T14:12:00Z">
              <w:tcPr>
                <w:tcW w:w="1584" w:type="dxa"/>
                <w:gridSpan w:val="2"/>
              </w:tcPr>
            </w:tcPrChange>
          </w:tcPr>
          <w:p w14:paraId="2B5AD2F9" w14:textId="77777777" w:rsidR="00ED117A" w:rsidRPr="00D51D96" w:rsidRDefault="00ED117A">
            <w:pPr>
              <w:pStyle w:val="Compact"/>
              <w:rPr>
                <w:rFonts w:ascii="Arial" w:hAnsi="Arial" w:cs="Arial"/>
                <w:sz w:val="22"/>
                <w:szCs w:val="22"/>
                <w:rPrChange w:id="316" w:author="Dovev Lavie" w:date="2026-09-17T14:09:00Z">
                  <w:rPr>
                    <w:rFonts w:ascii="Arial" w:hAnsi="Arial" w:cs="Arial"/>
                  </w:rPr>
                </w:rPrChange>
              </w:rPr>
            </w:pPr>
            <w:r w:rsidRPr="00D51D96">
              <w:rPr>
                <w:rFonts w:ascii="Arial" w:hAnsi="Arial" w:cs="Arial"/>
                <w:sz w:val="22"/>
                <w:szCs w:val="22"/>
                <w:rPrChange w:id="317" w:author="Dovev Lavie" w:date="2026-09-17T14:09:00Z">
                  <w:rPr>
                    <w:rFonts w:ascii="Arial" w:hAnsi="Arial" w:cs="Arial"/>
                  </w:rPr>
                </w:rPrChange>
              </w:rPr>
              <w:t>Priority sequence</w:t>
            </w:r>
          </w:p>
        </w:tc>
      </w:tr>
      <w:tr w:rsidR="00ED117A" w:rsidRPr="00D51D96" w14:paraId="79439170" w14:textId="77777777" w:rsidTr="00E5378D">
        <w:tc>
          <w:tcPr>
            <w:tcW w:w="659" w:type="dxa"/>
            <w:tcBorders>
              <w:top w:val="single" w:sz="4" w:space="0" w:color="auto"/>
            </w:tcBorders>
            <w:tcPrChange w:id="318" w:author="Dovev Lavie" w:date="2026-09-17T14:12:00Z">
              <w:tcPr>
                <w:tcW w:w="1584" w:type="dxa"/>
                <w:gridSpan w:val="2"/>
              </w:tcPr>
            </w:tcPrChange>
          </w:tcPr>
          <w:p w14:paraId="3293288B" w14:textId="77777777" w:rsidR="00ED117A" w:rsidRPr="00D51D96" w:rsidRDefault="00ED117A">
            <w:pPr>
              <w:pStyle w:val="Compact"/>
              <w:rPr>
                <w:rFonts w:ascii="Arial" w:hAnsi="Arial" w:cs="Arial"/>
                <w:sz w:val="22"/>
                <w:szCs w:val="22"/>
                <w:rPrChange w:id="319" w:author="Dovev Lavie" w:date="2026-09-17T14:09:00Z">
                  <w:rPr>
                    <w:rFonts w:ascii="Arial" w:hAnsi="Arial" w:cs="Arial"/>
                  </w:rPr>
                </w:rPrChange>
              </w:rPr>
            </w:pPr>
            <w:r w:rsidRPr="00D51D96">
              <w:rPr>
                <w:rFonts w:ascii="Arial" w:hAnsi="Arial" w:cs="Arial"/>
                <w:sz w:val="22"/>
                <w:szCs w:val="22"/>
                <w:rPrChange w:id="320" w:author="Dovev Lavie" w:date="2026-09-17T14:09:00Z">
                  <w:rPr>
                    <w:rFonts w:ascii="Arial" w:hAnsi="Arial" w:cs="Arial"/>
                  </w:rPr>
                </w:rPrChange>
              </w:rPr>
              <w:t>1</w:t>
            </w:r>
          </w:p>
        </w:tc>
        <w:tc>
          <w:tcPr>
            <w:tcW w:w="2195" w:type="dxa"/>
            <w:tcBorders>
              <w:top w:val="single" w:sz="4" w:space="0" w:color="auto"/>
            </w:tcBorders>
            <w:tcPrChange w:id="321" w:author="Dovev Lavie" w:date="2026-09-17T14:12:00Z">
              <w:tcPr>
                <w:tcW w:w="1584" w:type="dxa"/>
                <w:gridSpan w:val="2"/>
              </w:tcPr>
            </w:tcPrChange>
          </w:tcPr>
          <w:p w14:paraId="52872972" w14:textId="77777777" w:rsidR="00ED117A" w:rsidRPr="00D51D96" w:rsidRDefault="00ED117A">
            <w:pPr>
              <w:pStyle w:val="Compact"/>
              <w:rPr>
                <w:rFonts w:ascii="Arial" w:hAnsi="Arial" w:cs="Arial"/>
                <w:sz w:val="22"/>
                <w:szCs w:val="22"/>
                <w:rPrChange w:id="322" w:author="Dovev Lavie" w:date="2026-09-17T14:09:00Z">
                  <w:rPr>
                    <w:rFonts w:ascii="Arial" w:hAnsi="Arial" w:cs="Arial"/>
                  </w:rPr>
                </w:rPrChange>
              </w:rPr>
            </w:pPr>
            <w:r w:rsidRPr="00D51D96">
              <w:rPr>
                <w:rFonts w:ascii="Arial" w:hAnsi="Arial" w:cs="Arial"/>
                <w:sz w:val="22"/>
                <w:szCs w:val="22"/>
                <w:rPrChange w:id="323" w:author="Dovev Lavie" w:date="2026-09-17T14:09:00Z">
                  <w:rPr>
                    <w:rFonts w:ascii="Arial" w:hAnsi="Arial" w:cs="Arial"/>
                  </w:rPr>
                </w:rPrChange>
              </w:rPr>
              <w:t>Options List Length (Tendency to Plan)</w:t>
            </w:r>
          </w:p>
        </w:tc>
        <w:tc>
          <w:tcPr>
            <w:tcW w:w="2126" w:type="dxa"/>
            <w:tcBorders>
              <w:top w:val="single" w:sz="4" w:space="0" w:color="auto"/>
            </w:tcBorders>
            <w:tcPrChange w:id="324" w:author="Dovev Lavie" w:date="2026-09-17T14:12:00Z">
              <w:tcPr>
                <w:tcW w:w="1584" w:type="dxa"/>
                <w:gridSpan w:val="2"/>
              </w:tcPr>
            </w:tcPrChange>
          </w:tcPr>
          <w:p w14:paraId="264DE929" w14:textId="77777777" w:rsidR="00ED117A" w:rsidRPr="00D51D96" w:rsidRDefault="00ED117A">
            <w:pPr>
              <w:pStyle w:val="Compact"/>
              <w:rPr>
                <w:rFonts w:ascii="Arial" w:hAnsi="Arial" w:cs="Arial"/>
                <w:sz w:val="22"/>
                <w:szCs w:val="22"/>
                <w:rPrChange w:id="325" w:author="Dovev Lavie" w:date="2026-09-17T14:09:00Z">
                  <w:rPr>
                    <w:rFonts w:ascii="Arial" w:hAnsi="Arial" w:cs="Arial"/>
                  </w:rPr>
                </w:rPrChange>
              </w:rPr>
            </w:pPr>
            <w:r w:rsidRPr="00D51D96">
              <w:rPr>
                <w:rFonts w:ascii="Arial" w:hAnsi="Arial" w:cs="Arial"/>
                <w:sz w:val="22"/>
                <w:szCs w:val="22"/>
                <w:rPrChange w:id="326" w:author="Dovev Lavie" w:date="2026-09-17T14:09:00Z">
                  <w:rPr>
                    <w:rFonts w:ascii="Arial" w:hAnsi="Arial" w:cs="Arial"/>
                  </w:rPr>
                </w:rPrChange>
              </w:rPr>
              <w:t>Extraversion, Agreeableness, Neuroticism, Conscientiousness, Education</w:t>
            </w:r>
          </w:p>
        </w:tc>
        <w:tc>
          <w:tcPr>
            <w:tcW w:w="1718" w:type="dxa"/>
            <w:tcBorders>
              <w:top w:val="single" w:sz="4" w:space="0" w:color="auto"/>
            </w:tcBorders>
            <w:tcPrChange w:id="327" w:author="Dovev Lavie" w:date="2026-09-17T14:12:00Z">
              <w:tcPr>
                <w:tcW w:w="1584" w:type="dxa"/>
                <w:gridSpan w:val="2"/>
              </w:tcPr>
            </w:tcPrChange>
          </w:tcPr>
          <w:p w14:paraId="15F68F35" w14:textId="77777777" w:rsidR="00ED117A" w:rsidRPr="00D51D96" w:rsidRDefault="00ED117A">
            <w:pPr>
              <w:pStyle w:val="Compact"/>
              <w:rPr>
                <w:rFonts w:ascii="Arial" w:hAnsi="Arial" w:cs="Arial"/>
                <w:sz w:val="22"/>
                <w:szCs w:val="22"/>
                <w:rPrChange w:id="328" w:author="Dovev Lavie" w:date="2026-09-17T14:09:00Z">
                  <w:rPr>
                    <w:rFonts w:ascii="Arial" w:hAnsi="Arial" w:cs="Arial"/>
                  </w:rPr>
                </w:rPrChange>
              </w:rPr>
            </w:pPr>
            <w:r w:rsidRPr="00D51D96">
              <w:rPr>
                <w:rFonts w:ascii="Arial" w:hAnsi="Arial" w:cs="Arial"/>
                <w:sz w:val="22"/>
                <w:szCs w:val="22"/>
                <w:rPrChange w:id="329" w:author="Dovev Lavie" w:date="2026-09-17T14:09:00Z">
                  <w:rPr>
                    <w:rFonts w:ascii="Arial" w:hAnsi="Arial" w:cs="Arial"/>
                  </w:rPr>
                </w:rPrChange>
              </w:rPr>
              <w:t xml:space="preserve">Number of </w:t>
            </w:r>
            <w:ins w:id="330" w:author="Dovev Lavie" w:date="2026-09-17T14:11:00Z">
              <w:r w:rsidR="00E5378D" w:rsidRPr="00D51D96">
                <w:rPr>
                  <w:rFonts w:ascii="Arial" w:hAnsi="Arial" w:cs="Arial"/>
                  <w:sz w:val="22"/>
                  <w:szCs w:val="22"/>
                </w:rPr>
                <w:t xml:space="preserve"> </w:t>
              </w:r>
            </w:ins>
            <w:r w:rsidRPr="00D51D96">
              <w:rPr>
                <w:rFonts w:ascii="Arial" w:hAnsi="Arial" w:cs="Arial"/>
                <w:sz w:val="22"/>
                <w:szCs w:val="22"/>
                <w:rPrChange w:id="331" w:author="Dovev Lavie" w:date="2026-09-17T14:09:00Z">
                  <w:rPr>
                    <w:rFonts w:ascii="Arial" w:hAnsi="Arial" w:cs="Arial"/>
                  </w:rPr>
                </w:rPrChange>
              </w:rPr>
              <w:t>pre-selected options (0–5)</w:t>
            </w:r>
          </w:p>
        </w:tc>
        <w:tc>
          <w:tcPr>
            <w:tcW w:w="3049" w:type="dxa"/>
            <w:tcBorders>
              <w:top w:val="single" w:sz="4" w:space="0" w:color="auto"/>
            </w:tcBorders>
            <w:tcPrChange w:id="332" w:author="Dovev Lavie" w:date="2026-09-17T14:12:00Z">
              <w:tcPr>
                <w:tcW w:w="1584" w:type="dxa"/>
                <w:gridSpan w:val="2"/>
              </w:tcPr>
            </w:tcPrChange>
          </w:tcPr>
          <w:p w14:paraId="2EE09868" w14:textId="77777777" w:rsidR="00ED117A" w:rsidRPr="00D51D96" w:rsidRDefault="00ED117A">
            <w:pPr>
              <w:pStyle w:val="Compact"/>
              <w:rPr>
                <w:rFonts w:ascii="Arial" w:hAnsi="Arial" w:cs="Arial"/>
                <w:sz w:val="22"/>
                <w:szCs w:val="22"/>
                <w:rPrChange w:id="333" w:author="Dovev Lavie" w:date="2026-09-17T14:09:00Z">
                  <w:rPr>
                    <w:rFonts w:ascii="Arial" w:hAnsi="Arial" w:cs="Arial"/>
                  </w:rPr>
                </w:rPrChange>
              </w:rPr>
            </w:pPr>
            <w:r w:rsidRPr="00D51D96">
              <w:rPr>
                <w:rFonts w:ascii="Arial" w:hAnsi="Arial" w:cs="Arial"/>
                <w:sz w:val="22"/>
                <w:szCs w:val="22"/>
                <w:rPrChange w:id="334" w:author="Dovev Lavie" w:date="2026-09-17T14:09:00Z">
                  <w:rPr>
                    <w:rFonts w:ascii="Arial" w:hAnsi="Arial" w:cs="Arial"/>
                  </w:rPr>
                </w:rPrChange>
              </w:rPr>
              <w:t>—</w:t>
            </w:r>
          </w:p>
        </w:tc>
      </w:tr>
      <w:tr w:rsidR="00ED117A" w:rsidRPr="00D51D96" w14:paraId="753C690D" w14:textId="77777777" w:rsidTr="00E5378D">
        <w:tc>
          <w:tcPr>
            <w:tcW w:w="659" w:type="dxa"/>
            <w:tcPrChange w:id="335" w:author="Dovev Lavie" w:date="2026-09-17T14:12:00Z">
              <w:tcPr>
                <w:tcW w:w="1584" w:type="dxa"/>
                <w:gridSpan w:val="2"/>
              </w:tcPr>
            </w:tcPrChange>
          </w:tcPr>
          <w:p w14:paraId="302F76B7" w14:textId="77777777" w:rsidR="00ED117A" w:rsidRPr="00D51D96" w:rsidRDefault="00ED117A">
            <w:pPr>
              <w:pStyle w:val="Compact"/>
              <w:rPr>
                <w:rFonts w:ascii="Arial" w:hAnsi="Arial" w:cs="Arial"/>
                <w:sz w:val="22"/>
                <w:szCs w:val="22"/>
                <w:rPrChange w:id="336" w:author="Dovev Lavie" w:date="2026-09-17T14:09:00Z">
                  <w:rPr>
                    <w:rFonts w:ascii="Arial" w:hAnsi="Arial" w:cs="Arial"/>
                  </w:rPr>
                </w:rPrChange>
              </w:rPr>
            </w:pPr>
            <w:r w:rsidRPr="00D51D96">
              <w:rPr>
                <w:rFonts w:ascii="Arial" w:hAnsi="Arial" w:cs="Arial"/>
                <w:sz w:val="22"/>
                <w:szCs w:val="22"/>
                <w:rPrChange w:id="337" w:author="Dovev Lavie" w:date="2026-09-17T14:09:00Z">
                  <w:rPr>
                    <w:rFonts w:ascii="Arial" w:hAnsi="Arial" w:cs="Arial"/>
                  </w:rPr>
                </w:rPrChange>
              </w:rPr>
              <w:t>2</w:t>
            </w:r>
          </w:p>
        </w:tc>
        <w:tc>
          <w:tcPr>
            <w:tcW w:w="2195" w:type="dxa"/>
            <w:tcPrChange w:id="338" w:author="Dovev Lavie" w:date="2026-09-17T14:12:00Z">
              <w:tcPr>
                <w:tcW w:w="1584" w:type="dxa"/>
                <w:gridSpan w:val="2"/>
              </w:tcPr>
            </w:tcPrChange>
          </w:tcPr>
          <w:p w14:paraId="27EA1C14" w14:textId="77777777" w:rsidR="00ED117A" w:rsidRPr="00D51D96" w:rsidRDefault="00ED117A">
            <w:pPr>
              <w:pStyle w:val="Compact"/>
              <w:rPr>
                <w:rFonts w:ascii="Arial" w:hAnsi="Arial" w:cs="Arial"/>
                <w:sz w:val="22"/>
                <w:szCs w:val="22"/>
                <w:rPrChange w:id="339" w:author="Dovev Lavie" w:date="2026-09-17T14:09:00Z">
                  <w:rPr>
                    <w:rFonts w:ascii="Arial" w:hAnsi="Arial" w:cs="Arial"/>
                  </w:rPr>
                </w:rPrChange>
              </w:rPr>
            </w:pPr>
            <w:r w:rsidRPr="00D51D96">
              <w:rPr>
                <w:rFonts w:ascii="Arial" w:hAnsi="Arial" w:cs="Arial"/>
                <w:sz w:val="22"/>
                <w:szCs w:val="22"/>
                <w:rPrChange w:id="340" w:author="Dovev Lavie" w:date="2026-09-17T14:09:00Z">
                  <w:rPr>
                    <w:rFonts w:ascii="Arial" w:hAnsi="Arial" w:cs="Arial"/>
                  </w:rPr>
                </w:rPrChange>
              </w:rPr>
              <w:t>Loyalty Ranking</w:t>
            </w:r>
          </w:p>
        </w:tc>
        <w:tc>
          <w:tcPr>
            <w:tcW w:w="2126" w:type="dxa"/>
            <w:tcPrChange w:id="341" w:author="Dovev Lavie" w:date="2026-09-17T14:12:00Z">
              <w:tcPr>
                <w:tcW w:w="1584" w:type="dxa"/>
                <w:gridSpan w:val="2"/>
              </w:tcPr>
            </w:tcPrChange>
          </w:tcPr>
          <w:p w14:paraId="5B43FDAF" w14:textId="77777777" w:rsidR="00ED117A" w:rsidRPr="00D51D96" w:rsidRDefault="00ED117A">
            <w:pPr>
              <w:pStyle w:val="Compact"/>
              <w:rPr>
                <w:rFonts w:ascii="Arial" w:hAnsi="Arial" w:cs="Arial"/>
                <w:sz w:val="22"/>
                <w:szCs w:val="22"/>
                <w:rPrChange w:id="342" w:author="Dovev Lavie" w:date="2026-09-17T14:09:00Z">
                  <w:rPr>
                    <w:rFonts w:ascii="Arial" w:hAnsi="Arial" w:cs="Arial"/>
                  </w:rPr>
                </w:rPrChange>
              </w:rPr>
            </w:pPr>
            <w:r w:rsidRPr="00D51D96">
              <w:rPr>
                <w:rFonts w:ascii="Arial" w:hAnsi="Arial" w:cs="Arial"/>
                <w:sz w:val="22"/>
                <w:szCs w:val="22"/>
                <w:rPrChange w:id="343" w:author="Dovev Lavie" w:date="2026-09-17T14:09:00Z">
                  <w:rPr>
                    <w:rFonts w:ascii="Arial" w:hAnsi="Arial" w:cs="Arial"/>
                  </w:rPr>
                </w:rPrChange>
              </w:rPr>
              <w:t>Extraversion, Openness, Agreeableness</w:t>
            </w:r>
          </w:p>
        </w:tc>
        <w:tc>
          <w:tcPr>
            <w:tcW w:w="1718" w:type="dxa"/>
            <w:tcPrChange w:id="344" w:author="Dovev Lavie" w:date="2026-09-17T14:12:00Z">
              <w:tcPr>
                <w:tcW w:w="1584" w:type="dxa"/>
                <w:gridSpan w:val="2"/>
              </w:tcPr>
            </w:tcPrChange>
          </w:tcPr>
          <w:p w14:paraId="5A681B48" w14:textId="77777777" w:rsidR="00ED117A" w:rsidRPr="00D51D96" w:rsidRDefault="00ED117A">
            <w:pPr>
              <w:pStyle w:val="Compact"/>
              <w:rPr>
                <w:rFonts w:ascii="Arial" w:hAnsi="Arial" w:cs="Arial"/>
                <w:sz w:val="22"/>
                <w:szCs w:val="22"/>
                <w:rPrChange w:id="345" w:author="Dovev Lavie" w:date="2026-09-17T14:09:00Z">
                  <w:rPr>
                    <w:rFonts w:ascii="Arial" w:hAnsi="Arial" w:cs="Arial"/>
                  </w:rPr>
                </w:rPrChange>
              </w:rPr>
            </w:pPr>
            <w:r w:rsidRPr="00D51D96">
              <w:rPr>
                <w:rFonts w:ascii="Arial" w:hAnsi="Arial" w:cs="Arial"/>
                <w:sz w:val="22"/>
                <w:szCs w:val="22"/>
                <w:rPrChange w:id="346" w:author="Dovev Lavie" w:date="2026-09-17T14:09:00Z">
                  <w:rPr>
                    <w:rFonts w:ascii="Arial" w:hAnsi="Arial" w:cs="Arial"/>
                  </w:rPr>
                </w:rPrChange>
              </w:rPr>
              <w:t>Priority list of options</w:t>
            </w:r>
          </w:p>
        </w:tc>
        <w:tc>
          <w:tcPr>
            <w:tcW w:w="3049" w:type="dxa"/>
            <w:tcPrChange w:id="347" w:author="Dovev Lavie" w:date="2026-09-17T14:12:00Z">
              <w:tcPr>
                <w:tcW w:w="1584" w:type="dxa"/>
                <w:gridSpan w:val="2"/>
              </w:tcPr>
            </w:tcPrChange>
          </w:tcPr>
          <w:p w14:paraId="66EB8AE5" w14:textId="77777777" w:rsidR="00ED117A" w:rsidRPr="00D51D96" w:rsidRDefault="00ED117A">
            <w:pPr>
              <w:pStyle w:val="Compact"/>
              <w:rPr>
                <w:rFonts w:ascii="Arial" w:hAnsi="Arial" w:cs="Arial"/>
                <w:sz w:val="22"/>
                <w:szCs w:val="22"/>
                <w:rPrChange w:id="348" w:author="Dovev Lavie" w:date="2026-09-17T14:09:00Z">
                  <w:rPr>
                    <w:rFonts w:ascii="Arial" w:hAnsi="Arial" w:cs="Arial"/>
                  </w:rPr>
                </w:rPrChange>
              </w:rPr>
            </w:pPr>
            <w:r w:rsidRPr="00D51D96">
              <w:rPr>
                <w:rFonts w:ascii="Arial" w:hAnsi="Arial" w:cs="Arial"/>
                <w:sz w:val="22"/>
                <w:szCs w:val="22"/>
                <w:rPrChange w:id="349" w:author="Dovev Lavie" w:date="2026-09-17T14:09:00Z">
                  <w:rPr>
                    <w:rFonts w:ascii="Arial" w:hAnsi="Arial" w:cs="Arial"/>
                  </w:rPr>
                </w:rPrChange>
              </w:rPr>
              <w:t>Option 3 → 1 → 4 → 5 → 2</w:t>
            </w:r>
          </w:p>
        </w:tc>
      </w:tr>
      <w:tr w:rsidR="00ED117A" w:rsidRPr="00D51D96" w14:paraId="52C8A7AA" w14:textId="77777777" w:rsidTr="00E5378D">
        <w:tc>
          <w:tcPr>
            <w:tcW w:w="659" w:type="dxa"/>
            <w:tcPrChange w:id="350" w:author="Dovev Lavie" w:date="2026-09-17T14:12:00Z">
              <w:tcPr>
                <w:tcW w:w="1584" w:type="dxa"/>
                <w:gridSpan w:val="2"/>
              </w:tcPr>
            </w:tcPrChange>
          </w:tcPr>
          <w:p w14:paraId="29970D36" w14:textId="77777777" w:rsidR="00ED117A" w:rsidRPr="00D51D96" w:rsidRDefault="00ED117A">
            <w:pPr>
              <w:pStyle w:val="Compact"/>
              <w:rPr>
                <w:rFonts w:ascii="Arial" w:hAnsi="Arial" w:cs="Arial"/>
                <w:sz w:val="22"/>
                <w:szCs w:val="22"/>
                <w:rPrChange w:id="351" w:author="Dovev Lavie" w:date="2026-09-17T14:09:00Z">
                  <w:rPr>
                    <w:rFonts w:ascii="Arial" w:hAnsi="Arial" w:cs="Arial"/>
                  </w:rPr>
                </w:rPrChange>
              </w:rPr>
            </w:pPr>
            <w:r w:rsidRPr="00D51D96">
              <w:rPr>
                <w:rFonts w:ascii="Arial" w:hAnsi="Arial" w:cs="Arial"/>
                <w:sz w:val="22"/>
                <w:szCs w:val="22"/>
                <w:rPrChange w:id="352" w:author="Dovev Lavie" w:date="2026-09-17T14:09:00Z">
                  <w:rPr>
                    <w:rFonts w:ascii="Arial" w:hAnsi="Arial" w:cs="Arial"/>
                  </w:rPr>
                </w:rPrChange>
              </w:rPr>
              <w:t>3</w:t>
            </w:r>
          </w:p>
        </w:tc>
        <w:tc>
          <w:tcPr>
            <w:tcW w:w="2195" w:type="dxa"/>
            <w:tcPrChange w:id="353" w:author="Dovev Lavie" w:date="2026-09-17T14:12:00Z">
              <w:tcPr>
                <w:tcW w:w="1584" w:type="dxa"/>
                <w:gridSpan w:val="2"/>
              </w:tcPr>
            </w:tcPrChange>
          </w:tcPr>
          <w:p w14:paraId="22E2A344" w14:textId="77777777" w:rsidR="00ED117A" w:rsidRPr="00D51D96" w:rsidRDefault="00ED117A">
            <w:pPr>
              <w:pStyle w:val="Compact"/>
              <w:rPr>
                <w:rFonts w:ascii="Arial" w:hAnsi="Arial" w:cs="Arial"/>
                <w:sz w:val="22"/>
                <w:szCs w:val="22"/>
                <w:rPrChange w:id="354" w:author="Dovev Lavie" w:date="2026-09-17T14:09:00Z">
                  <w:rPr>
                    <w:rFonts w:ascii="Arial" w:hAnsi="Arial" w:cs="Arial"/>
                  </w:rPr>
                </w:rPrChange>
              </w:rPr>
            </w:pPr>
            <w:r w:rsidRPr="00D51D96">
              <w:rPr>
                <w:rFonts w:ascii="Arial" w:hAnsi="Arial" w:cs="Arial"/>
                <w:sz w:val="22"/>
                <w:szCs w:val="22"/>
                <w:rPrChange w:id="355" w:author="Dovev Lavie" w:date="2026-09-17T14:09:00Z">
                  <w:rPr>
                    <w:rFonts w:ascii="Arial" w:hAnsi="Arial" w:cs="Arial"/>
                  </w:rPr>
                </w:rPrChange>
              </w:rPr>
              <w:t>Willingness-to-Pay Ranking</w:t>
            </w:r>
          </w:p>
        </w:tc>
        <w:tc>
          <w:tcPr>
            <w:tcW w:w="2126" w:type="dxa"/>
            <w:tcPrChange w:id="356" w:author="Dovev Lavie" w:date="2026-09-17T14:12:00Z">
              <w:tcPr>
                <w:tcW w:w="1584" w:type="dxa"/>
                <w:gridSpan w:val="2"/>
              </w:tcPr>
            </w:tcPrChange>
          </w:tcPr>
          <w:p w14:paraId="6B9E2897" w14:textId="77777777" w:rsidR="00ED117A" w:rsidRPr="00D51D96" w:rsidRDefault="00ED117A">
            <w:pPr>
              <w:pStyle w:val="Compact"/>
              <w:rPr>
                <w:rFonts w:ascii="Arial" w:hAnsi="Arial" w:cs="Arial"/>
                <w:sz w:val="22"/>
                <w:szCs w:val="22"/>
                <w:rPrChange w:id="357" w:author="Dovev Lavie" w:date="2026-09-17T14:09:00Z">
                  <w:rPr>
                    <w:rFonts w:ascii="Arial" w:hAnsi="Arial" w:cs="Arial"/>
                  </w:rPr>
                </w:rPrChange>
              </w:rPr>
            </w:pPr>
            <w:r w:rsidRPr="00D51D96">
              <w:rPr>
                <w:rFonts w:ascii="Arial" w:hAnsi="Arial" w:cs="Arial"/>
                <w:sz w:val="22"/>
                <w:szCs w:val="22"/>
                <w:rPrChange w:id="358" w:author="Dovev Lavie" w:date="2026-09-17T14:09:00Z">
                  <w:rPr>
                    <w:rFonts w:ascii="Arial" w:hAnsi="Arial" w:cs="Arial"/>
                  </w:rPr>
                </w:rPrChange>
              </w:rPr>
              <w:t>Extraversion, Agreeableness, Income</w:t>
            </w:r>
          </w:p>
        </w:tc>
        <w:tc>
          <w:tcPr>
            <w:tcW w:w="1718" w:type="dxa"/>
            <w:tcPrChange w:id="359" w:author="Dovev Lavie" w:date="2026-09-17T14:12:00Z">
              <w:tcPr>
                <w:tcW w:w="1584" w:type="dxa"/>
                <w:gridSpan w:val="2"/>
              </w:tcPr>
            </w:tcPrChange>
          </w:tcPr>
          <w:p w14:paraId="2D880E3C" w14:textId="77777777" w:rsidR="00ED117A" w:rsidRPr="00D51D96" w:rsidRDefault="00ED117A">
            <w:pPr>
              <w:pStyle w:val="Compact"/>
              <w:rPr>
                <w:rFonts w:ascii="Arial" w:hAnsi="Arial" w:cs="Arial"/>
                <w:sz w:val="22"/>
                <w:szCs w:val="22"/>
                <w:rPrChange w:id="360" w:author="Dovev Lavie" w:date="2026-09-17T14:09:00Z">
                  <w:rPr>
                    <w:rFonts w:ascii="Arial" w:hAnsi="Arial" w:cs="Arial"/>
                  </w:rPr>
                </w:rPrChange>
              </w:rPr>
            </w:pPr>
            <w:r w:rsidRPr="00D51D96">
              <w:rPr>
                <w:rFonts w:ascii="Arial" w:hAnsi="Arial" w:cs="Arial"/>
                <w:sz w:val="22"/>
                <w:szCs w:val="22"/>
                <w:rPrChange w:id="361" w:author="Dovev Lavie" w:date="2026-09-17T14:09:00Z">
                  <w:rPr>
                    <w:rFonts w:ascii="Arial" w:hAnsi="Arial" w:cs="Arial"/>
                  </w:rPr>
                </w:rPrChange>
              </w:rPr>
              <w:t>Priority list of options</w:t>
            </w:r>
          </w:p>
        </w:tc>
        <w:tc>
          <w:tcPr>
            <w:tcW w:w="3049" w:type="dxa"/>
            <w:tcPrChange w:id="362" w:author="Dovev Lavie" w:date="2026-09-17T14:12:00Z">
              <w:tcPr>
                <w:tcW w:w="1584" w:type="dxa"/>
                <w:gridSpan w:val="2"/>
              </w:tcPr>
            </w:tcPrChange>
          </w:tcPr>
          <w:p w14:paraId="5796E47E" w14:textId="77777777" w:rsidR="00ED117A" w:rsidRPr="00D51D96" w:rsidRDefault="00ED117A">
            <w:pPr>
              <w:pStyle w:val="Compact"/>
              <w:rPr>
                <w:rFonts w:ascii="Arial" w:hAnsi="Arial" w:cs="Arial"/>
                <w:sz w:val="22"/>
                <w:szCs w:val="22"/>
                <w:rPrChange w:id="363" w:author="Dovev Lavie" w:date="2026-09-17T14:09:00Z">
                  <w:rPr>
                    <w:rFonts w:ascii="Arial" w:hAnsi="Arial" w:cs="Arial"/>
                  </w:rPr>
                </w:rPrChange>
              </w:rPr>
            </w:pPr>
            <w:r w:rsidRPr="00D51D96">
              <w:rPr>
                <w:rFonts w:ascii="Arial" w:hAnsi="Arial" w:cs="Arial"/>
                <w:sz w:val="22"/>
                <w:szCs w:val="22"/>
                <w:rPrChange w:id="364" w:author="Dovev Lavie" w:date="2026-09-17T14:09:00Z">
                  <w:rPr>
                    <w:rFonts w:ascii="Arial" w:hAnsi="Arial" w:cs="Arial"/>
                  </w:rPr>
                </w:rPrChange>
              </w:rPr>
              <w:t>Option 3 → 2 → 1 → 4 → 5</w:t>
            </w:r>
          </w:p>
        </w:tc>
      </w:tr>
      <w:tr w:rsidR="00ED117A" w:rsidRPr="00D51D96" w14:paraId="43AE9BA9" w14:textId="77777777" w:rsidTr="00E5378D">
        <w:tc>
          <w:tcPr>
            <w:tcW w:w="659" w:type="dxa"/>
            <w:tcPrChange w:id="365" w:author="Dovev Lavie" w:date="2026-09-17T14:12:00Z">
              <w:tcPr>
                <w:tcW w:w="1584" w:type="dxa"/>
                <w:gridSpan w:val="2"/>
              </w:tcPr>
            </w:tcPrChange>
          </w:tcPr>
          <w:p w14:paraId="76D50231" w14:textId="77777777" w:rsidR="00ED117A" w:rsidRPr="00D51D96" w:rsidRDefault="00ED117A">
            <w:pPr>
              <w:pStyle w:val="Compact"/>
              <w:rPr>
                <w:rFonts w:ascii="Arial" w:hAnsi="Arial" w:cs="Arial"/>
                <w:sz w:val="22"/>
                <w:szCs w:val="22"/>
                <w:rPrChange w:id="366" w:author="Dovev Lavie" w:date="2026-09-17T14:09:00Z">
                  <w:rPr>
                    <w:rFonts w:ascii="Arial" w:hAnsi="Arial" w:cs="Arial"/>
                  </w:rPr>
                </w:rPrChange>
              </w:rPr>
            </w:pPr>
            <w:r w:rsidRPr="00D51D96">
              <w:rPr>
                <w:rFonts w:ascii="Arial" w:hAnsi="Arial" w:cs="Arial"/>
                <w:sz w:val="22"/>
                <w:szCs w:val="22"/>
                <w:rPrChange w:id="367" w:author="Dovev Lavie" w:date="2026-09-17T14:09:00Z">
                  <w:rPr>
                    <w:rFonts w:ascii="Arial" w:hAnsi="Arial" w:cs="Arial"/>
                  </w:rPr>
                </w:rPrChange>
              </w:rPr>
              <w:t>4</w:t>
            </w:r>
          </w:p>
        </w:tc>
        <w:tc>
          <w:tcPr>
            <w:tcW w:w="2195" w:type="dxa"/>
            <w:tcPrChange w:id="368" w:author="Dovev Lavie" w:date="2026-09-17T14:12:00Z">
              <w:tcPr>
                <w:tcW w:w="1584" w:type="dxa"/>
                <w:gridSpan w:val="2"/>
              </w:tcPr>
            </w:tcPrChange>
          </w:tcPr>
          <w:p w14:paraId="64C1FF0B" w14:textId="77777777" w:rsidR="00ED117A" w:rsidRPr="00D51D96" w:rsidRDefault="00ED117A">
            <w:pPr>
              <w:pStyle w:val="Compact"/>
              <w:rPr>
                <w:rFonts w:ascii="Arial" w:hAnsi="Arial" w:cs="Arial"/>
                <w:sz w:val="22"/>
                <w:szCs w:val="22"/>
                <w:rPrChange w:id="369" w:author="Dovev Lavie" w:date="2026-09-17T14:09:00Z">
                  <w:rPr>
                    <w:rFonts w:ascii="Arial" w:hAnsi="Arial" w:cs="Arial"/>
                  </w:rPr>
                </w:rPrChange>
              </w:rPr>
            </w:pPr>
            <w:r w:rsidRPr="00D51D96">
              <w:rPr>
                <w:rFonts w:ascii="Arial" w:hAnsi="Arial" w:cs="Arial"/>
                <w:sz w:val="22"/>
                <w:szCs w:val="22"/>
                <w:rPrChange w:id="370" w:author="Dovev Lavie" w:date="2026-09-17T14:09:00Z">
                  <w:rPr>
                    <w:rFonts w:ascii="Arial" w:hAnsi="Arial" w:cs="Arial"/>
                  </w:rPr>
                </w:rPrChange>
              </w:rPr>
              <w:t>Risk-Taking Ranking</w:t>
            </w:r>
          </w:p>
        </w:tc>
        <w:tc>
          <w:tcPr>
            <w:tcW w:w="2126" w:type="dxa"/>
            <w:tcPrChange w:id="371" w:author="Dovev Lavie" w:date="2026-09-17T14:12:00Z">
              <w:tcPr>
                <w:tcW w:w="1584" w:type="dxa"/>
                <w:gridSpan w:val="2"/>
              </w:tcPr>
            </w:tcPrChange>
          </w:tcPr>
          <w:p w14:paraId="016242C2" w14:textId="77777777" w:rsidR="00ED117A" w:rsidRPr="00D51D96" w:rsidRDefault="00ED117A">
            <w:pPr>
              <w:pStyle w:val="Compact"/>
              <w:rPr>
                <w:rFonts w:ascii="Arial" w:hAnsi="Arial" w:cs="Arial"/>
                <w:sz w:val="22"/>
                <w:szCs w:val="22"/>
                <w:rPrChange w:id="372" w:author="Dovev Lavie" w:date="2026-09-17T14:09:00Z">
                  <w:rPr>
                    <w:rFonts w:ascii="Arial" w:hAnsi="Arial" w:cs="Arial"/>
                  </w:rPr>
                </w:rPrChange>
              </w:rPr>
            </w:pPr>
            <w:r w:rsidRPr="00D51D96">
              <w:rPr>
                <w:rFonts w:ascii="Arial" w:hAnsi="Arial" w:cs="Arial"/>
                <w:sz w:val="22"/>
                <w:szCs w:val="22"/>
                <w:rPrChange w:id="373" w:author="Dovev Lavie" w:date="2026-09-17T14:09:00Z">
                  <w:rPr>
                    <w:rFonts w:ascii="Arial" w:hAnsi="Arial" w:cs="Arial"/>
                  </w:rPr>
                </w:rPrChange>
              </w:rPr>
              <w:t>Extraversion, Openness, Agreeableness, Conscientiousness, Neuroticism, Income</w:t>
            </w:r>
          </w:p>
        </w:tc>
        <w:tc>
          <w:tcPr>
            <w:tcW w:w="1718" w:type="dxa"/>
            <w:tcPrChange w:id="374" w:author="Dovev Lavie" w:date="2026-09-17T14:12:00Z">
              <w:tcPr>
                <w:tcW w:w="1584" w:type="dxa"/>
                <w:gridSpan w:val="2"/>
              </w:tcPr>
            </w:tcPrChange>
          </w:tcPr>
          <w:p w14:paraId="31A7C653" w14:textId="77777777" w:rsidR="00ED117A" w:rsidRPr="00D51D96" w:rsidRDefault="00ED117A">
            <w:pPr>
              <w:pStyle w:val="Compact"/>
              <w:rPr>
                <w:rFonts w:ascii="Arial" w:hAnsi="Arial" w:cs="Arial"/>
                <w:sz w:val="22"/>
                <w:szCs w:val="22"/>
                <w:rPrChange w:id="375" w:author="Dovev Lavie" w:date="2026-09-17T14:09:00Z">
                  <w:rPr>
                    <w:rFonts w:ascii="Arial" w:hAnsi="Arial" w:cs="Arial"/>
                  </w:rPr>
                </w:rPrChange>
              </w:rPr>
            </w:pPr>
            <w:r w:rsidRPr="00D51D96">
              <w:rPr>
                <w:rFonts w:ascii="Arial" w:hAnsi="Arial" w:cs="Arial"/>
                <w:sz w:val="22"/>
                <w:szCs w:val="22"/>
                <w:rPrChange w:id="376" w:author="Dovev Lavie" w:date="2026-09-17T14:09:00Z">
                  <w:rPr>
                    <w:rFonts w:ascii="Arial" w:hAnsi="Arial" w:cs="Arial"/>
                  </w:rPr>
                </w:rPrChange>
              </w:rPr>
              <w:t>Priority list of options</w:t>
            </w:r>
          </w:p>
        </w:tc>
        <w:tc>
          <w:tcPr>
            <w:tcW w:w="3049" w:type="dxa"/>
            <w:tcPrChange w:id="377" w:author="Dovev Lavie" w:date="2026-09-17T14:12:00Z">
              <w:tcPr>
                <w:tcW w:w="1584" w:type="dxa"/>
                <w:gridSpan w:val="2"/>
              </w:tcPr>
            </w:tcPrChange>
          </w:tcPr>
          <w:p w14:paraId="0C701A53" w14:textId="77777777" w:rsidR="00ED117A" w:rsidRPr="00D51D96" w:rsidRDefault="00ED117A">
            <w:pPr>
              <w:pStyle w:val="Compact"/>
              <w:rPr>
                <w:rFonts w:ascii="Arial" w:hAnsi="Arial" w:cs="Arial"/>
                <w:sz w:val="22"/>
                <w:szCs w:val="22"/>
                <w:rPrChange w:id="378" w:author="Dovev Lavie" w:date="2026-09-17T14:09:00Z">
                  <w:rPr>
                    <w:rFonts w:ascii="Arial" w:hAnsi="Arial" w:cs="Arial"/>
                  </w:rPr>
                </w:rPrChange>
              </w:rPr>
            </w:pPr>
            <w:r w:rsidRPr="00D51D96">
              <w:rPr>
                <w:rFonts w:ascii="Arial" w:hAnsi="Arial" w:cs="Arial"/>
                <w:sz w:val="22"/>
                <w:szCs w:val="22"/>
                <w:rPrChange w:id="379" w:author="Dovev Lavie" w:date="2026-09-17T14:09:00Z">
                  <w:rPr>
                    <w:rFonts w:ascii="Arial" w:hAnsi="Arial" w:cs="Arial"/>
                  </w:rPr>
                </w:rPrChange>
              </w:rPr>
              <w:t>Option 4 → 2 → 1 → 3 → 5</w:t>
            </w:r>
          </w:p>
        </w:tc>
      </w:tr>
      <w:tr w:rsidR="00ED117A" w:rsidRPr="00D51D96" w14:paraId="616E4D16" w14:textId="77777777" w:rsidTr="00E5378D">
        <w:tc>
          <w:tcPr>
            <w:tcW w:w="659" w:type="dxa"/>
            <w:tcPrChange w:id="380" w:author="Dovev Lavie" w:date="2026-09-17T14:12:00Z">
              <w:tcPr>
                <w:tcW w:w="1584" w:type="dxa"/>
                <w:gridSpan w:val="2"/>
              </w:tcPr>
            </w:tcPrChange>
          </w:tcPr>
          <w:p w14:paraId="1C9678C0" w14:textId="77777777" w:rsidR="00ED117A" w:rsidRPr="00D51D96" w:rsidRDefault="00ED117A">
            <w:pPr>
              <w:pStyle w:val="Compact"/>
              <w:rPr>
                <w:rFonts w:ascii="Arial" w:hAnsi="Arial" w:cs="Arial"/>
                <w:sz w:val="22"/>
                <w:szCs w:val="22"/>
                <w:rPrChange w:id="381" w:author="Dovev Lavie" w:date="2026-09-17T14:09:00Z">
                  <w:rPr>
                    <w:rFonts w:ascii="Arial" w:hAnsi="Arial" w:cs="Arial"/>
                  </w:rPr>
                </w:rPrChange>
              </w:rPr>
            </w:pPr>
            <w:r w:rsidRPr="00D51D96">
              <w:rPr>
                <w:rFonts w:ascii="Arial" w:hAnsi="Arial" w:cs="Arial"/>
                <w:sz w:val="22"/>
                <w:szCs w:val="22"/>
                <w:rPrChange w:id="382" w:author="Dovev Lavie" w:date="2026-09-17T14:09:00Z">
                  <w:rPr>
                    <w:rFonts w:ascii="Arial" w:hAnsi="Arial" w:cs="Arial"/>
                  </w:rPr>
                </w:rPrChange>
              </w:rPr>
              <w:t>5</w:t>
            </w:r>
          </w:p>
        </w:tc>
        <w:tc>
          <w:tcPr>
            <w:tcW w:w="2195" w:type="dxa"/>
            <w:tcPrChange w:id="383" w:author="Dovev Lavie" w:date="2026-09-17T14:12:00Z">
              <w:tcPr>
                <w:tcW w:w="1584" w:type="dxa"/>
                <w:gridSpan w:val="2"/>
              </w:tcPr>
            </w:tcPrChange>
          </w:tcPr>
          <w:p w14:paraId="53A33185" w14:textId="77777777" w:rsidR="00ED117A" w:rsidRPr="00D51D96" w:rsidRDefault="00ED117A">
            <w:pPr>
              <w:pStyle w:val="Compact"/>
              <w:rPr>
                <w:rFonts w:ascii="Arial" w:hAnsi="Arial" w:cs="Arial"/>
                <w:sz w:val="22"/>
                <w:szCs w:val="22"/>
                <w:rPrChange w:id="384" w:author="Dovev Lavie" w:date="2026-09-17T14:09:00Z">
                  <w:rPr>
                    <w:rFonts w:ascii="Arial" w:hAnsi="Arial" w:cs="Arial"/>
                  </w:rPr>
                </w:rPrChange>
              </w:rPr>
            </w:pPr>
            <w:r w:rsidRPr="00D51D96">
              <w:rPr>
                <w:rFonts w:ascii="Arial" w:hAnsi="Arial" w:cs="Arial"/>
                <w:sz w:val="22"/>
                <w:szCs w:val="22"/>
                <w:rPrChange w:id="385" w:author="Dovev Lavie" w:date="2026-09-17T14:09:00Z">
                  <w:rPr>
                    <w:rFonts w:ascii="Arial" w:hAnsi="Arial" w:cs="Arial"/>
                  </w:rPr>
                </w:rPrChange>
              </w:rPr>
              <w:t>Flexibility Ranking</w:t>
            </w:r>
          </w:p>
        </w:tc>
        <w:tc>
          <w:tcPr>
            <w:tcW w:w="2126" w:type="dxa"/>
            <w:tcPrChange w:id="386" w:author="Dovev Lavie" w:date="2026-09-17T14:12:00Z">
              <w:tcPr>
                <w:tcW w:w="1584" w:type="dxa"/>
                <w:gridSpan w:val="2"/>
              </w:tcPr>
            </w:tcPrChange>
          </w:tcPr>
          <w:p w14:paraId="36AF9801" w14:textId="77777777" w:rsidR="00ED117A" w:rsidRPr="00D51D96" w:rsidRDefault="00ED117A">
            <w:pPr>
              <w:pStyle w:val="Compact"/>
              <w:rPr>
                <w:rFonts w:ascii="Arial" w:hAnsi="Arial" w:cs="Arial"/>
                <w:sz w:val="22"/>
                <w:szCs w:val="22"/>
                <w:rPrChange w:id="387" w:author="Dovev Lavie" w:date="2026-09-17T14:09:00Z">
                  <w:rPr>
                    <w:rFonts w:ascii="Arial" w:hAnsi="Arial" w:cs="Arial"/>
                  </w:rPr>
                </w:rPrChange>
              </w:rPr>
            </w:pPr>
            <w:r w:rsidRPr="00D51D96">
              <w:rPr>
                <w:rFonts w:ascii="Arial" w:hAnsi="Arial" w:cs="Arial"/>
                <w:sz w:val="22"/>
                <w:szCs w:val="22"/>
                <w:rPrChange w:id="388" w:author="Dovev Lavie" w:date="2026-09-17T14:09:00Z">
                  <w:rPr>
                    <w:rFonts w:ascii="Arial" w:hAnsi="Arial" w:cs="Arial"/>
                  </w:rPr>
                </w:rPrChange>
              </w:rPr>
              <w:t xml:space="preserve">Extraversion, Openness, Neuroticism, Agreeableness, Conscientiousness, </w:t>
            </w:r>
            <w:del w:id="389" w:author="Dovev Lavie" w:date="2026-09-17T14:11:00Z">
              <w:r w:rsidRPr="00D51D96" w:rsidDel="00E5378D">
                <w:rPr>
                  <w:rFonts w:ascii="Arial" w:hAnsi="Arial" w:cs="Arial"/>
                  <w:sz w:val="22"/>
                  <w:szCs w:val="22"/>
                  <w:rPrChange w:id="390" w:author="Dovev Lavie" w:date="2026-09-17T14:09:00Z">
                    <w:rPr>
                      <w:rFonts w:ascii="Arial" w:hAnsi="Arial" w:cs="Arial"/>
                    </w:rPr>
                  </w:rPrChange>
                </w:rPr>
                <w:delText xml:space="preserve">observed </w:delText>
              </w:r>
            </w:del>
            <w:ins w:id="391" w:author="Dovev Lavie" w:date="2026-09-17T14:11:00Z">
              <w:r w:rsidR="00E5378D" w:rsidRPr="00D51D96">
                <w:rPr>
                  <w:rFonts w:ascii="Arial" w:hAnsi="Arial" w:cs="Arial"/>
                  <w:sz w:val="22"/>
                  <w:szCs w:val="22"/>
                </w:rPr>
                <w:t>O</w:t>
              </w:r>
              <w:r w:rsidR="00E5378D" w:rsidRPr="00D51D96">
                <w:rPr>
                  <w:rFonts w:ascii="Arial" w:hAnsi="Arial" w:cs="Arial"/>
                  <w:sz w:val="22"/>
                  <w:szCs w:val="22"/>
                  <w:rPrChange w:id="392" w:author="Dovev Lavie" w:date="2026-09-17T14:09:00Z">
                    <w:rPr>
                      <w:rFonts w:ascii="Arial" w:hAnsi="Arial" w:cs="Arial"/>
                    </w:rPr>
                  </w:rPrChange>
                </w:rPr>
                <w:t xml:space="preserve">bserved </w:t>
              </w:r>
            </w:ins>
            <w:r w:rsidRPr="00D51D96">
              <w:rPr>
                <w:rFonts w:ascii="Arial" w:hAnsi="Arial" w:cs="Arial"/>
                <w:sz w:val="22"/>
                <w:szCs w:val="22"/>
                <w:rPrChange w:id="393" w:author="Dovev Lavie" w:date="2026-09-17T14:09:00Z">
                  <w:rPr>
                    <w:rFonts w:ascii="Arial" w:hAnsi="Arial" w:cs="Arial"/>
                  </w:rPr>
                </w:rPrChange>
              </w:rPr>
              <w:t>flexibility</w:t>
            </w:r>
          </w:p>
        </w:tc>
        <w:tc>
          <w:tcPr>
            <w:tcW w:w="1718" w:type="dxa"/>
            <w:tcPrChange w:id="394" w:author="Dovev Lavie" w:date="2026-09-17T14:12:00Z">
              <w:tcPr>
                <w:tcW w:w="1584" w:type="dxa"/>
                <w:gridSpan w:val="2"/>
              </w:tcPr>
            </w:tcPrChange>
          </w:tcPr>
          <w:p w14:paraId="09672C4B" w14:textId="77777777" w:rsidR="00ED117A" w:rsidRPr="00D51D96" w:rsidRDefault="00ED117A">
            <w:pPr>
              <w:pStyle w:val="Compact"/>
              <w:rPr>
                <w:rFonts w:ascii="Arial" w:hAnsi="Arial" w:cs="Arial"/>
                <w:sz w:val="22"/>
                <w:szCs w:val="22"/>
                <w:rPrChange w:id="395" w:author="Dovev Lavie" w:date="2026-09-17T14:09:00Z">
                  <w:rPr>
                    <w:rFonts w:ascii="Arial" w:hAnsi="Arial" w:cs="Arial"/>
                  </w:rPr>
                </w:rPrChange>
              </w:rPr>
            </w:pPr>
            <w:r w:rsidRPr="00D51D96">
              <w:rPr>
                <w:rFonts w:ascii="Arial" w:hAnsi="Arial" w:cs="Arial"/>
                <w:sz w:val="22"/>
                <w:szCs w:val="22"/>
                <w:rPrChange w:id="396" w:author="Dovev Lavie" w:date="2026-09-17T14:09:00Z">
                  <w:rPr>
                    <w:rFonts w:ascii="Arial" w:hAnsi="Arial" w:cs="Arial"/>
                  </w:rPr>
                </w:rPrChange>
              </w:rPr>
              <w:t>Priority list of options</w:t>
            </w:r>
          </w:p>
        </w:tc>
        <w:tc>
          <w:tcPr>
            <w:tcW w:w="3049" w:type="dxa"/>
            <w:tcPrChange w:id="397" w:author="Dovev Lavie" w:date="2026-09-17T14:12:00Z">
              <w:tcPr>
                <w:tcW w:w="1584" w:type="dxa"/>
                <w:gridSpan w:val="2"/>
              </w:tcPr>
            </w:tcPrChange>
          </w:tcPr>
          <w:p w14:paraId="561AE920" w14:textId="77777777" w:rsidR="00ED117A" w:rsidRPr="00D51D96" w:rsidRDefault="00ED117A">
            <w:pPr>
              <w:pStyle w:val="Compact"/>
              <w:rPr>
                <w:rFonts w:ascii="Arial" w:hAnsi="Arial" w:cs="Arial"/>
                <w:sz w:val="22"/>
                <w:szCs w:val="22"/>
                <w:rPrChange w:id="398" w:author="Dovev Lavie" w:date="2026-09-17T14:09:00Z">
                  <w:rPr>
                    <w:rFonts w:ascii="Arial" w:hAnsi="Arial" w:cs="Arial"/>
                  </w:rPr>
                </w:rPrChange>
              </w:rPr>
            </w:pPr>
            <w:r w:rsidRPr="00D51D96">
              <w:rPr>
                <w:rFonts w:ascii="Arial" w:hAnsi="Arial" w:cs="Arial"/>
                <w:sz w:val="22"/>
                <w:szCs w:val="22"/>
                <w:rPrChange w:id="399" w:author="Dovev Lavie" w:date="2026-09-17T14:09:00Z">
                  <w:rPr>
                    <w:rFonts w:ascii="Arial" w:hAnsi="Arial" w:cs="Arial"/>
                  </w:rPr>
                </w:rPrChange>
              </w:rPr>
              <w:t>Option 2 → 4 → 3 → 1 → 5</w:t>
            </w:r>
          </w:p>
        </w:tc>
      </w:tr>
    </w:tbl>
    <w:bookmarkEnd w:id="296"/>
    <w:p w14:paraId="5F902460" w14:textId="77777777" w:rsidR="00ED117A" w:rsidRPr="00D51D96" w:rsidRDefault="00ED117A" w:rsidP="00ED117A">
      <w:pPr>
        <w:pStyle w:val="Heading2"/>
        <w:rPr>
          <w:rFonts w:ascii="Arial" w:hAnsi="Arial" w:cs="Arial"/>
          <w:i w:val="0"/>
          <w:iCs w:val="0"/>
          <w:sz w:val="24"/>
          <w:szCs w:val="24"/>
          <w:rPrChange w:id="400" w:author="Dovev Lavie" w:date="2026-09-17T14:12:00Z">
            <w:rPr>
              <w:rFonts w:ascii="Arial" w:hAnsi="Arial" w:cs="Arial"/>
            </w:rPr>
          </w:rPrChange>
        </w:rPr>
      </w:pPr>
      <w:r w:rsidRPr="00D51D96">
        <w:rPr>
          <w:rFonts w:ascii="Arial" w:hAnsi="Arial" w:cs="Arial"/>
          <w:i w:val="0"/>
          <w:iCs w:val="0"/>
          <w:sz w:val="24"/>
          <w:szCs w:val="24"/>
          <w:rPrChange w:id="401" w:author="Dovev Lavie" w:date="2026-09-17T14:12:00Z">
            <w:rPr>
              <w:rFonts w:ascii="Arial" w:hAnsi="Arial" w:cs="Arial"/>
            </w:rPr>
          </w:rPrChange>
        </w:rPr>
        <w:t>2. Z-Scoring (Standardization)</w:t>
      </w:r>
    </w:p>
    <w:p w14:paraId="37D0597B" w14:textId="0738F80A" w:rsidR="00ED117A" w:rsidRPr="00D51D96" w:rsidRDefault="00ED117A" w:rsidP="00ED117A">
      <w:pPr>
        <w:pStyle w:val="FirstParagraph"/>
        <w:rPr>
          <w:rFonts w:ascii="Arial" w:hAnsi="Arial" w:cs="Arial"/>
          <w:sz w:val="20"/>
          <w:szCs w:val="20"/>
          <w:rPrChange w:id="402" w:author="Dovev Lavie" w:date="2026-09-17T14:12:00Z">
            <w:rPr>
              <w:rFonts w:ascii="Arial" w:hAnsi="Arial" w:cs="Arial"/>
            </w:rPr>
          </w:rPrChange>
        </w:rPr>
      </w:pPr>
      <w:r w:rsidRPr="00D51D96">
        <w:rPr>
          <w:rFonts w:ascii="Arial" w:hAnsi="Arial" w:cs="Arial"/>
          <w:sz w:val="20"/>
          <w:szCs w:val="20"/>
          <w:rPrChange w:id="403" w:author="Dovev Lavie" w:date="2026-09-17T14:12:00Z">
            <w:rPr>
              <w:rFonts w:ascii="Arial" w:hAnsi="Arial" w:cs="Arial"/>
            </w:rPr>
          </w:rPrChange>
        </w:rPr>
        <w:t xml:space="preserve">All z-scoring uses </w:t>
      </w:r>
      <w:del w:id="404" w:author="Dovev Lavie" w:date="2026-09-17T14:13:00Z">
        <w:r w:rsidRPr="00D51D96" w:rsidDel="00E5378D">
          <w:rPr>
            <w:rFonts w:ascii="Arial" w:hAnsi="Arial" w:cs="Arial"/>
            <w:sz w:val="20"/>
            <w:szCs w:val="20"/>
            <w:rPrChange w:id="405" w:author="Dovev Lavie" w:date="2026-09-17T14:12:00Z">
              <w:rPr>
                <w:rFonts w:ascii="Arial" w:hAnsi="Arial" w:cs="Arial"/>
              </w:rPr>
            </w:rPrChange>
          </w:rPr>
          <w:delText xml:space="preserve">fixed </w:delText>
        </w:r>
      </w:del>
      <w:r w:rsidRPr="00D51D96">
        <w:rPr>
          <w:rFonts w:ascii="Arial" w:hAnsi="Arial" w:cs="Arial"/>
          <w:sz w:val="20"/>
          <w:szCs w:val="20"/>
          <w:rPrChange w:id="406" w:author="Dovev Lavie" w:date="2026-09-17T14:12:00Z">
            <w:rPr>
              <w:rFonts w:ascii="Arial" w:hAnsi="Arial" w:cs="Arial"/>
            </w:rPr>
          </w:rPrChange>
        </w:rPr>
        <w:t xml:space="preserve">statistics </w:t>
      </w:r>
      <w:del w:id="407" w:author="Dovev Lavie" w:date="2026-09-17T14:13:00Z">
        <w:r w:rsidRPr="00D51D96" w:rsidDel="00E5378D">
          <w:rPr>
            <w:rFonts w:ascii="Arial" w:hAnsi="Arial" w:cs="Arial"/>
            <w:sz w:val="20"/>
            <w:szCs w:val="20"/>
            <w:rPrChange w:id="408" w:author="Dovev Lavie" w:date="2026-09-17T14:12:00Z">
              <w:rPr>
                <w:rFonts w:ascii="Arial" w:hAnsi="Arial" w:cs="Arial"/>
              </w:rPr>
            </w:rPrChange>
          </w:rPr>
          <w:delText xml:space="preserve">from </w:delText>
        </w:r>
      </w:del>
      <w:ins w:id="409" w:author="Dovev Lavie" w:date="2026-09-17T14:13:00Z">
        <w:r w:rsidR="00E5378D" w:rsidRPr="00D51D96">
          <w:rPr>
            <w:rFonts w:ascii="Arial" w:hAnsi="Arial" w:cs="Arial"/>
            <w:sz w:val="20"/>
            <w:szCs w:val="20"/>
          </w:rPr>
          <w:t>relating to</w:t>
        </w:r>
        <w:r w:rsidR="00E5378D" w:rsidRPr="00D51D96">
          <w:rPr>
            <w:rFonts w:ascii="Arial" w:hAnsi="Arial" w:cs="Arial"/>
            <w:sz w:val="20"/>
            <w:szCs w:val="20"/>
            <w:rPrChange w:id="410" w:author="Dovev Lavie" w:date="2026-09-17T14:12:00Z">
              <w:rPr>
                <w:rFonts w:ascii="Arial" w:hAnsi="Arial" w:cs="Arial"/>
              </w:rPr>
            </w:rPrChange>
          </w:rPr>
          <w:t xml:space="preserve"> </w:t>
        </w:r>
      </w:ins>
      <w:r w:rsidRPr="00D51D96">
        <w:rPr>
          <w:rFonts w:ascii="Arial" w:hAnsi="Arial" w:cs="Arial"/>
          <w:sz w:val="20"/>
          <w:szCs w:val="20"/>
          <w:rPrChange w:id="411" w:author="Dovev Lavie" w:date="2026-09-17T14:12:00Z">
            <w:rPr>
              <w:rFonts w:ascii="Arial" w:hAnsi="Arial" w:cs="Arial"/>
            </w:rPr>
          </w:rPrChange>
        </w:rPr>
        <w:t xml:space="preserve">the original 280 experiment participants. </w:t>
      </w:r>
      <w:del w:id="412" w:author="Sueda Gul" w:date="2026-10-07T18:00:00Z">
        <w:r w:rsidRPr="00D51D96">
          <w:rPr>
            <w:rFonts w:ascii="Arial" w:hAnsi="Arial" w:cs="Arial"/>
            <w:sz w:val="20"/>
            <w:szCs w:val="20"/>
            <w:rPrChange w:id="413" w:author="Dovev Lavie" w:date="2026-09-17T14:12:00Z">
              <w:rPr>
                <w:rFonts w:ascii="Arial" w:hAnsi="Arial" w:cs="Arial"/>
              </w:rPr>
            </w:rPrChange>
          </w:rPr>
          <w:delText>S</w:delText>
        </w:r>
      </w:del>
      <w:ins w:id="414" w:author="Sueda Gul" w:date="2026-10-07T18:00:00Z">
        <w:r>
          <w:rPr>
            <w:rFonts w:ascii="Arial" w:hAnsi="Arial" w:cs="Arial"/>
            <w:sz w:val="20"/>
            <w:szCs w:val="20"/>
            <w:rPrChange w:id="415" w:author="Dovev Lavie" w:date="2026-09-17T14:12:00Z">
              <w:rPr>
                <w:rFonts w:ascii="Arial" w:hAnsi="Arial" w:cs="Arial"/>
              </w:rPr>
            </w:rPrChange>
          </w:rPr>
          <w:t>Trait s</w:t>
        </w:r>
      </w:ins>
      <w:r w:rsidRPr="00D51D96">
        <w:rPr>
          <w:rFonts w:ascii="Arial" w:hAnsi="Arial" w:cs="Arial"/>
          <w:sz w:val="20"/>
          <w:szCs w:val="20"/>
          <w:rPrChange w:id="416" w:author="Dovev Lavie" w:date="2026-09-17T14:12:00Z">
            <w:rPr>
              <w:rFonts w:ascii="Arial" w:hAnsi="Arial" w:cs="Arial"/>
            </w:rPr>
          </w:rPrChange>
        </w:rPr>
        <w:t xml:space="preserve">tatistics are not recomputed for each </w:t>
      </w:r>
      <w:del w:id="417" w:author="Sueda Gul" w:date="2026-10-07T09:00:00Z">
        <w:r w:rsidRPr="00D51D96">
          <w:rPr>
            <w:rFonts w:ascii="Arial" w:hAnsi="Arial" w:cs="Arial"/>
            <w:sz w:val="20"/>
            <w:szCs w:val="20"/>
            <w:rPrChange w:id="418" w:author="Dovev Lavie" w:date="2026-09-17T14:12:00Z">
              <w:rPr>
                <w:rFonts w:ascii="Arial" w:hAnsi="Arial" w:cs="Arial"/>
              </w:rPr>
            </w:rPrChange>
          </w:rPr>
          <w:delText xml:space="preserve">bootstrap sample or </w:delText>
        </w:r>
      </w:del>
      <w:r w:rsidRPr="00D51D96">
        <w:rPr>
          <w:rFonts w:ascii="Arial" w:hAnsi="Arial" w:cs="Arial"/>
          <w:sz w:val="20"/>
          <w:szCs w:val="20"/>
          <w:rPrChange w:id="419" w:author="Dovev Lavie" w:date="2026-09-17T14:12:00Z">
            <w:rPr>
              <w:rFonts w:ascii="Arial" w:hAnsi="Arial" w:cs="Arial"/>
            </w:rPr>
          </w:rPrChange>
        </w:rPr>
        <w:t>simulation run.</w:t>
      </w:r>
      <w:ins w:id="420" w:author="Sueda Gul" w:date="2026-10-07T09:00:00Z">
        <w:r>
          <w:rPr>
            <w:rFonts w:ascii="Arial" w:hAnsi="Arial" w:cs="Arial"/>
            <w:sz w:val="20"/>
            <w:szCs w:val="20"/>
          </w:rPr>
          <w:t xml:space="preserve"> </w:t>
        </w:r>
      </w:ins>
      <w:del w:id="421" w:author="Sueda Gul" w:date="2026-10-07T17:31:00Z" w16du:dateUtc="2026-10-07T15:31:00Z">
        <w:r w:rsidRPr="00D51D96" w:rsidDel="0001774C">
          <w:rPr>
            <w:rFonts w:ascii="Arial" w:hAnsi="Arial" w:cs="Arial"/>
            <w:sz w:val="20"/>
            <w:szCs w:val="20"/>
            <w:rPrChange w:id="422" w:author="Dovev Lavie" w:date="2026-09-17T14:12:00Z">
              <w:rPr>
                <w:rFonts w:ascii="Arial" w:hAnsi="Arial" w:cs="Arial"/>
              </w:rPr>
            </w:rPrChange>
          </w:rPr>
          <w:delText xml:space="preserve"> </w:delText>
        </w:r>
      </w:del>
      <w:r w:rsidRPr="00D51D96">
        <w:rPr>
          <w:rFonts w:ascii="Arial" w:hAnsi="Arial" w:cs="Arial"/>
          <w:sz w:val="20"/>
          <w:szCs w:val="20"/>
          <w:rPrChange w:id="423" w:author="Dovev Lavie" w:date="2026-09-17T14:12:00Z">
            <w:rPr>
              <w:rFonts w:ascii="Arial" w:hAnsi="Arial" w:cs="Arial"/>
            </w:rPr>
          </w:rPrChange>
        </w:rPr>
        <w:t>This approach follows Stata’s</w:t>
      </w:r>
      <w:ins w:id="424" w:author="Dovev Lavie" w:date="2026-09-17T14:13:00Z">
        <w:r w:rsidR="00E5378D" w:rsidRPr="00D51D96">
          <w:rPr>
            <w:rFonts w:ascii="Arial" w:hAnsi="Arial" w:cs="Arial"/>
            <w:sz w:val="20"/>
            <w:szCs w:val="20"/>
          </w:rPr>
          <w:t xml:space="preserve"> command:</w:t>
        </w:r>
      </w:ins>
      <w:r w:rsidRPr="00D51D96">
        <w:rPr>
          <w:rFonts w:ascii="Arial" w:hAnsi="Arial" w:cs="Arial"/>
          <w:sz w:val="20"/>
          <w:szCs w:val="20"/>
          <w:rPrChange w:id="425" w:author="Dovev Lavie" w:date="2026-09-17T14:12:00Z">
            <w:rPr>
              <w:rFonts w:ascii="Arial" w:hAnsi="Arial" w:cs="Arial"/>
            </w:rPr>
          </w:rPrChange>
        </w:rPr>
        <w:t xml:space="preserve"> </w:t>
      </w:r>
      <w:r w:rsidRPr="00D51D96">
        <w:rPr>
          <w:rStyle w:val="VerbatimChar"/>
          <w:rFonts w:ascii="Arial" w:hAnsi="Arial" w:cs="Arial"/>
          <w:sz w:val="18"/>
          <w:szCs w:val="20"/>
          <w:rPrChange w:id="426" w:author="Dovev Lavie" w:date="2026-09-17T14:12:00Z">
            <w:rPr>
              <w:rStyle w:val="VerbatimChar"/>
              <w:rFonts w:ascii="Arial" w:hAnsi="Arial" w:cs="Arial"/>
            </w:rPr>
          </w:rPrChange>
        </w:rPr>
        <w:t>egen z_var = std(var)</w:t>
      </w:r>
      <w:r w:rsidRPr="00D51D96">
        <w:rPr>
          <w:rFonts w:ascii="Arial" w:hAnsi="Arial" w:cs="Arial"/>
          <w:sz w:val="20"/>
          <w:szCs w:val="20"/>
          <w:rPrChange w:id="427" w:author="Dovev Lavie" w:date="2026-09-17T14:12:00Z">
            <w:rPr>
              <w:rFonts w:ascii="Arial" w:hAnsi="Arial" w:cs="Arial"/>
            </w:rPr>
          </w:rPrChange>
        </w:rPr>
        <w:t xml:space="preserve">, which standardizes </w:t>
      </w:r>
      <w:del w:id="428" w:author="Dovev Lavie" w:date="2026-09-17T14:13:00Z">
        <w:r w:rsidRPr="00D51D96" w:rsidDel="00E5378D">
          <w:rPr>
            <w:rFonts w:ascii="Arial" w:hAnsi="Arial" w:cs="Arial"/>
            <w:sz w:val="20"/>
            <w:szCs w:val="20"/>
            <w:rPrChange w:id="429" w:author="Dovev Lavie" w:date="2026-09-17T14:12:00Z">
              <w:rPr>
                <w:rFonts w:ascii="Arial" w:hAnsi="Arial" w:cs="Arial"/>
              </w:rPr>
            </w:rPrChange>
          </w:rPr>
          <w:delText xml:space="preserve">once on </w:delText>
        </w:r>
      </w:del>
      <w:r w:rsidRPr="00D51D96">
        <w:rPr>
          <w:rFonts w:ascii="Arial" w:hAnsi="Arial" w:cs="Arial"/>
          <w:sz w:val="20"/>
          <w:szCs w:val="20"/>
          <w:rPrChange w:id="430" w:author="Dovev Lavie" w:date="2026-09-17T14:12:00Z">
            <w:rPr>
              <w:rFonts w:ascii="Arial" w:hAnsi="Arial" w:cs="Arial"/>
            </w:rPr>
          </w:rPrChange>
        </w:rPr>
        <w:t xml:space="preserve">the original </w:t>
      </w:r>
      <w:del w:id="431" w:author="Dovev Lavie" w:date="2026-09-17T14:13:00Z">
        <w:r w:rsidRPr="00D51D96" w:rsidDel="00E5378D">
          <w:rPr>
            <w:rFonts w:ascii="Arial" w:hAnsi="Arial" w:cs="Arial"/>
            <w:sz w:val="20"/>
            <w:szCs w:val="20"/>
            <w:rPrChange w:id="432" w:author="Dovev Lavie" w:date="2026-09-17T14:12:00Z">
              <w:rPr>
                <w:rFonts w:ascii="Arial" w:hAnsi="Arial" w:cs="Arial"/>
              </w:rPr>
            </w:rPrChange>
          </w:rPr>
          <w:delText>data</w:delText>
        </w:r>
      </w:del>
      <w:ins w:id="433" w:author="Dovev Lavie" w:date="2026-09-17T14:13:00Z">
        <w:r w:rsidR="00E5378D" w:rsidRPr="00D51D96">
          <w:rPr>
            <w:rFonts w:ascii="Arial" w:hAnsi="Arial" w:cs="Arial"/>
            <w:sz w:val="20"/>
            <w:szCs w:val="20"/>
          </w:rPr>
          <w:t>variables</w:t>
        </w:r>
      </w:ins>
      <w:r w:rsidRPr="00D51D96">
        <w:rPr>
          <w:rFonts w:ascii="Arial" w:hAnsi="Arial" w:cs="Arial"/>
          <w:sz w:val="20"/>
          <w:szCs w:val="20"/>
          <w:rPrChange w:id="434" w:author="Dovev Lavie" w:date="2026-09-17T14:12:00Z">
            <w:rPr>
              <w:rFonts w:ascii="Arial" w:hAnsi="Arial" w:cs="Arial"/>
            </w:rPr>
          </w:rPrChange>
        </w:rPr>
        <w:t>.</w:t>
      </w:r>
      <w:ins w:id="435" w:author="Sueda Gul" w:date="2026-10-07T17:33:00Z" w16du:dateUtc="2026-10-07T15:33:00Z">
        <w:r w:rsidR="0001774C" w:rsidRPr="0001774C">
          <w:t xml:space="preserve"> </w:t>
        </w:r>
      </w:ins>
      <w:ins w:id="436" w:author="Sueda Gul" w:date="2026-10-07T17:33:00Z">
        <w:r w:rsidR="0001774C" w:rsidRPr="0001774C">
          <w:rPr>
            <w:rFonts w:ascii="Arial" w:hAnsi="Arial" w:cs="Arial"/>
            <w:sz w:val="20"/>
            <w:szCs w:val="20"/>
          </w:rPr>
          <w:t>This applies to the individual traits (the Big-5 traits and stdactions), also in Copula mode. Values created during the run, namely continuous income and the Decision 4 scores are standardized over the agents of that run, as Stata does over its 280 participants.</w:t>
        </w:r>
      </w:ins>
    </w:p>
    <w:p w14:paraId="4F059F05" w14:textId="77777777" w:rsidR="00ED117A" w:rsidRPr="00D51D96" w:rsidRDefault="00ED117A" w:rsidP="00ED117A">
      <w:pPr>
        <w:pStyle w:val="Heading3"/>
        <w:rPr>
          <w:rFonts w:ascii="Arial" w:hAnsi="Arial" w:cs="Arial"/>
          <w:sz w:val="22"/>
          <w:szCs w:val="22"/>
          <w:rPrChange w:id="437" w:author="Dovev Lavie" w:date="2026-09-17T14:09:00Z">
            <w:rPr>
              <w:rFonts w:ascii="Arial" w:hAnsi="Arial" w:cs="Arial"/>
            </w:rPr>
          </w:rPrChange>
        </w:rPr>
      </w:pPr>
      <w:r w:rsidRPr="00D51D96">
        <w:rPr>
          <w:rFonts w:ascii="Arial" w:hAnsi="Arial" w:cs="Arial"/>
          <w:sz w:val="22"/>
          <w:szCs w:val="22"/>
          <w:rPrChange w:id="438" w:author="Dovev Lavie" w:date="2026-09-17T14:09:00Z">
            <w:rPr>
              <w:rFonts w:ascii="Arial" w:hAnsi="Arial" w:cs="Arial"/>
            </w:rPr>
          </w:rPrChange>
        </w:rPr>
        <w:t>Individual Trait Z-Scoring</w:t>
      </w:r>
    </w:p>
    <w:tbl>
      <w:tblPr>
        <w:tblW w:w="0" w:type="auto"/>
        <w:tblLook w:val="0020" w:firstRow="1" w:lastRow="0" w:firstColumn="0" w:lastColumn="0" w:noHBand="0" w:noVBand="0"/>
      </w:tblPr>
      <w:tblGrid>
        <w:gridCol w:w="2940"/>
        <w:gridCol w:w="1162"/>
        <w:gridCol w:w="1162"/>
      </w:tblGrid>
      <w:tr w:rsidR="00ED117A" w:rsidRPr="00D51D96" w14:paraId="6E9BA679" w14:textId="77777777">
        <w:trPr>
          <w:tblHeader/>
        </w:trPr>
        <w:tc>
          <w:tcPr>
            <w:tcW w:w="0" w:type="auto"/>
          </w:tcPr>
          <w:p w14:paraId="25B26CC4" w14:textId="77777777" w:rsidR="00ED117A" w:rsidRPr="00D51D96" w:rsidRDefault="00ED117A">
            <w:pPr>
              <w:pStyle w:val="Compact"/>
              <w:rPr>
                <w:rFonts w:ascii="Arial" w:hAnsi="Arial" w:cs="Arial"/>
                <w:sz w:val="20"/>
                <w:szCs w:val="20"/>
                <w:rPrChange w:id="439" w:author="Dovev Lavie" w:date="2026-09-17T14:09:00Z">
                  <w:rPr>
                    <w:rFonts w:ascii="Arial" w:hAnsi="Arial" w:cs="Arial"/>
                  </w:rPr>
                </w:rPrChange>
              </w:rPr>
            </w:pPr>
            <w:r w:rsidRPr="00D51D96">
              <w:rPr>
                <w:rFonts w:ascii="Arial" w:hAnsi="Arial" w:cs="Arial"/>
                <w:sz w:val="20"/>
                <w:szCs w:val="20"/>
                <w:rPrChange w:id="440" w:author="Dovev Lavie" w:date="2026-09-17T14:09:00Z">
                  <w:rPr>
                    <w:rFonts w:ascii="Arial" w:hAnsi="Arial" w:cs="Arial"/>
                  </w:rPr>
                </w:rPrChange>
              </w:rPr>
              <w:t>Trait</w:t>
            </w:r>
          </w:p>
        </w:tc>
        <w:tc>
          <w:tcPr>
            <w:tcW w:w="0" w:type="auto"/>
          </w:tcPr>
          <w:p w14:paraId="49036EE6" w14:textId="77777777" w:rsidR="00ED117A" w:rsidRPr="00D51D96" w:rsidRDefault="00ED117A">
            <w:pPr>
              <w:pStyle w:val="Compact"/>
              <w:rPr>
                <w:rFonts w:ascii="Arial" w:hAnsi="Arial" w:cs="Arial"/>
                <w:sz w:val="20"/>
                <w:szCs w:val="20"/>
                <w:rPrChange w:id="441" w:author="Dovev Lavie" w:date="2026-09-17T14:09:00Z">
                  <w:rPr>
                    <w:rFonts w:ascii="Arial" w:hAnsi="Arial" w:cs="Arial"/>
                  </w:rPr>
                </w:rPrChange>
              </w:rPr>
            </w:pPr>
            <w:r w:rsidRPr="00D51D96">
              <w:rPr>
                <w:rFonts w:ascii="Arial" w:hAnsi="Arial" w:cs="Arial"/>
                <w:sz w:val="20"/>
                <w:szCs w:val="20"/>
                <w:rPrChange w:id="442" w:author="Dovev Lavie" w:date="2026-09-17T14:09:00Z">
                  <w:rPr>
                    <w:rFonts w:ascii="Arial" w:hAnsi="Arial" w:cs="Arial"/>
                  </w:rPr>
                </w:rPrChange>
              </w:rPr>
              <w:t>Mean</w:t>
            </w:r>
          </w:p>
        </w:tc>
        <w:tc>
          <w:tcPr>
            <w:tcW w:w="0" w:type="auto"/>
          </w:tcPr>
          <w:p w14:paraId="23C24346" w14:textId="77777777" w:rsidR="00ED117A" w:rsidRPr="00D51D96" w:rsidRDefault="00ED117A">
            <w:pPr>
              <w:pStyle w:val="Compact"/>
              <w:rPr>
                <w:rFonts w:ascii="Arial" w:hAnsi="Arial" w:cs="Arial"/>
                <w:sz w:val="20"/>
                <w:szCs w:val="20"/>
                <w:rPrChange w:id="443" w:author="Dovev Lavie" w:date="2026-09-17T14:09:00Z">
                  <w:rPr>
                    <w:rFonts w:ascii="Arial" w:hAnsi="Arial" w:cs="Arial"/>
                  </w:rPr>
                </w:rPrChange>
              </w:rPr>
            </w:pPr>
            <w:r w:rsidRPr="00D51D96">
              <w:rPr>
                <w:rFonts w:ascii="Arial" w:hAnsi="Arial" w:cs="Arial"/>
                <w:sz w:val="20"/>
                <w:szCs w:val="20"/>
                <w:rPrChange w:id="444" w:author="Dovev Lavie" w:date="2026-09-17T14:09:00Z">
                  <w:rPr>
                    <w:rFonts w:ascii="Arial" w:hAnsi="Arial" w:cs="Arial"/>
                  </w:rPr>
                </w:rPrChange>
              </w:rPr>
              <w:t>SD</w:t>
            </w:r>
          </w:p>
        </w:tc>
      </w:tr>
      <w:tr w:rsidR="00ED117A" w:rsidRPr="00D51D96" w14:paraId="4253D9A8" w14:textId="77777777">
        <w:tc>
          <w:tcPr>
            <w:tcW w:w="0" w:type="auto"/>
          </w:tcPr>
          <w:p w14:paraId="644E6C30" w14:textId="77777777" w:rsidR="00ED117A" w:rsidRPr="00D51D96" w:rsidRDefault="00ED117A">
            <w:pPr>
              <w:pStyle w:val="Compact"/>
              <w:rPr>
                <w:rFonts w:ascii="Arial" w:hAnsi="Arial" w:cs="Arial"/>
                <w:sz w:val="20"/>
                <w:szCs w:val="20"/>
                <w:rPrChange w:id="445" w:author="Dovev Lavie" w:date="2026-09-17T14:09:00Z">
                  <w:rPr>
                    <w:rFonts w:ascii="Arial" w:hAnsi="Arial" w:cs="Arial"/>
                  </w:rPr>
                </w:rPrChange>
              </w:rPr>
            </w:pPr>
            <w:r w:rsidRPr="00D51D96">
              <w:rPr>
                <w:rFonts w:ascii="Arial" w:hAnsi="Arial" w:cs="Arial"/>
                <w:sz w:val="20"/>
                <w:szCs w:val="20"/>
                <w:rPrChange w:id="446" w:author="Dovev Lavie" w:date="2026-09-17T14:09:00Z">
                  <w:rPr>
                    <w:rFonts w:ascii="Arial" w:hAnsi="Arial" w:cs="Arial"/>
                  </w:rPr>
                </w:rPrChange>
              </w:rPr>
              <w:t>ExtraversionBig5</w:t>
            </w:r>
          </w:p>
        </w:tc>
        <w:tc>
          <w:tcPr>
            <w:tcW w:w="0" w:type="auto"/>
          </w:tcPr>
          <w:p w14:paraId="2F994D6C" w14:textId="77777777" w:rsidR="00ED117A" w:rsidRPr="00D51D96" w:rsidRDefault="00ED117A">
            <w:pPr>
              <w:pStyle w:val="Compact"/>
              <w:rPr>
                <w:rFonts w:ascii="Arial" w:hAnsi="Arial" w:cs="Arial"/>
                <w:sz w:val="20"/>
                <w:szCs w:val="20"/>
                <w:rPrChange w:id="447" w:author="Dovev Lavie" w:date="2026-09-17T14:09:00Z">
                  <w:rPr>
                    <w:rFonts w:ascii="Arial" w:hAnsi="Arial" w:cs="Arial"/>
                  </w:rPr>
                </w:rPrChange>
              </w:rPr>
            </w:pPr>
            <w:r w:rsidRPr="00D51D96">
              <w:rPr>
                <w:rFonts w:ascii="Arial" w:hAnsi="Arial" w:cs="Arial"/>
                <w:sz w:val="20"/>
                <w:szCs w:val="20"/>
                <w:rPrChange w:id="448" w:author="Dovev Lavie" w:date="2026-09-17T14:09:00Z">
                  <w:rPr>
                    <w:rFonts w:ascii="Arial" w:hAnsi="Arial" w:cs="Arial"/>
                  </w:rPr>
                </w:rPrChange>
              </w:rPr>
              <w:t>3.557857</w:t>
            </w:r>
          </w:p>
        </w:tc>
        <w:tc>
          <w:tcPr>
            <w:tcW w:w="0" w:type="auto"/>
          </w:tcPr>
          <w:p w14:paraId="273BF5DD" w14:textId="77777777" w:rsidR="00ED117A" w:rsidRPr="00D51D96" w:rsidRDefault="00ED117A">
            <w:pPr>
              <w:pStyle w:val="Compact"/>
              <w:rPr>
                <w:rFonts w:ascii="Arial" w:hAnsi="Arial" w:cs="Arial"/>
                <w:sz w:val="20"/>
                <w:szCs w:val="20"/>
                <w:rPrChange w:id="449" w:author="Dovev Lavie" w:date="2026-09-17T14:09:00Z">
                  <w:rPr>
                    <w:rFonts w:ascii="Arial" w:hAnsi="Arial" w:cs="Arial"/>
                  </w:rPr>
                </w:rPrChange>
              </w:rPr>
            </w:pPr>
            <w:r w:rsidRPr="00D51D96">
              <w:rPr>
                <w:rFonts w:ascii="Arial" w:hAnsi="Arial" w:cs="Arial"/>
                <w:sz w:val="20"/>
                <w:szCs w:val="20"/>
                <w:rPrChange w:id="450" w:author="Dovev Lavie" w:date="2026-09-17T14:09:00Z">
                  <w:rPr>
                    <w:rFonts w:ascii="Arial" w:hAnsi="Arial" w:cs="Arial"/>
                  </w:rPr>
                </w:rPrChange>
              </w:rPr>
              <w:t>0.6989565</w:t>
            </w:r>
          </w:p>
        </w:tc>
      </w:tr>
      <w:tr w:rsidR="00ED117A" w:rsidRPr="00D51D96" w14:paraId="643D3AD8" w14:textId="77777777">
        <w:tc>
          <w:tcPr>
            <w:tcW w:w="0" w:type="auto"/>
          </w:tcPr>
          <w:p w14:paraId="25D1C89E" w14:textId="77777777" w:rsidR="00ED117A" w:rsidRPr="00D51D96" w:rsidRDefault="00ED117A">
            <w:pPr>
              <w:pStyle w:val="Compact"/>
              <w:rPr>
                <w:rFonts w:ascii="Arial" w:hAnsi="Arial" w:cs="Arial"/>
                <w:sz w:val="20"/>
                <w:szCs w:val="20"/>
                <w:rPrChange w:id="451" w:author="Dovev Lavie" w:date="2026-09-17T14:09:00Z">
                  <w:rPr>
                    <w:rFonts w:ascii="Arial" w:hAnsi="Arial" w:cs="Arial"/>
                  </w:rPr>
                </w:rPrChange>
              </w:rPr>
            </w:pPr>
            <w:r w:rsidRPr="00D51D96">
              <w:rPr>
                <w:rFonts w:ascii="Arial" w:hAnsi="Arial" w:cs="Arial"/>
                <w:sz w:val="20"/>
                <w:szCs w:val="20"/>
                <w:rPrChange w:id="452" w:author="Dovev Lavie" w:date="2026-09-17T14:09:00Z">
                  <w:rPr>
                    <w:rFonts w:ascii="Arial" w:hAnsi="Arial" w:cs="Arial"/>
                  </w:rPr>
                </w:rPrChange>
              </w:rPr>
              <w:t>Agreeable</w:t>
            </w:r>
          </w:p>
        </w:tc>
        <w:tc>
          <w:tcPr>
            <w:tcW w:w="0" w:type="auto"/>
          </w:tcPr>
          <w:p w14:paraId="7C0A0CEB" w14:textId="77777777" w:rsidR="00ED117A" w:rsidRPr="00D51D96" w:rsidRDefault="00ED117A">
            <w:pPr>
              <w:pStyle w:val="Compact"/>
              <w:rPr>
                <w:rFonts w:ascii="Arial" w:hAnsi="Arial" w:cs="Arial"/>
                <w:sz w:val="20"/>
                <w:szCs w:val="20"/>
                <w:rPrChange w:id="453" w:author="Dovev Lavie" w:date="2026-09-17T14:09:00Z">
                  <w:rPr>
                    <w:rFonts w:ascii="Arial" w:hAnsi="Arial" w:cs="Arial"/>
                  </w:rPr>
                </w:rPrChange>
              </w:rPr>
            </w:pPr>
            <w:r w:rsidRPr="00D51D96">
              <w:rPr>
                <w:rFonts w:ascii="Arial" w:hAnsi="Arial" w:cs="Arial"/>
                <w:sz w:val="20"/>
                <w:szCs w:val="20"/>
                <w:rPrChange w:id="454" w:author="Dovev Lavie" w:date="2026-09-17T14:09:00Z">
                  <w:rPr>
                    <w:rFonts w:ascii="Arial" w:hAnsi="Arial" w:cs="Arial"/>
                  </w:rPr>
                </w:rPrChange>
              </w:rPr>
              <w:t>3.546071</w:t>
            </w:r>
          </w:p>
        </w:tc>
        <w:tc>
          <w:tcPr>
            <w:tcW w:w="0" w:type="auto"/>
          </w:tcPr>
          <w:p w14:paraId="289E8411" w14:textId="77777777" w:rsidR="00ED117A" w:rsidRPr="00D51D96" w:rsidRDefault="00ED117A">
            <w:pPr>
              <w:pStyle w:val="Compact"/>
              <w:rPr>
                <w:rFonts w:ascii="Arial" w:hAnsi="Arial" w:cs="Arial"/>
                <w:sz w:val="20"/>
                <w:szCs w:val="20"/>
                <w:rPrChange w:id="455" w:author="Dovev Lavie" w:date="2026-09-17T14:09:00Z">
                  <w:rPr>
                    <w:rFonts w:ascii="Arial" w:hAnsi="Arial" w:cs="Arial"/>
                  </w:rPr>
                </w:rPrChange>
              </w:rPr>
            </w:pPr>
            <w:r w:rsidRPr="00D51D96">
              <w:rPr>
                <w:rFonts w:ascii="Arial" w:hAnsi="Arial" w:cs="Arial"/>
                <w:sz w:val="20"/>
                <w:szCs w:val="20"/>
                <w:rPrChange w:id="456" w:author="Dovev Lavie" w:date="2026-09-17T14:09:00Z">
                  <w:rPr>
                    <w:rFonts w:ascii="Arial" w:hAnsi="Arial" w:cs="Arial"/>
                  </w:rPr>
                </w:rPrChange>
              </w:rPr>
              <w:t>0.3732712</w:t>
            </w:r>
          </w:p>
        </w:tc>
      </w:tr>
      <w:tr w:rsidR="00ED117A" w:rsidRPr="00D51D96" w14:paraId="02C46E77" w14:textId="77777777">
        <w:tc>
          <w:tcPr>
            <w:tcW w:w="0" w:type="auto"/>
          </w:tcPr>
          <w:p w14:paraId="1C0752ED" w14:textId="77777777" w:rsidR="00ED117A" w:rsidRPr="00D51D96" w:rsidRDefault="00ED117A">
            <w:pPr>
              <w:pStyle w:val="Compact"/>
              <w:rPr>
                <w:rFonts w:ascii="Arial" w:hAnsi="Arial" w:cs="Arial"/>
                <w:sz w:val="20"/>
                <w:szCs w:val="20"/>
                <w:rPrChange w:id="457" w:author="Dovev Lavie" w:date="2026-09-17T14:09:00Z">
                  <w:rPr>
                    <w:rFonts w:ascii="Arial" w:hAnsi="Arial" w:cs="Arial"/>
                  </w:rPr>
                </w:rPrChange>
              </w:rPr>
            </w:pPr>
            <w:r w:rsidRPr="00D51D96">
              <w:rPr>
                <w:rFonts w:ascii="Arial" w:hAnsi="Arial" w:cs="Arial"/>
                <w:sz w:val="20"/>
                <w:szCs w:val="20"/>
                <w:rPrChange w:id="458" w:author="Dovev Lavie" w:date="2026-09-17T14:09:00Z">
                  <w:rPr>
                    <w:rFonts w:ascii="Arial" w:hAnsi="Arial" w:cs="Arial"/>
                  </w:rPr>
                </w:rPrChange>
              </w:rPr>
              <w:t>NeuroticismBig5</w:t>
            </w:r>
          </w:p>
        </w:tc>
        <w:tc>
          <w:tcPr>
            <w:tcW w:w="0" w:type="auto"/>
          </w:tcPr>
          <w:p w14:paraId="60051B7F" w14:textId="77777777" w:rsidR="00ED117A" w:rsidRPr="00D51D96" w:rsidRDefault="00ED117A">
            <w:pPr>
              <w:pStyle w:val="Compact"/>
              <w:rPr>
                <w:rFonts w:ascii="Arial" w:hAnsi="Arial" w:cs="Arial"/>
                <w:sz w:val="20"/>
                <w:szCs w:val="20"/>
                <w:rPrChange w:id="459" w:author="Dovev Lavie" w:date="2026-09-17T14:09:00Z">
                  <w:rPr>
                    <w:rFonts w:ascii="Arial" w:hAnsi="Arial" w:cs="Arial"/>
                  </w:rPr>
                </w:rPrChange>
              </w:rPr>
            </w:pPr>
            <w:r w:rsidRPr="00D51D96">
              <w:rPr>
                <w:rFonts w:ascii="Arial" w:hAnsi="Arial" w:cs="Arial"/>
                <w:sz w:val="20"/>
                <w:szCs w:val="20"/>
                <w:rPrChange w:id="460" w:author="Dovev Lavie" w:date="2026-09-17T14:09:00Z">
                  <w:rPr>
                    <w:rFonts w:ascii="Arial" w:hAnsi="Arial" w:cs="Arial"/>
                  </w:rPr>
                </w:rPrChange>
              </w:rPr>
              <w:t>2.702143</w:t>
            </w:r>
          </w:p>
        </w:tc>
        <w:tc>
          <w:tcPr>
            <w:tcW w:w="0" w:type="auto"/>
          </w:tcPr>
          <w:p w14:paraId="3EFCC954" w14:textId="77777777" w:rsidR="00ED117A" w:rsidRPr="00D51D96" w:rsidRDefault="00ED117A">
            <w:pPr>
              <w:pStyle w:val="Compact"/>
              <w:rPr>
                <w:rFonts w:ascii="Arial" w:hAnsi="Arial" w:cs="Arial"/>
                <w:sz w:val="20"/>
                <w:szCs w:val="20"/>
                <w:rPrChange w:id="461" w:author="Dovev Lavie" w:date="2026-09-17T14:09:00Z">
                  <w:rPr>
                    <w:rFonts w:ascii="Arial" w:hAnsi="Arial" w:cs="Arial"/>
                  </w:rPr>
                </w:rPrChange>
              </w:rPr>
            </w:pPr>
            <w:r w:rsidRPr="00D51D96">
              <w:rPr>
                <w:rFonts w:ascii="Arial" w:hAnsi="Arial" w:cs="Arial"/>
                <w:sz w:val="20"/>
                <w:szCs w:val="20"/>
                <w:rPrChange w:id="462" w:author="Dovev Lavie" w:date="2026-09-17T14:09:00Z">
                  <w:rPr>
                    <w:rFonts w:ascii="Arial" w:hAnsi="Arial" w:cs="Arial"/>
                  </w:rPr>
                </w:rPrChange>
              </w:rPr>
              <w:t>0.6839657</w:t>
            </w:r>
          </w:p>
        </w:tc>
      </w:tr>
      <w:tr w:rsidR="00ED117A" w:rsidRPr="00D51D96" w14:paraId="7074CD56" w14:textId="77777777">
        <w:tc>
          <w:tcPr>
            <w:tcW w:w="0" w:type="auto"/>
          </w:tcPr>
          <w:p w14:paraId="44CE81A1" w14:textId="77777777" w:rsidR="00ED117A" w:rsidRPr="00D51D96" w:rsidRDefault="00ED117A">
            <w:pPr>
              <w:pStyle w:val="Compact"/>
              <w:rPr>
                <w:rFonts w:ascii="Arial" w:hAnsi="Arial" w:cs="Arial"/>
                <w:sz w:val="20"/>
                <w:szCs w:val="20"/>
                <w:rPrChange w:id="463" w:author="Dovev Lavie" w:date="2026-09-17T14:09:00Z">
                  <w:rPr>
                    <w:rFonts w:ascii="Arial" w:hAnsi="Arial" w:cs="Arial"/>
                  </w:rPr>
                </w:rPrChange>
              </w:rPr>
            </w:pPr>
            <w:r w:rsidRPr="00D51D96">
              <w:rPr>
                <w:rFonts w:ascii="Arial" w:hAnsi="Arial" w:cs="Arial"/>
                <w:sz w:val="20"/>
                <w:szCs w:val="20"/>
                <w:rPrChange w:id="464" w:author="Dovev Lavie" w:date="2026-09-17T14:09:00Z">
                  <w:rPr>
                    <w:rFonts w:ascii="Arial" w:hAnsi="Arial" w:cs="Arial"/>
                  </w:rPr>
                </w:rPrChange>
              </w:rPr>
              <w:t>ConscientiousnessBig5</w:t>
            </w:r>
          </w:p>
        </w:tc>
        <w:tc>
          <w:tcPr>
            <w:tcW w:w="0" w:type="auto"/>
          </w:tcPr>
          <w:p w14:paraId="414FD262" w14:textId="77777777" w:rsidR="00ED117A" w:rsidRPr="00D51D96" w:rsidRDefault="00ED117A">
            <w:pPr>
              <w:pStyle w:val="Compact"/>
              <w:rPr>
                <w:rFonts w:ascii="Arial" w:hAnsi="Arial" w:cs="Arial"/>
                <w:sz w:val="20"/>
                <w:szCs w:val="20"/>
                <w:rPrChange w:id="465" w:author="Dovev Lavie" w:date="2026-09-17T14:09:00Z">
                  <w:rPr>
                    <w:rFonts w:ascii="Arial" w:hAnsi="Arial" w:cs="Arial"/>
                  </w:rPr>
                </w:rPrChange>
              </w:rPr>
            </w:pPr>
            <w:r w:rsidRPr="00D51D96">
              <w:rPr>
                <w:rFonts w:ascii="Arial" w:hAnsi="Arial" w:cs="Arial"/>
                <w:sz w:val="20"/>
                <w:szCs w:val="20"/>
                <w:rPrChange w:id="466" w:author="Dovev Lavie" w:date="2026-09-17T14:09:00Z">
                  <w:rPr>
                    <w:rFonts w:ascii="Arial" w:hAnsi="Arial" w:cs="Arial"/>
                  </w:rPr>
                </w:rPrChange>
              </w:rPr>
              <w:t>3.657143</w:t>
            </w:r>
          </w:p>
        </w:tc>
        <w:tc>
          <w:tcPr>
            <w:tcW w:w="0" w:type="auto"/>
          </w:tcPr>
          <w:p w14:paraId="2E46E2BA" w14:textId="77777777" w:rsidR="00ED117A" w:rsidRPr="00D51D96" w:rsidRDefault="00ED117A">
            <w:pPr>
              <w:pStyle w:val="Compact"/>
              <w:rPr>
                <w:rFonts w:ascii="Arial" w:hAnsi="Arial" w:cs="Arial"/>
                <w:sz w:val="20"/>
                <w:szCs w:val="20"/>
                <w:rPrChange w:id="467" w:author="Dovev Lavie" w:date="2026-09-17T14:09:00Z">
                  <w:rPr>
                    <w:rFonts w:ascii="Arial" w:hAnsi="Arial" w:cs="Arial"/>
                  </w:rPr>
                </w:rPrChange>
              </w:rPr>
            </w:pPr>
            <w:r w:rsidRPr="00D51D96">
              <w:rPr>
                <w:rFonts w:ascii="Arial" w:hAnsi="Arial" w:cs="Arial"/>
                <w:sz w:val="20"/>
                <w:szCs w:val="20"/>
                <w:rPrChange w:id="468" w:author="Dovev Lavie" w:date="2026-09-17T14:09:00Z">
                  <w:rPr>
                    <w:rFonts w:ascii="Arial" w:hAnsi="Arial" w:cs="Arial"/>
                  </w:rPr>
                </w:rPrChange>
              </w:rPr>
              <w:t>0.5596521</w:t>
            </w:r>
          </w:p>
        </w:tc>
      </w:tr>
      <w:tr w:rsidR="00ED117A" w:rsidRPr="00D51D96" w14:paraId="3FC66B6C" w14:textId="77777777">
        <w:tc>
          <w:tcPr>
            <w:tcW w:w="0" w:type="auto"/>
          </w:tcPr>
          <w:p w14:paraId="4BF65F4B" w14:textId="77777777" w:rsidR="00ED117A" w:rsidRPr="00D51D96" w:rsidRDefault="00ED117A">
            <w:pPr>
              <w:pStyle w:val="Compact"/>
              <w:rPr>
                <w:rFonts w:ascii="Arial" w:hAnsi="Arial" w:cs="Arial"/>
                <w:sz w:val="20"/>
                <w:szCs w:val="20"/>
                <w:rPrChange w:id="469" w:author="Dovev Lavie" w:date="2026-09-17T14:09:00Z">
                  <w:rPr>
                    <w:rFonts w:ascii="Arial" w:hAnsi="Arial" w:cs="Arial"/>
                  </w:rPr>
                </w:rPrChange>
              </w:rPr>
            </w:pPr>
            <w:r w:rsidRPr="00D51D96">
              <w:rPr>
                <w:rFonts w:ascii="Arial" w:hAnsi="Arial" w:cs="Arial"/>
                <w:sz w:val="20"/>
                <w:szCs w:val="20"/>
                <w:rPrChange w:id="470" w:author="Dovev Lavie" w:date="2026-09-17T14:09:00Z">
                  <w:rPr>
                    <w:rFonts w:ascii="Arial" w:hAnsi="Arial" w:cs="Arial"/>
                  </w:rPr>
                </w:rPrChange>
              </w:rPr>
              <w:t>OpennessBig5</w:t>
            </w:r>
          </w:p>
        </w:tc>
        <w:tc>
          <w:tcPr>
            <w:tcW w:w="0" w:type="auto"/>
          </w:tcPr>
          <w:p w14:paraId="45B28E3F" w14:textId="77777777" w:rsidR="00ED117A" w:rsidRPr="00D51D96" w:rsidRDefault="00ED117A">
            <w:pPr>
              <w:pStyle w:val="Compact"/>
              <w:rPr>
                <w:rFonts w:ascii="Arial" w:hAnsi="Arial" w:cs="Arial"/>
                <w:sz w:val="20"/>
                <w:szCs w:val="20"/>
                <w:rPrChange w:id="471" w:author="Dovev Lavie" w:date="2026-09-17T14:09:00Z">
                  <w:rPr>
                    <w:rFonts w:ascii="Arial" w:hAnsi="Arial" w:cs="Arial"/>
                  </w:rPr>
                </w:rPrChange>
              </w:rPr>
            </w:pPr>
            <w:r w:rsidRPr="00D51D96">
              <w:rPr>
                <w:rFonts w:ascii="Arial" w:hAnsi="Arial" w:cs="Arial"/>
                <w:sz w:val="20"/>
                <w:szCs w:val="20"/>
                <w:rPrChange w:id="472" w:author="Dovev Lavie" w:date="2026-09-17T14:09:00Z">
                  <w:rPr>
                    <w:rFonts w:ascii="Arial" w:hAnsi="Arial" w:cs="Arial"/>
                  </w:rPr>
                </w:rPrChange>
              </w:rPr>
              <w:t>4.060714</w:t>
            </w:r>
          </w:p>
        </w:tc>
        <w:tc>
          <w:tcPr>
            <w:tcW w:w="0" w:type="auto"/>
          </w:tcPr>
          <w:p w14:paraId="6E07E418" w14:textId="77777777" w:rsidR="00ED117A" w:rsidRPr="00D51D96" w:rsidRDefault="00ED117A">
            <w:pPr>
              <w:pStyle w:val="Compact"/>
              <w:rPr>
                <w:rFonts w:ascii="Arial" w:hAnsi="Arial" w:cs="Arial"/>
                <w:sz w:val="20"/>
                <w:szCs w:val="20"/>
                <w:rPrChange w:id="473" w:author="Dovev Lavie" w:date="2026-09-17T14:09:00Z">
                  <w:rPr>
                    <w:rFonts w:ascii="Arial" w:hAnsi="Arial" w:cs="Arial"/>
                  </w:rPr>
                </w:rPrChange>
              </w:rPr>
            </w:pPr>
            <w:r w:rsidRPr="00D51D96">
              <w:rPr>
                <w:rFonts w:ascii="Arial" w:hAnsi="Arial" w:cs="Arial"/>
                <w:sz w:val="20"/>
                <w:szCs w:val="20"/>
                <w:rPrChange w:id="474" w:author="Dovev Lavie" w:date="2026-09-17T14:09:00Z">
                  <w:rPr>
                    <w:rFonts w:ascii="Arial" w:hAnsi="Arial" w:cs="Arial"/>
                  </w:rPr>
                </w:rPrChange>
              </w:rPr>
              <w:t>0.5068274</w:t>
            </w:r>
          </w:p>
        </w:tc>
      </w:tr>
      <w:tr w:rsidR="00ED117A" w:rsidRPr="00D51D96" w14:paraId="3961AC31" w14:textId="77777777">
        <w:tc>
          <w:tcPr>
            <w:tcW w:w="0" w:type="auto"/>
          </w:tcPr>
          <w:p w14:paraId="3A13EE11" w14:textId="77777777" w:rsidR="00ED117A" w:rsidRPr="00D51D96" w:rsidRDefault="00ED117A">
            <w:pPr>
              <w:pStyle w:val="Compact"/>
              <w:rPr>
                <w:rFonts w:ascii="Arial" w:hAnsi="Arial" w:cs="Arial"/>
                <w:sz w:val="20"/>
                <w:szCs w:val="20"/>
                <w:rPrChange w:id="475" w:author="Dovev Lavie" w:date="2026-09-17T14:09:00Z">
                  <w:rPr>
                    <w:rFonts w:ascii="Arial" w:hAnsi="Arial" w:cs="Arial"/>
                  </w:rPr>
                </w:rPrChange>
              </w:rPr>
            </w:pPr>
            <w:r w:rsidRPr="00D51D96">
              <w:rPr>
                <w:rFonts w:ascii="Arial" w:hAnsi="Arial" w:cs="Arial"/>
                <w:sz w:val="20"/>
                <w:szCs w:val="20"/>
                <w:rPrChange w:id="476" w:author="Dovev Lavie" w:date="2026-09-17T14:09:00Z">
                  <w:rPr>
                    <w:rFonts w:ascii="Arial" w:hAnsi="Arial" w:cs="Arial"/>
                  </w:rPr>
                </w:rPrChange>
              </w:rPr>
              <w:t>stdactions (observed flexibility)</w:t>
            </w:r>
          </w:p>
        </w:tc>
        <w:tc>
          <w:tcPr>
            <w:tcW w:w="0" w:type="auto"/>
          </w:tcPr>
          <w:p w14:paraId="29A0E83B" w14:textId="77777777" w:rsidR="00ED117A" w:rsidRPr="00D51D96" w:rsidRDefault="00ED117A">
            <w:pPr>
              <w:pStyle w:val="Compact"/>
              <w:rPr>
                <w:rFonts w:ascii="Arial" w:hAnsi="Arial" w:cs="Arial"/>
                <w:sz w:val="20"/>
                <w:szCs w:val="20"/>
                <w:rPrChange w:id="477" w:author="Dovev Lavie" w:date="2026-09-17T14:09:00Z">
                  <w:rPr>
                    <w:rFonts w:ascii="Arial" w:hAnsi="Arial" w:cs="Arial"/>
                  </w:rPr>
                </w:rPrChange>
              </w:rPr>
            </w:pPr>
            <w:r w:rsidRPr="00D51D96">
              <w:rPr>
                <w:rFonts w:ascii="Arial" w:hAnsi="Arial" w:cs="Arial"/>
                <w:sz w:val="20"/>
                <w:szCs w:val="20"/>
                <w:rPrChange w:id="478" w:author="Dovev Lavie" w:date="2026-09-17T14:09:00Z">
                  <w:rPr>
                    <w:rFonts w:ascii="Arial" w:hAnsi="Arial" w:cs="Arial"/>
                  </w:rPr>
                </w:rPrChange>
              </w:rPr>
              <w:t>1.1863376</w:t>
            </w:r>
          </w:p>
        </w:tc>
        <w:tc>
          <w:tcPr>
            <w:tcW w:w="0" w:type="auto"/>
          </w:tcPr>
          <w:p w14:paraId="1CF9E20C" w14:textId="77777777" w:rsidR="00ED117A" w:rsidRPr="00D51D96" w:rsidRDefault="00ED117A">
            <w:pPr>
              <w:pStyle w:val="Compact"/>
              <w:rPr>
                <w:rFonts w:ascii="Arial" w:hAnsi="Arial" w:cs="Arial"/>
                <w:sz w:val="20"/>
                <w:szCs w:val="20"/>
                <w:rPrChange w:id="479" w:author="Dovev Lavie" w:date="2026-09-17T14:09:00Z">
                  <w:rPr>
                    <w:rFonts w:ascii="Arial" w:hAnsi="Arial" w:cs="Arial"/>
                  </w:rPr>
                </w:rPrChange>
              </w:rPr>
            </w:pPr>
            <w:r w:rsidRPr="00D51D96">
              <w:rPr>
                <w:rFonts w:ascii="Arial" w:hAnsi="Arial" w:cs="Arial"/>
                <w:sz w:val="20"/>
                <w:szCs w:val="20"/>
                <w:rPrChange w:id="480" w:author="Dovev Lavie" w:date="2026-09-17T14:09:00Z">
                  <w:rPr>
                    <w:rFonts w:ascii="Arial" w:hAnsi="Arial" w:cs="Arial"/>
                  </w:rPr>
                </w:rPrChange>
              </w:rPr>
              <w:t>0.6752843</w:t>
            </w:r>
          </w:p>
        </w:tc>
      </w:tr>
    </w:tbl>
    <w:p w14:paraId="7317B8BA" w14:textId="77777777" w:rsidR="00ED117A" w:rsidRPr="00D51D96" w:rsidRDefault="00ED117A" w:rsidP="00ED117A">
      <w:pPr>
        <w:pStyle w:val="BodyText"/>
        <w:rPr>
          <w:rFonts w:ascii="Arial" w:hAnsi="Arial" w:cs="Arial"/>
          <w:sz w:val="20"/>
          <w:szCs w:val="20"/>
          <w:rPrChange w:id="481" w:author="Dovev Lavie" w:date="2026-09-17T14:09:00Z">
            <w:rPr>
              <w:rFonts w:ascii="Arial" w:hAnsi="Arial" w:cs="Arial"/>
            </w:rPr>
          </w:rPrChange>
        </w:rPr>
      </w:pPr>
      <w:r w:rsidRPr="00D51D96">
        <w:rPr>
          <w:rFonts w:ascii="Arial" w:hAnsi="Arial" w:cs="Arial"/>
          <w:sz w:val="20"/>
          <w:szCs w:val="20"/>
          <w:rPrChange w:id="482" w:author="Dovev Lavie" w:date="2026-09-17T14:09:00Z">
            <w:rPr>
              <w:rFonts w:ascii="Arial" w:hAnsi="Arial" w:cs="Arial"/>
            </w:rPr>
          </w:rPrChange>
        </w:rPr>
        <w:t>Formula: z_trait = (raw_value − mean) / sd</w:t>
      </w:r>
    </w:p>
    <w:p w14:paraId="7016AB1B" w14:textId="77777777" w:rsidR="00ED117A" w:rsidRPr="00D51D96" w:rsidRDefault="00ED117A" w:rsidP="00ED117A">
      <w:pPr>
        <w:pStyle w:val="BodyText"/>
        <w:rPr>
          <w:rFonts w:ascii="Arial" w:hAnsi="Arial" w:cs="Arial"/>
          <w:sz w:val="20"/>
          <w:szCs w:val="20"/>
          <w:rPrChange w:id="483" w:author="Dovev Lavie" w:date="2026-09-17T14:09:00Z">
            <w:rPr>
              <w:rFonts w:ascii="Arial" w:hAnsi="Arial" w:cs="Arial"/>
            </w:rPr>
          </w:rPrChange>
        </w:rPr>
      </w:pPr>
      <w:r w:rsidRPr="00D51D96">
        <w:rPr>
          <w:rFonts w:ascii="Arial" w:hAnsi="Arial" w:cs="Arial"/>
          <w:sz w:val="20"/>
          <w:szCs w:val="20"/>
          <w:rPrChange w:id="484" w:author="Dovev Lavie" w:date="2026-09-17T14:09:00Z">
            <w:rPr>
              <w:rFonts w:ascii="Arial" w:hAnsi="Arial" w:cs="Arial"/>
            </w:rPr>
          </w:rPrChange>
        </w:rPr>
        <w:t xml:space="preserve">Education enters the Tendency to Plan equation not as a z-score but as the binary indicator </w:t>
      </w:r>
      <w:del w:id="485" w:author="Dovev Lavie" w:date="2026-09-17T14:14:00Z">
        <w:r w:rsidRPr="00D51D96" w:rsidDel="00E5378D">
          <w:rPr>
            <w:rFonts w:ascii="Arial" w:hAnsi="Arial" w:cs="Arial"/>
            <w:sz w:val="20"/>
            <w:szCs w:val="20"/>
            <w:rPrChange w:id="486" w:author="Dovev Lavie" w:date="2026-09-17T14:09:00Z">
              <w:rPr>
                <w:rFonts w:ascii="Arial" w:hAnsi="Arial" w:cs="Arial"/>
              </w:rPr>
            </w:rPrChange>
          </w:rPr>
          <w:delText xml:space="preserve">reducation </w:delText>
        </w:r>
      </w:del>
      <w:ins w:id="487" w:author="Dovev Lavie" w:date="2026-09-17T14:14:00Z">
        <w:r w:rsidR="00E5378D" w:rsidRPr="00D51D96">
          <w:rPr>
            <w:rFonts w:ascii="Arial" w:hAnsi="Arial" w:cs="Arial"/>
            <w:sz w:val="20"/>
            <w:szCs w:val="20"/>
            <w:rPrChange w:id="488" w:author="Dovev Lavie" w:date="2026-09-17T14:09:00Z">
              <w:rPr>
                <w:rFonts w:ascii="Arial" w:hAnsi="Arial" w:cs="Arial"/>
              </w:rPr>
            </w:rPrChange>
          </w:rPr>
          <w:t>r</w:t>
        </w:r>
        <w:r w:rsidR="00E5378D" w:rsidRPr="00D51D96">
          <w:rPr>
            <w:rFonts w:ascii="Arial" w:hAnsi="Arial" w:cs="Arial"/>
            <w:sz w:val="20"/>
            <w:szCs w:val="20"/>
          </w:rPr>
          <w:t>E</w:t>
        </w:r>
        <w:r w:rsidR="00E5378D" w:rsidRPr="00D51D96">
          <w:rPr>
            <w:rFonts w:ascii="Arial" w:hAnsi="Arial" w:cs="Arial"/>
            <w:sz w:val="20"/>
            <w:szCs w:val="20"/>
            <w:rPrChange w:id="489" w:author="Dovev Lavie" w:date="2026-09-17T14:09:00Z">
              <w:rPr>
                <w:rFonts w:ascii="Arial" w:hAnsi="Arial" w:cs="Arial"/>
              </w:rPr>
            </w:rPrChange>
          </w:rPr>
          <w:t xml:space="preserve">ducation </w:t>
        </w:r>
      </w:ins>
      <w:r w:rsidRPr="00D51D96">
        <w:rPr>
          <w:rFonts w:ascii="Arial" w:hAnsi="Arial" w:cs="Arial"/>
          <w:sz w:val="20"/>
          <w:szCs w:val="20"/>
          <w:rPrChange w:id="490" w:author="Dovev Lavie" w:date="2026-09-17T14:09:00Z">
            <w:rPr>
              <w:rFonts w:ascii="Arial" w:hAnsi="Arial" w:cs="Arial"/>
            </w:rPr>
          </w:rPrChange>
        </w:rPr>
        <w:t>= Education − 1, where 0 = Undergraduate and 1 = Graduate.</w:t>
      </w:r>
    </w:p>
    <w:p w14:paraId="30AF2E75" w14:textId="77777777" w:rsidR="00ED117A" w:rsidRPr="00D51D96" w:rsidRDefault="00ED117A" w:rsidP="00ED117A">
      <w:pPr>
        <w:pStyle w:val="BodyText"/>
        <w:rPr>
          <w:rFonts w:ascii="Arial" w:hAnsi="Arial" w:cs="Arial"/>
          <w:sz w:val="20"/>
          <w:szCs w:val="20"/>
          <w:rPrChange w:id="491" w:author="Dovev Lavie" w:date="2026-09-17T14:09:00Z">
            <w:rPr>
              <w:rFonts w:ascii="Arial" w:hAnsi="Arial" w:cs="Arial"/>
            </w:rPr>
          </w:rPrChange>
        </w:rPr>
      </w:pPr>
      <w:r w:rsidRPr="00D51D96">
        <w:rPr>
          <w:rFonts w:ascii="Arial" w:hAnsi="Arial" w:cs="Arial"/>
          <w:sz w:val="20"/>
          <w:szCs w:val="20"/>
          <w:rPrChange w:id="492" w:author="Dovev Lavie" w:date="2026-09-17T14:09:00Z">
            <w:rPr>
              <w:rFonts w:ascii="Arial" w:hAnsi="Arial" w:cs="Arial"/>
            </w:rPr>
          </w:rPrChange>
        </w:rPr>
        <w:lastRenderedPageBreak/>
        <w:t>Income is standardized at runtime against the population of the current simulation run, using the sample standard deviation: z_Income = (income − population_mean) / population_sd. This follows Stata’s</w:t>
      </w:r>
      <w:ins w:id="493" w:author="Dovev Lavie" w:date="2026-09-17T14:14:00Z">
        <w:r w:rsidR="00E5378D" w:rsidRPr="00D51D96">
          <w:rPr>
            <w:rFonts w:ascii="Arial" w:hAnsi="Arial" w:cs="Arial"/>
            <w:sz w:val="20"/>
            <w:szCs w:val="20"/>
          </w:rPr>
          <w:t xml:space="preserve"> command</w:t>
        </w:r>
      </w:ins>
      <w:r w:rsidRPr="00D51D96">
        <w:rPr>
          <w:rFonts w:ascii="Arial" w:hAnsi="Arial" w:cs="Arial"/>
          <w:sz w:val="20"/>
          <w:szCs w:val="20"/>
          <w:rPrChange w:id="494" w:author="Dovev Lavie" w:date="2026-09-17T14:09:00Z">
            <w:rPr>
              <w:rFonts w:ascii="Arial" w:hAnsi="Arial" w:cs="Arial"/>
            </w:rPr>
          </w:rPrChange>
        </w:rPr>
        <w:t xml:space="preserve"> </w:t>
      </w:r>
      <w:r w:rsidRPr="00D51D96">
        <w:rPr>
          <w:rStyle w:val="VerbatimChar"/>
          <w:rFonts w:ascii="Arial" w:hAnsi="Arial" w:cs="Arial"/>
          <w:sz w:val="18"/>
          <w:szCs w:val="20"/>
          <w:rPrChange w:id="495" w:author="Dovev Lavie" w:date="2026-09-17T14:09:00Z">
            <w:rPr>
              <w:rStyle w:val="VerbatimChar"/>
              <w:rFonts w:ascii="Arial" w:hAnsi="Arial" w:cs="Arial"/>
            </w:rPr>
          </w:rPrChange>
        </w:rPr>
        <w:t>egen z_net_income = std(income)</w:t>
      </w:r>
      <w:r w:rsidRPr="00D51D96">
        <w:rPr>
          <w:rFonts w:ascii="Arial" w:hAnsi="Arial" w:cs="Arial"/>
          <w:sz w:val="20"/>
          <w:szCs w:val="20"/>
          <w:rPrChange w:id="496" w:author="Dovev Lavie" w:date="2026-09-17T14:09:00Z">
            <w:rPr>
              <w:rFonts w:ascii="Arial" w:hAnsi="Arial" w:cs="Arial"/>
            </w:rPr>
          </w:rPrChange>
        </w:rPr>
        <w:t xml:space="preserve">. In the Research Baseline and Research Specification population modes each original participant </w:t>
      </w:r>
      <w:del w:id="497" w:author="Dovev Lavie" w:date="2026-09-17T14:17:00Z">
        <w:r w:rsidRPr="00D51D96" w:rsidDel="00E5378D">
          <w:rPr>
            <w:rFonts w:ascii="Arial" w:hAnsi="Arial" w:cs="Arial"/>
            <w:sz w:val="20"/>
            <w:szCs w:val="20"/>
            <w:rPrChange w:id="498" w:author="Dovev Lavie" w:date="2026-09-17T14:09:00Z">
              <w:rPr>
                <w:rFonts w:ascii="Arial" w:hAnsi="Arial" w:cs="Arial"/>
              </w:rPr>
            </w:rPrChange>
          </w:rPr>
          <w:delText xml:space="preserve">carries </w:delText>
        </w:r>
      </w:del>
      <w:ins w:id="499" w:author="Dovev Lavie" w:date="2026-09-17T14:17:00Z">
        <w:r w:rsidR="00E5378D" w:rsidRPr="00D51D96">
          <w:rPr>
            <w:rFonts w:ascii="Arial" w:hAnsi="Arial" w:cs="Arial"/>
            <w:sz w:val="20"/>
            <w:szCs w:val="20"/>
          </w:rPr>
          <w:t>has</w:t>
        </w:r>
        <w:r w:rsidR="00E5378D" w:rsidRPr="00D51D96">
          <w:rPr>
            <w:rFonts w:ascii="Arial" w:hAnsi="Arial" w:cs="Arial"/>
            <w:sz w:val="20"/>
            <w:szCs w:val="20"/>
            <w:rPrChange w:id="500" w:author="Dovev Lavie" w:date="2026-09-17T14:09:00Z">
              <w:rPr>
                <w:rFonts w:ascii="Arial" w:hAnsi="Arial" w:cs="Arial"/>
              </w:rPr>
            </w:rPrChange>
          </w:rPr>
          <w:t xml:space="preserve"> </w:t>
        </w:r>
      </w:ins>
      <w:r w:rsidRPr="00D51D96">
        <w:rPr>
          <w:rFonts w:ascii="Arial" w:hAnsi="Arial" w:cs="Arial"/>
          <w:sz w:val="20"/>
          <w:szCs w:val="20"/>
          <w:rPrChange w:id="501" w:author="Dovev Lavie" w:date="2026-09-17T14:09:00Z">
            <w:rPr>
              <w:rFonts w:ascii="Arial" w:hAnsi="Arial" w:cs="Arial"/>
            </w:rPr>
          </w:rPrChange>
        </w:rPr>
        <w:t>their own income</w:t>
      </w:r>
      <w:ins w:id="502" w:author="Dovev Lavie" w:date="2026-09-17T14:17:00Z">
        <w:r w:rsidR="00E5378D" w:rsidRPr="00D51D96">
          <w:rPr>
            <w:rFonts w:ascii="Arial" w:hAnsi="Arial" w:cs="Arial"/>
            <w:sz w:val="20"/>
            <w:szCs w:val="20"/>
          </w:rPr>
          <w:t xml:space="preserve"> (allocated budget) </w:t>
        </w:r>
      </w:ins>
      <w:del w:id="503" w:author="Dovev Lavie" w:date="2026-09-17T14:17:00Z">
        <w:r w:rsidRPr="00D51D96" w:rsidDel="00E5378D">
          <w:rPr>
            <w:rFonts w:ascii="Arial" w:hAnsi="Arial" w:cs="Arial"/>
            <w:sz w:val="20"/>
            <w:szCs w:val="20"/>
            <w:rPrChange w:id="504" w:author="Dovev Lavie" w:date="2026-09-17T14:09:00Z">
              <w:rPr>
                <w:rFonts w:ascii="Arial" w:hAnsi="Arial" w:cs="Arial"/>
              </w:rPr>
            </w:rPrChange>
          </w:rPr>
          <w:delText xml:space="preserve"> </w:delText>
        </w:r>
      </w:del>
      <w:r w:rsidRPr="00D51D96">
        <w:rPr>
          <w:rFonts w:ascii="Arial" w:hAnsi="Arial" w:cs="Arial"/>
          <w:sz w:val="20"/>
          <w:szCs w:val="20"/>
          <w:rPrChange w:id="505" w:author="Dovev Lavie" w:date="2026-09-17T14:09:00Z">
            <w:rPr>
              <w:rFonts w:ascii="Arial" w:hAnsi="Arial" w:cs="Arial"/>
            </w:rPr>
          </w:rPrChange>
        </w:rPr>
        <w:t xml:space="preserve">value from the </w:t>
      </w:r>
      <w:del w:id="506" w:author="Dovev Lavie" w:date="2026-09-17T14:17:00Z">
        <w:r w:rsidRPr="00D51D96" w:rsidDel="00E5378D">
          <w:rPr>
            <w:rFonts w:ascii="Arial" w:hAnsi="Arial" w:cs="Arial"/>
            <w:sz w:val="20"/>
            <w:szCs w:val="20"/>
            <w:rPrChange w:id="507" w:author="Dovev Lavie" w:date="2026-09-17T14:09:00Z">
              <w:rPr>
                <w:rFonts w:ascii="Arial" w:hAnsi="Arial" w:cs="Arial"/>
              </w:rPr>
            </w:rPrChange>
          </w:rPr>
          <w:delText>research data</w:delText>
        </w:r>
      </w:del>
      <w:ins w:id="508" w:author="Dovev Lavie" w:date="2026-09-17T14:17:00Z">
        <w:r w:rsidR="00E5378D" w:rsidRPr="00D51D96">
          <w:rPr>
            <w:rFonts w:ascii="Arial" w:hAnsi="Arial" w:cs="Arial"/>
            <w:sz w:val="20"/>
            <w:szCs w:val="20"/>
          </w:rPr>
          <w:t>experiment</w:t>
        </w:r>
      </w:ins>
      <w:r w:rsidRPr="00D51D96">
        <w:rPr>
          <w:rFonts w:ascii="Arial" w:hAnsi="Arial" w:cs="Arial"/>
          <w:sz w:val="20"/>
          <w:szCs w:val="20"/>
          <w:rPrChange w:id="509" w:author="Dovev Lavie" w:date="2026-09-17T14:09:00Z">
            <w:rPr>
              <w:rFonts w:ascii="Arial" w:hAnsi="Arial" w:cs="Arial"/>
            </w:rPr>
          </w:rPrChange>
        </w:rPr>
        <w:t>; in the Copula population mode income is generated from the distribution configured on Page 1.</w:t>
      </w:r>
    </w:p>
    <w:p w14:paraId="4B961DE3" w14:textId="77777777" w:rsidR="00ED117A" w:rsidRPr="00D51D96" w:rsidRDefault="00426221" w:rsidP="00ED117A">
      <w:pPr>
        <w:pStyle w:val="BodyText"/>
        <w:rPr>
          <w:rFonts w:ascii="Arial" w:hAnsi="Arial" w:cs="Arial"/>
          <w:sz w:val="20"/>
          <w:szCs w:val="20"/>
          <w:rPrChange w:id="510" w:author="Dovev Lavie" w:date="2026-09-17T14:09:00Z">
            <w:rPr>
              <w:rFonts w:ascii="Arial" w:hAnsi="Arial" w:cs="Arial"/>
            </w:rPr>
          </w:rPrChange>
        </w:rPr>
      </w:pPr>
      <w:ins w:id="511" w:author="Dovev Lavie" w:date="2026-09-17T14:18:00Z">
        <w:r>
          <w:rPr>
            <w:rFonts w:ascii="Arial" w:hAnsi="Arial" w:cs="Arial"/>
            <w:sz w:val="20"/>
            <w:szCs w:val="20"/>
          </w:rPr>
          <w:t>T</w:t>
        </w:r>
        <w:r w:rsidRPr="00426221">
          <w:rPr>
            <w:rFonts w:ascii="Arial" w:hAnsi="Arial" w:cs="Arial"/>
            <w:sz w:val="20"/>
            <w:szCs w:val="20"/>
          </w:rPr>
          <w:t>he observed flexibility measure</w:t>
        </w:r>
        <w:r>
          <w:rPr>
            <w:rFonts w:ascii="Arial" w:hAnsi="Arial" w:cs="Arial"/>
            <w:sz w:val="20"/>
            <w:szCs w:val="20"/>
          </w:rPr>
          <w:t xml:space="preserve"> is </w:t>
        </w:r>
      </w:ins>
      <w:r w:rsidR="00ED117A" w:rsidRPr="00D51D96">
        <w:rPr>
          <w:rStyle w:val="VerbatimChar"/>
          <w:rFonts w:ascii="Arial" w:hAnsi="Arial" w:cs="Arial"/>
          <w:sz w:val="18"/>
          <w:szCs w:val="20"/>
          <w:rPrChange w:id="512" w:author="Dovev Lavie" w:date="2026-09-17T14:09:00Z">
            <w:rPr>
              <w:rStyle w:val="VerbatimChar"/>
              <w:rFonts w:ascii="Arial" w:hAnsi="Arial" w:cs="Arial"/>
            </w:rPr>
          </w:rPrChange>
        </w:rPr>
        <w:t>stdactions</w:t>
      </w:r>
      <w:del w:id="513" w:author="Dovev Lavie" w:date="2026-09-17T14:18:00Z">
        <w:r w:rsidR="00ED117A" w:rsidRPr="00D51D96" w:rsidDel="00426221">
          <w:rPr>
            <w:rFonts w:ascii="Arial" w:hAnsi="Arial" w:cs="Arial"/>
            <w:sz w:val="20"/>
            <w:szCs w:val="20"/>
            <w:rPrChange w:id="514" w:author="Dovev Lavie" w:date="2026-09-17T14:09:00Z">
              <w:rPr>
                <w:rFonts w:ascii="Arial" w:hAnsi="Arial" w:cs="Arial"/>
              </w:rPr>
            </w:rPrChange>
          </w:rPr>
          <w:delText xml:space="preserve"> </w:delText>
        </w:r>
      </w:del>
      <w:ins w:id="515" w:author="Dovev Lavie" w:date="2026-09-17T14:18:00Z">
        <w:r w:rsidRPr="00D51D96">
          <w:rPr>
            <w:rFonts w:ascii="Arial" w:hAnsi="Arial" w:cs="Arial"/>
            <w:sz w:val="20"/>
            <w:szCs w:val="20"/>
          </w:rPr>
          <w:t xml:space="preserve">, </w:t>
        </w:r>
      </w:ins>
      <w:del w:id="516" w:author="Dovev Lavie" w:date="2026-09-17T14:18:00Z">
        <w:r w:rsidR="00ED117A" w:rsidRPr="00D51D96" w:rsidDel="00426221">
          <w:rPr>
            <w:rFonts w:ascii="Arial" w:hAnsi="Arial" w:cs="Arial"/>
            <w:sz w:val="20"/>
            <w:szCs w:val="20"/>
            <w:rPrChange w:id="517" w:author="Dovev Lavie" w:date="2026-09-17T14:09:00Z">
              <w:rPr>
                <w:rFonts w:ascii="Arial" w:hAnsi="Arial" w:cs="Arial"/>
              </w:rPr>
            </w:rPrChange>
          </w:rPr>
          <w:delText xml:space="preserve">is </w:delText>
        </w:r>
      </w:del>
      <w:ins w:id="518" w:author="Dovev Lavie" w:date="2026-09-17T14:18:00Z">
        <w:r w:rsidRPr="00D51D96">
          <w:rPr>
            <w:rFonts w:ascii="Arial" w:hAnsi="Arial" w:cs="Arial"/>
            <w:sz w:val="20"/>
            <w:szCs w:val="20"/>
          </w:rPr>
          <w:t>capturing</w:t>
        </w:r>
      </w:ins>
      <w:del w:id="519" w:author="Dovev Lavie" w:date="2026-09-17T14:18:00Z">
        <w:r w:rsidR="00ED117A" w:rsidRPr="00D51D96" w:rsidDel="00426221">
          <w:rPr>
            <w:rFonts w:ascii="Arial" w:hAnsi="Arial" w:cs="Arial"/>
            <w:sz w:val="20"/>
            <w:szCs w:val="20"/>
            <w:rPrChange w:id="520" w:author="Dovev Lavie" w:date="2026-09-17T14:09:00Z">
              <w:rPr>
                <w:rFonts w:ascii="Arial" w:hAnsi="Arial" w:cs="Arial"/>
              </w:rPr>
            </w:rPrChange>
          </w:rPr>
          <w:delText>the observed flexibility measure:</w:delText>
        </w:r>
      </w:del>
      <w:r w:rsidR="00ED117A" w:rsidRPr="00D51D96">
        <w:rPr>
          <w:rFonts w:ascii="Arial" w:hAnsi="Arial" w:cs="Arial"/>
          <w:sz w:val="20"/>
          <w:szCs w:val="20"/>
          <w:rPrChange w:id="521" w:author="Dovev Lavie" w:date="2026-09-17T14:09:00Z">
            <w:rPr>
              <w:rFonts w:ascii="Arial" w:hAnsi="Arial" w:cs="Arial"/>
            </w:rPr>
          </w:rPrChange>
        </w:rPr>
        <w:t xml:space="preserve"> the standard deviation in the number of actions </w:t>
      </w:r>
      <w:ins w:id="522" w:author="Dovev Lavie" w:date="2026-09-17T14:19:00Z">
        <w:r w:rsidRPr="00D51D96">
          <w:rPr>
            <w:rFonts w:ascii="Arial" w:hAnsi="Arial" w:cs="Arial"/>
            <w:sz w:val="20"/>
            <w:szCs w:val="20"/>
          </w:rPr>
          <w:t xml:space="preserve">that </w:t>
        </w:r>
      </w:ins>
      <w:r w:rsidR="00ED117A" w:rsidRPr="00D51D96">
        <w:rPr>
          <w:rFonts w:ascii="Arial" w:hAnsi="Arial" w:cs="Arial"/>
          <w:sz w:val="20"/>
          <w:szCs w:val="20"/>
          <w:rPrChange w:id="523" w:author="Dovev Lavie" w:date="2026-09-17T14:09:00Z">
            <w:rPr>
              <w:rFonts w:ascii="Arial" w:hAnsi="Arial" w:cs="Arial"/>
            </w:rPr>
          </w:rPrChange>
        </w:rPr>
        <w:t xml:space="preserve">the participant took per cycle over the eight experiment cycle-weeks. Because the experiment records only per-participant totals, </w:t>
      </w:r>
      <w:commentRangeStart w:id="524"/>
      <w:commentRangeStart w:id="525"/>
      <w:r w:rsidR="00ED117A" w:rsidRPr="00D51D96">
        <w:rPr>
          <w:rFonts w:ascii="Arial" w:hAnsi="Arial" w:cs="Arial"/>
          <w:sz w:val="20"/>
          <w:szCs w:val="20"/>
          <w:rPrChange w:id="526" w:author="Dovev Lavie" w:date="2026-09-17T14:09:00Z">
            <w:rPr>
              <w:rFonts w:ascii="Arial" w:hAnsi="Arial" w:cs="Arial"/>
            </w:rPr>
          </w:rPrChange>
        </w:rPr>
        <w:t>this variable is taken from the research data file</w:t>
      </w:r>
      <w:commentRangeEnd w:id="524"/>
      <w:r w:rsidR="006A25C5" w:rsidRPr="00D51D96">
        <w:rPr>
          <w:rStyle w:val="CommentReference"/>
          <w:rFonts w:ascii="Arial" w:hAnsi="Arial" w:cs="Arial"/>
          <w:sz w:val="20"/>
          <w:szCs w:val="20"/>
          <w:rPrChange w:id="527" w:author="Dovev Lavie" w:date="2026-09-17T14:09:00Z">
            <w:rPr>
              <w:rStyle w:val="CommentReference"/>
              <w:rFonts w:ascii="Arial" w:hAnsi="Arial" w:cs="Arial"/>
              <w:sz w:val="24"/>
              <w:szCs w:val="24"/>
            </w:rPr>
          </w:rPrChange>
        </w:rPr>
        <w:commentReference w:id="524"/>
      </w:r>
      <w:commentRangeEnd w:id="525"/>
      <w:r w:rsidR="006A25C5" w:rsidRPr="00D51D96">
        <w:rPr>
          <w:rStyle w:val="CommentReference"/>
          <w:rFonts w:ascii="Arial" w:hAnsi="Arial" w:cs="Arial"/>
          <w:sz w:val="20"/>
          <w:szCs w:val="20"/>
          <w:rPrChange w:id="528" w:author="Dovev Lavie" w:date="2026-09-17T14:09:00Z">
            <w:rPr>
              <w:rStyle w:val="CommentReference"/>
              <w:rFonts w:ascii="Arial" w:hAnsi="Arial" w:cs="Arial"/>
              <w:sz w:val="24"/>
              <w:szCs w:val="24"/>
            </w:rPr>
          </w:rPrChange>
        </w:rPr>
        <w:commentReference w:id="525"/>
      </w:r>
      <w:del w:id="529" w:author="Sueda Gul" w:date="2026-10-07T18:00:00Z">
        <w:r w:rsidR="00ED117A" w:rsidRPr="00D51D96">
          <w:rPr>
            <w:rFonts w:ascii="Arial" w:hAnsi="Arial" w:cs="Arial"/>
            <w:sz w:val="20"/>
            <w:szCs w:val="20"/>
            <w:rPrChange w:id="530" w:author="Dovev Lavie" w:date="2026-09-17T14:09:00Z">
              <w:rPr>
                <w:rFonts w:ascii="Arial" w:hAnsi="Arial" w:cs="Arial"/>
              </w:rPr>
            </w:rPrChange>
          </w:rPr>
          <w:delText xml:space="preserve"> and </w:delText>
        </w:r>
      </w:del>
      <w:del w:id="531" w:author="Dovev Lavie" w:date="2026-09-17T14:19:00Z">
        <w:r w:rsidR="00ED117A" w:rsidRPr="00D51D96" w:rsidDel="006A25C5">
          <w:rPr>
            <w:rFonts w:ascii="Arial" w:hAnsi="Arial" w:cs="Arial"/>
            <w:sz w:val="20"/>
            <w:szCs w:val="20"/>
            <w:rPrChange w:id="532" w:author="Dovev Lavie" w:date="2026-09-17T14:09:00Z">
              <w:rPr>
                <w:rFonts w:ascii="Arial" w:hAnsi="Arial" w:cs="Arial"/>
              </w:rPr>
            </w:rPrChange>
          </w:rPr>
          <w:delText>is carried</w:delText>
        </w:r>
      </w:del>
      <w:ins w:id="533" w:author="Dovev Lavie" w:date="2026-09-17T14:19:00Z">
        <w:del w:id="534" w:author="Sueda Gul" w:date="2026-10-07T18:00:00Z">
          <w:r w:rsidR="006A25C5" w:rsidRPr="00D51D96">
            <w:rPr>
              <w:rFonts w:ascii="Arial" w:hAnsi="Arial" w:cs="Arial"/>
              <w:sz w:val="20"/>
              <w:szCs w:val="20"/>
            </w:rPr>
            <w:delText>treated</w:delText>
          </w:r>
        </w:del>
      </w:ins>
      <w:del w:id="535" w:author="Sueda Gul" w:date="2026-10-07T18:00:00Z">
        <w:r w:rsidR="00ED117A" w:rsidRPr="00D51D96">
          <w:rPr>
            <w:rFonts w:ascii="Arial" w:hAnsi="Arial" w:cs="Arial"/>
            <w:sz w:val="20"/>
            <w:szCs w:val="20"/>
            <w:rPrChange w:id="536" w:author="Dovev Lavie" w:date="2026-09-17T14:09:00Z">
              <w:rPr>
                <w:rFonts w:ascii="Arial" w:hAnsi="Arial" w:cs="Arial"/>
              </w:rPr>
            </w:rPrChange>
          </w:rPr>
          <w:delText xml:space="preserve"> as one of the </w:delText>
        </w:r>
      </w:del>
      <w:del w:id="537" w:author="Dovev Lavie" w:date="2026-09-17T14:20:00Z">
        <w:r w:rsidR="00ED117A" w:rsidRPr="00D51D96" w:rsidDel="006A25C5">
          <w:rPr>
            <w:rFonts w:ascii="Arial" w:hAnsi="Arial" w:cs="Arial"/>
            <w:sz w:val="20"/>
            <w:szCs w:val="20"/>
            <w:rPrChange w:id="538" w:author="Dovev Lavie" w:date="2026-09-17T14:09:00Z">
              <w:rPr>
                <w:rFonts w:ascii="Arial" w:hAnsi="Arial" w:cs="Arial"/>
              </w:rPr>
            </w:rPrChange>
          </w:rPr>
          <w:delText xml:space="preserve">traits </w:delText>
        </w:r>
      </w:del>
      <w:ins w:id="539" w:author="Dovev Lavie" w:date="2026-09-17T14:20:00Z">
        <w:del w:id="540" w:author="Sueda Gul" w:date="2026-10-07T18:00:00Z">
          <w:r w:rsidR="006A25C5" w:rsidRPr="00D51D96">
            <w:rPr>
              <w:rFonts w:ascii="Arial" w:hAnsi="Arial" w:cs="Arial"/>
              <w:sz w:val="20"/>
              <w:szCs w:val="20"/>
            </w:rPr>
            <w:delText>variables</w:delText>
          </w:r>
          <w:r w:rsidR="006A25C5" w:rsidRPr="00D51D96">
            <w:rPr>
              <w:rFonts w:ascii="Arial" w:hAnsi="Arial" w:cs="Arial"/>
              <w:sz w:val="20"/>
              <w:szCs w:val="20"/>
              <w:rPrChange w:id="541" w:author="Dovev Lavie" w:date="2026-09-17T14:09:00Z">
                <w:rPr>
                  <w:rFonts w:ascii="Arial" w:hAnsi="Arial" w:cs="Arial"/>
                </w:rPr>
              </w:rPrChange>
            </w:rPr>
            <w:delText xml:space="preserve"> </w:delText>
          </w:r>
        </w:del>
      </w:ins>
      <w:del w:id="542" w:author="Dovev Lavie" w:date="2026-09-17T14:20:00Z">
        <w:r w:rsidR="00ED117A" w:rsidRPr="00D51D96" w:rsidDel="006A25C5">
          <w:rPr>
            <w:rFonts w:ascii="Arial" w:hAnsi="Arial" w:cs="Arial"/>
            <w:sz w:val="20"/>
            <w:szCs w:val="20"/>
            <w:rPrChange w:id="543" w:author="Dovev Lavie" w:date="2026-09-17T14:09:00Z">
              <w:rPr>
                <w:rFonts w:ascii="Arial" w:hAnsi="Arial" w:cs="Arial"/>
              </w:rPr>
            </w:rPrChange>
          </w:rPr>
          <w:delText xml:space="preserve">of </w:delText>
        </w:r>
      </w:del>
      <w:ins w:id="544" w:author="Dovev Lavie" w:date="2026-09-17T14:20:00Z">
        <w:del w:id="545" w:author="Sueda Gul" w:date="2026-10-07T18:00:00Z">
          <w:r w:rsidR="006A25C5" w:rsidRPr="00D51D96">
            <w:rPr>
              <w:rFonts w:ascii="Arial" w:hAnsi="Arial" w:cs="Arial"/>
              <w:sz w:val="20"/>
              <w:szCs w:val="20"/>
            </w:rPr>
            <w:delText>for</w:delText>
          </w:r>
          <w:r w:rsidR="006A25C5" w:rsidRPr="00D51D96">
            <w:rPr>
              <w:rFonts w:ascii="Arial" w:hAnsi="Arial" w:cs="Arial"/>
              <w:sz w:val="20"/>
              <w:szCs w:val="20"/>
              <w:rPrChange w:id="546" w:author="Dovev Lavie" w:date="2026-09-17T14:09:00Z">
                <w:rPr>
                  <w:rFonts w:ascii="Arial" w:hAnsi="Arial" w:cs="Arial"/>
                </w:rPr>
              </w:rPrChange>
            </w:rPr>
            <w:delText xml:space="preserve"> </w:delText>
          </w:r>
        </w:del>
      </w:ins>
      <w:del w:id="547" w:author="Sueda Gul" w:date="2026-10-07T18:00:00Z">
        <w:r w:rsidR="00ED117A" w:rsidRPr="00D51D96">
          <w:rPr>
            <w:rFonts w:ascii="Arial" w:hAnsi="Arial" w:cs="Arial"/>
            <w:sz w:val="20"/>
            <w:szCs w:val="20"/>
            <w:rPrChange w:id="548" w:author="Dovev Lavie" w:date="2026-09-17T14:09:00Z">
              <w:rPr>
                <w:rFonts w:ascii="Arial" w:hAnsi="Arial" w:cs="Arial"/>
              </w:rPr>
            </w:rPrChange>
          </w:rPr>
          <w:delText>the copula model, so that synthetic agents reproduce its correlations with the</w:delText>
        </w:r>
      </w:del>
      <w:ins w:id="549" w:author="Dovev Lavie" w:date="2026-09-17T14:20:00Z">
        <w:del w:id="550" w:author="Sueda Gul" w:date="2026-10-07T18:00:00Z">
          <w:r w:rsidR="006A25C5" w:rsidRPr="00D51D96">
            <w:rPr>
              <w:rFonts w:ascii="Arial" w:hAnsi="Arial" w:cs="Arial"/>
              <w:sz w:val="20"/>
              <w:szCs w:val="20"/>
            </w:rPr>
            <w:delText>ir</w:delText>
          </w:r>
        </w:del>
      </w:ins>
      <w:del w:id="551" w:author="Sueda Gul" w:date="2026-10-07T18:00:00Z">
        <w:r w:rsidR="00ED117A" w:rsidRPr="00D51D96">
          <w:rPr>
            <w:rFonts w:ascii="Arial" w:hAnsi="Arial" w:cs="Arial"/>
            <w:sz w:val="20"/>
            <w:szCs w:val="20"/>
            <w:rPrChange w:id="552" w:author="Dovev Lavie" w:date="2026-09-17T14:09:00Z">
              <w:rPr>
                <w:rFonts w:ascii="Arial" w:hAnsi="Arial" w:cs="Arial"/>
              </w:rPr>
            </w:rPrChange>
          </w:rPr>
          <w:delText xml:space="preserve"> Big-5 traits</w:delText>
        </w:r>
      </w:del>
      <w:r w:rsidR="00ED117A" w:rsidRPr="00D51D96">
        <w:rPr>
          <w:rFonts w:ascii="Arial" w:hAnsi="Arial" w:cs="Arial"/>
          <w:sz w:val="20"/>
          <w:szCs w:val="20"/>
          <w:rPrChange w:id="553" w:author="Dovev Lavie" w:date="2026-09-17T14:09:00Z">
            <w:rPr>
              <w:rFonts w:ascii="Arial" w:hAnsi="Arial" w:cs="Arial"/>
            </w:rPr>
          </w:rPrChange>
        </w:rPr>
        <w:t>.</w:t>
      </w:r>
      <w:ins w:id="554" w:author="Sueda Gul" w:date="2026-10-07T09:00:00Z">
        <w:r>
          <w:rPr>
            <w:rFonts w:ascii="Arial" w:hAnsi="Arial" w:cs="Arial"/>
            <w:sz w:val="20"/>
            <w:szCs w:val="20"/>
          </w:rPr>
          <w:t xml:space="preserve"> In the Research Baseline and Research Specification modes, stdactions is taken from the data (the real participant's value). In the Copula mode the agents are not real people, so stdactions was added to the statistical model that creates them: each synthetic agent gets a stdactions value that fits its Big-5 traits, as in the real participants.</w:t>
        </w:r>
      </w:ins>
    </w:p>
    <w:p w14:paraId="59057012" w14:textId="77777777" w:rsidR="00ED117A" w:rsidRPr="00D51D96" w:rsidRDefault="00ED117A" w:rsidP="00ED117A">
      <w:pPr>
        <w:pStyle w:val="Heading2"/>
        <w:rPr>
          <w:rFonts w:ascii="Arial" w:hAnsi="Arial" w:cs="Arial"/>
          <w:i w:val="0"/>
          <w:iCs w:val="0"/>
          <w:sz w:val="22"/>
          <w:szCs w:val="22"/>
          <w:rPrChange w:id="555" w:author="Dovev Lavie" w:date="2026-09-17T14:21:00Z">
            <w:rPr>
              <w:rFonts w:ascii="Arial" w:hAnsi="Arial" w:cs="Arial"/>
            </w:rPr>
          </w:rPrChange>
        </w:rPr>
      </w:pPr>
      <w:bookmarkStart w:id="556" w:name="Xf95acdea083943dcbffbcdfdbd18314ea6dbc38"/>
      <w:r w:rsidRPr="00D51D96">
        <w:rPr>
          <w:rFonts w:ascii="Arial" w:hAnsi="Arial" w:cs="Arial"/>
          <w:i w:val="0"/>
          <w:iCs w:val="0"/>
          <w:sz w:val="22"/>
          <w:szCs w:val="22"/>
          <w:rPrChange w:id="557" w:author="Dovev Lavie" w:date="2026-09-17T14:21:00Z">
            <w:rPr>
              <w:rFonts w:ascii="Arial" w:hAnsi="Arial" w:cs="Arial"/>
            </w:rPr>
          </w:rPrChange>
        </w:rPr>
        <w:t>3. Mechanism 1: Options List Length (Tendency to Plan)</w:t>
      </w:r>
    </w:p>
    <w:p w14:paraId="40A93DE0" w14:textId="77777777" w:rsidR="00ED117A" w:rsidRPr="00D51D96" w:rsidRDefault="00ED117A" w:rsidP="00ED117A">
      <w:pPr>
        <w:pStyle w:val="FirstParagraph"/>
        <w:rPr>
          <w:rFonts w:ascii="Arial" w:hAnsi="Arial" w:cs="Arial"/>
          <w:sz w:val="20"/>
          <w:szCs w:val="20"/>
          <w:rPrChange w:id="558" w:author="Dovev Lavie" w:date="2026-09-17T14:09:00Z">
            <w:rPr>
              <w:rFonts w:ascii="Arial" w:hAnsi="Arial" w:cs="Arial"/>
            </w:rPr>
          </w:rPrChange>
        </w:rPr>
      </w:pPr>
      <w:r w:rsidRPr="00D51D96">
        <w:rPr>
          <w:rFonts w:ascii="Arial" w:hAnsi="Arial" w:cs="Arial"/>
          <w:sz w:val="20"/>
          <w:szCs w:val="20"/>
          <w:rPrChange w:id="559" w:author="Dovev Lavie" w:date="2026-09-17T14:09:00Z">
            <w:rPr>
              <w:rFonts w:ascii="Arial" w:hAnsi="Arial" w:cs="Arial"/>
            </w:rPr>
          </w:rPrChange>
        </w:rPr>
        <w:t>This mechanism determines how many default options the agent pre-selects. The score is a linear combination of four standardized</w:t>
      </w:r>
      <w:ins w:id="560" w:author="Dovev Lavie" w:date="2026-09-17T14:21:00Z">
        <w:r w:rsidR="006A25C5" w:rsidRPr="00D51D96">
          <w:rPr>
            <w:rFonts w:ascii="Arial" w:hAnsi="Arial" w:cs="Arial"/>
            <w:sz w:val="20"/>
            <w:szCs w:val="20"/>
          </w:rPr>
          <w:t xml:space="preserve"> personality</w:t>
        </w:r>
      </w:ins>
      <w:r w:rsidRPr="00D51D96">
        <w:rPr>
          <w:rFonts w:ascii="Arial" w:hAnsi="Arial" w:cs="Arial"/>
          <w:sz w:val="20"/>
          <w:szCs w:val="20"/>
          <w:rPrChange w:id="561" w:author="Dovev Lavie" w:date="2026-09-17T14:09:00Z">
            <w:rPr>
              <w:rFonts w:ascii="Arial" w:hAnsi="Arial" w:cs="Arial"/>
            </w:rPr>
          </w:rPrChange>
        </w:rPr>
        <w:t xml:space="preserve"> traits plus education:</w:t>
      </w:r>
    </w:p>
    <w:p w14:paraId="37B7A453" w14:textId="77777777" w:rsidR="00ED117A" w:rsidRPr="00D51D96" w:rsidDel="006A25C5" w:rsidRDefault="00ED117A" w:rsidP="00ED117A">
      <w:pPr>
        <w:pStyle w:val="BodyText"/>
        <w:rPr>
          <w:del w:id="562" w:author="Dovev Lavie" w:date="2026-09-17T14:22:00Z"/>
          <w:rFonts w:ascii="Arial" w:hAnsi="Arial" w:cs="Arial"/>
          <w:sz w:val="20"/>
          <w:szCs w:val="20"/>
          <w:rPrChange w:id="563" w:author="Dovev Lavie" w:date="2026-09-17T14:09:00Z">
            <w:rPr>
              <w:del w:id="564" w:author="Dovev Lavie" w:date="2026-09-17T14:22:00Z"/>
              <w:rFonts w:ascii="Arial" w:hAnsi="Arial" w:cs="Arial"/>
            </w:rPr>
          </w:rPrChange>
        </w:rPr>
      </w:pPr>
      <w:r w:rsidRPr="00D51D96">
        <w:rPr>
          <w:rFonts w:ascii="Arial" w:hAnsi="Arial"/>
          <w:sz w:val="20"/>
          <w:szCs w:val="20"/>
          <w:rPrChange w:id="565" w:author="Dovev Lavie" w:date="2026-09-17T14:09:00Z">
            <w:rPr>
              <w:rFonts w:ascii="Arial" w:hAnsi="Arial"/>
            </w:rPr>
          </w:rPrChange>
        </w:rPr>
        <w:t>TTP_i = β</w:t>
      </w:r>
      <w:r w:rsidRPr="00E5378D">
        <w:rPr>
          <w:rFonts w:ascii="Cambria Math" w:hAnsi="Cambria Math" w:cs="Cambria Math"/>
          <w:sz w:val="20"/>
          <w:szCs w:val="20"/>
          <w:rPrChange w:id="566" w:author="Dovev Lavie" w:date="2026-09-17T14:09:00Z">
            <w:rPr>
              <w:rFonts w:ascii="Cambria Math" w:hAnsi="Cambria Math" w:cs="Cambria Math"/>
            </w:rPr>
          </w:rPrChange>
        </w:rPr>
        <w:t>₀</w:t>
      </w:r>
      <w:r w:rsidRPr="00D51D96">
        <w:rPr>
          <w:rFonts w:ascii="Arial" w:hAnsi="Arial"/>
          <w:sz w:val="20"/>
          <w:szCs w:val="20"/>
          <w:rPrChange w:id="567" w:author="Dovev Lavie" w:date="2026-09-17T14:09:00Z">
            <w:rPr>
              <w:rFonts w:ascii="Arial" w:hAnsi="Arial"/>
            </w:rPr>
          </w:rPrChange>
        </w:rPr>
        <w:t xml:space="preserve"> </w:t>
      </w:r>
      <w:r w:rsidRPr="00E5378D">
        <w:rPr>
          <w:rFonts w:ascii="Arial" w:hAnsi="Arial"/>
          <w:sz w:val="20"/>
          <w:szCs w:val="20"/>
          <w:rPrChange w:id="568" w:author="Dovev Lavie" w:date="2026-09-17T14:09:00Z">
            <w:rPr>
              <w:rFonts w:ascii="Arial" w:hAnsi="Arial"/>
            </w:rPr>
          </w:rPrChange>
        </w:rPr>
        <w:t>−</w:t>
      </w:r>
      <w:r w:rsidRPr="00D51D96">
        <w:rPr>
          <w:rFonts w:ascii="Arial" w:hAnsi="Arial"/>
          <w:sz w:val="20"/>
          <w:szCs w:val="20"/>
          <w:rPrChange w:id="569" w:author="Dovev Lavie" w:date="2026-09-17T14:09:00Z">
            <w:rPr>
              <w:rFonts w:ascii="Arial" w:hAnsi="Arial"/>
            </w:rPr>
          </w:rPrChange>
        </w:rPr>
        <w:t xml:space="preserve"> 0.0152556564 </w:t>
      </w:r>
      <w:r w:rsidRPr="00E5378D">
        <w:rPr>
          <w:rFonts w:ascii="Arial" w:hAnsi="Arial"/>
          <w:sz w:val="20"/>
          <w:szCs w:val="20"/>
          <w:rPrChange w:id="570" w:author="Dovev Lavie" w:date="2026-09-17T14:09:00Z">
            <w:rPr>
              <w:rFonts w:ascii="Arial" w:hAnsi="Arial"/>
            </w:rPr>
          </w:rPrChange>
        </w:rPr>
        <w:t>×</w:t>
      </w:r>
      <w:r w:rsidRPr="00D51D96">
        <w:rPr>
          <w:rFonts w:ascii="Arial" w:hAnsi="Arial"/>
          <w:sz w:val="20"/>
          <w:szCs w:val="20"/>
          <w:rPrChange w:id="571" w:author="Dovev Lavie" w:date="2026-09-17T14:09:00Z">
            <w:rPr>
              <w:rFonts w:ascii="Arial" w:hAnsi="Arial"/>
            </w:rPr>
          </w:rPrChange>
        </w:rPr>
        <w:t xml:space="preserve"> z_Extraversion_i + 0.0177638642 </w:t>
      </w:r>
      <w:r w:rsidRPr="00E5378D">
        <w:rPr>
          <w:rFonts w:ascii="Arial" w:hAnsi="Arial"/>
          <w:sz w:val="20"/>
          <w:szCs w:val="20"/>
          <w:rPrChange w:id="572" w:author="Dovev Lavie" w:date="2026-09-17T14:09:00Z">
            <w:rPr>
              <w:rFonts w:ascii="Arial" w:hAnsi="Arial"/>
            </w:rPr>
          </w:rPrChange>
        </w:rPr>
        <w:t>×</w:t>
      </w:r>
      <w:r w:rsidRPr="00D51D96">
        <w:rPr>
          <w:rFonts w:ascii="Arial" w:hAnsi="Arial"/>
          <w:sz w:val="20"/>
          <w:szCs w:val="20"/>
          <w:rPrChange w:id="573" w:author="Dovev Lavie" w:date="2026-09-17T14:09:00Z">
            <w:rPr>
              <w:rFonts w:ascii="Arial" w:hAnsi="Arial"/>
            </w:rPr>
          </w:rPrChange>
        </w:rPr>
        <w:t xml:space="preserve"> z_Agreeableness_i + 0.01959 </w:t>
      </w:r>
      <w:r w:rsidRPr="00E5378D">
        <w:rPr>
          <w:rFonts w:ascii="Arial" w:hAnsi="Arial"/>
          <w:sz w:val="20"/>
          <w:szCs w:val="20"/>
          <w:rPrChange w:id="574" w:author="Dovev Lavie" w:date="2026-09-17T14:09:00Z">
            <w:rPr>
              <w:rFonts w:ascii="Arial" w:hAnsi="Arial"/>
            </w:rPr>
          </w:rPrChange>
        </w:rPr>
        <w:t>×</w:t>
      </w:r>
      <w:r w:rsidRPr="00D51D96">
        <w:rPr>
          <w:rFonts w:ascii="Arial" w:hAnsi="Arial"/>
          <w:sz w:val="20"/>
          <w:szCs w:val="20"/>
          <w:rPrChange w:id="575" w:author="Dovev Lavie" w:date="2026-09-17T14:09:00Z">
            <w:rPr>
              <w:rFonts w:ascii="Arial" w:hAnsi="Arial"/>
            </w:rPr>
          </w:rPrChange>
        </w:rPr>
        <w:t xml:space="preserve"> z_Neuroticism_i + 0.00901465 </w:t>
      </w:r>
      <w:r w:rsidRPr="00E5378D">
        <w:rPr>
          <w:rFonts w:ascii="Arial" w:hAnsi="Arial"/>
          <w:sz w:val="20"/>
          <w:szCs w:val="20"/>
          <w:rPrChange w:id="576" w:author="Dovev Lavie" w:date="2026-09-17T14:09:00Z">
            <w:rPr>
              <w:rFonts w:ascii="Arial" w:hAnsi="Arial"/>
            </w:rPr>
          </w:rPrChange>
        </w:rPr>
        <w:t>×</w:t>
      </w:r>
      <w:r w:rsidRPr="00D51D96">
        <w:rPr>
          <w:rFonts w:ascii="Arial" w:hAnsi="Arial"/>
          <w:sz w:val="20"/>
          <w:szCs w:val="20"/>
          <w:rPrChange w:id="577" w:author="Dovev Lavie" w:date="2026-09-17T14:09:00Z">
            <w:rPr>
              <w:rFonts w:ascii="Arial" w:hAnsi="Arial"/>
            </w:rPr>
          </w:rPrChange>
        </w:rPr>
        <w:t xml:space="preserve"> z_Conscientiousness_i + 0.0297 </w:t>
      </w:r>
      <w:r w:rsidRPr="00E5378D">
        <w:rPr>
          <w:rFonts w:ascii="Arial" w:hAnsi="Arial"/>
          <w:sz w:val="20"/>
          <w:szCs w:val="20"/>
          <w:rPrChange w:id="578" w:author="Dovev Lavie" w:date="2026-09-17T14:09:00Z">
            <w:rPr>
              <w:rFonts w:ascii="Arial" w:hAnsi="Arial"/>
            </w:rPr>
          </w:rPrChange>
        </w:rPr>
        <w:t>×</w:t>
      </w:r>
      <w:r w:rsidRPr="00D51D96">
        <w:rPr>
          <w:rFonts w:ascii="Arial" w:hAnsi="Arial"/>
          <w:sz w:val="20"/>
          <w:szCs w:val="20"/>
          <w:rPrChange w:id="579" w:author="Dovev Lavie" w:date="2026-09-17T14:09:00Z">
            <w:rPr>
              <w:rFonts w:ascii="Arial" w:hAnsi="Arial"/>
            </w:rPr>
          </w:rPrChange>
        </w:rPr>
        <w:t xml:space="preserve"> Education_i</w:t>
      </w:r>
      <w:ins w:id="580" w:author="Dovev Lavie" w:date="2026-09-17T14:22:00Z">
        <w:r w:rsidR="006A25C5" w:rsidRPr="00D51D96">
          <w:rPr>
            <w:rFonts w:ascii="Arial" w:hAnsi="Arial" w:cs="Arial"/>
            <w:sz w:val="20"/>
            <w:szCs w:val="20"/>
          </w:rPr>
          <w:t xml:space="preserve">, </w:t>
        </w:r>
      </w:ins>
    </w:p>
    <w:p w14:paraId="1B27D7DA" w14:textId="77777777" w:rsidR="006A25C5" w:rsidRPr="00D51D96" w:rsidRDefault="00ED117A" w:rsidP="006A25C5">
      <w:pPr>
        <w:pStyle w:val="BodyText"/>
        <w:rPr>
          <w:ins w:id="581" w:author="Dovev Lavie" w:date="2026-09-17T14:22:00Z"/>
          <w:rFonts w:ascii="Arial" w:hAnsi="Arial" w:cs="Arial"/>
          <w:sz w:val="20"/>
          <w:szCs w:val="20"/>
        </w:rPr>
      </w:pPr>
      <w:del w:id="582" w:author="Dovev Lavie" w:date="2026-09-17T14:22:00Z">
        <w:r w:rsidRPr="00D51D96" w:rsidDel="006A25C5">
          <w:rPr>
            <w:rFonts w:ascii="Arial" w:hAnsi="Arial" w:cs="Arial"/>
            <w:sz w:val="20"/>
            <w:szCs w:val="20"/>
            <w:rPrChange w:id="583" w:author="Dovev Lavie" w:date="2026-09-17T14:09:00Z">
              <w:rPr>
                <w:rFonts w:ascii="Arial" w:hAnsi="Arial" w:cs="Arial"/>
              </w:rPr>
            </w:rPrChange>
          </w:rPr>
          <w:delText>W</w:delText>
        </w:r>
      </w:del>
      <w:ins w:id="584" w:author="Dovev Lavie" w:date="2026-09-17T14:22:00Z">
        <w:r w:rsidR="006A25C5" w:rsidRPr="00D51D96">
          <w:rPr>
            <w:rFonts w:ascii="Arial" w:hAnsi="Arial" w:cs="Arial"/>
            <w:sz w:val="20"/>
            <w:szCs w:val="20"/>
          </w:rPr>
          <w:t>w</w:t>
        </w:r>
      </w:ins>
      <w:r w:rsidRPr="00D51D96">
        <w:rPr>
          <w:rFonts w:ascii="Arial" w:hAnsi="Arial" w:cs="Arial"/>
          <w:sz w:val="20"/>
          <w:szCs w:val="20"/>
          <w:rPrChange w:id="585" w:author="Dovev Lavie" w:date="2026-09-17T14:09:00Z">
            <w:rPr>
              <w:rFonts w:ascii="Arial" w:hAnsi="Arial" w:cs="Arial"/>
            </w:rPr>
          </w:rPrChange>
        </w:rPr>
        <w:t xml:space="preserve">here Education_i </w:t>
      </w:r>
      <w:r w:rsidRPr="00E5378D">
        <w:rPr>
          <w:rFonts w:ascii="Cambria Math" w:hAnsi="Cambria Math" w:cs="Cambria Math"/>
          <w:sz w:val="20"/>
          <w:szCs w:val="20"/>
          <w:rPrChange w:id="586" w:author="Dovev Lavie" w:date="2026-09-17T14:09:00Z">
            <w:rPr>
              <w:rFonts w:ascii="Cambria Math" w:hAnsi="Cambria Math" w:cs="Cambria Math"/>
            </w:rPr>
          </w:rPrChange>
        </w:rPr>
        <w:t>∈</w:t>
      </w:r>
      <w:r w:rsidRPr="00D51D96">
        <w:rPr>
          <w:rFonts w:ascii="Arial" w:hAnsi="Arial" w:cs="Arial"/>
          <w:sz w:val="20"/>
          <w:szCs w:val="20"/>
          <w:rPrChange w:id="587" w:author="Dovev Lavie" w:date="2026-09-17T14:09:00Z">
            <w:rPr>
              <w:rFonts w:ascii="Arial" w:hAnsi="Arial" w:cs="Arial"/>
            </w:rPr>
          </w:rPrChange>
        </w:rPr>
        <w:t xml:space="preserve"> {0, 1}. </w:t>
      </w:r>
    </w:p>
    <w:p w14:paraId="6290758C" w14:textId="77777777" w:rsidR="00ED117A" w:rsidRPr="00D51D96" w:rsidRDefault="00ED117A" w:rsidP="006A25C5">
      <w:pPr>
        <w:pStyle w:val="BodyText"/>
        <w:rPr>
          <w:rFonts w:ascii="Arial" w:hAnsi="Arial" w:cs="Arial"/>
          <w:sz w:val="20"/>
          <w:szCs w:val="20"/>
          <w:rPrChange w:id="588" w:author="Dovev Lavie" w:date="2026-09-17T14:09:00Z">
            <w:rPr>
              <w:rFonts w:ascii="Arial" w:hAnsi="Arial" w:cs="Arial"/>
            </w:rPr>
          </w:rPrChange>
        </w:rPr>
      </w:pPr>
      <w:r w:rsidRPr="00D51D96">
        <w:rPr>
          <w:rFonts w:ascii="Arial" w:hAnsi="Arial" w:cs="Arial"/>
          <w:sz w:val="20"/>
          <w:szCs w:val="20"/>
          <w:rPrChange w:id="589" w:author="Dovev Lavie" w:date="2026-09-17T14:09:00Z">
            <w:rPr>
              <w:rFonts w:ascii="Arial" w:hAnsi="Arial" w:cs="Arial"/>
            </w:rPr>
          </w:rPrChange>
        </w:rPr>
        <w:t>The score is then rescaled across the population onto a 0</w:t>
      </w:r>
      <w:r w:rsidRPr="00E5378D">
        <w:rPr>
          <w:rFonts w:ascii="Arial" w:hAnsi="Arial" w:cs="Arial"/>
          <w:sz w:val="20"/>
          <w:szCs w:val="20"/>
          <w:rPrChange w:id="590" w:author="Dovev Lavie" w:date="2026-09-17T14:09:00Z">
            <w:rPr>
              <w:rFonts w:ascii="Arial" w:hAnsi="Arial" w:cs="Arial"/>
            </w:rPr>
          </w:rPrChange>
        </w:rPr>
        <w:t>–</w:t>
      </w:r>
      <w:r w:rsidRPr="00D51D96">
        <w:rPr>
          <w:rFonts w:ascii="Arial" w:hAnsi="Arial" w:cs="Arial"/>
          <w:sz w:val="20"/>
          <w:szCs w:val="20"/>
          <w:rPrChange w:id="591" w:author="Dovev Lavie" w:date="2026-09-17T14:09:00Z">
            <w:rPr>
              <w:rFonts w:ascii="Arial" w:hAnsi="Arial" w:cs="Arial"/>
            </w:rPr>
          </w:rPrChange>
        </w:rPr>
        <w:t xml:space="preserve">6 </w:t>
      </w:r>
      <w:ins w:id="592" w:author="Dovev Lavie" w:date="2026-09-17T14:22:00Z">
        <w:r w:rsidR="006A25C5" w:rsidRPr="00D51D96">
          <w:rPr>
            <w:rFonts w:ascii="Arial" w:hAnsi="Arial" w:cs="Arial"/>
            <w:sz w:val="20"/>
            <w:szCs w:val="20"/>
          </w:rPr>
          <w:t xml:space="preserve">category </w:t>
        </w:r>
      </w:ins>
      <w:r w:rsidRPr="00D51D96">
        <w:rPr>
          <w:rFonts w:ascii="Arial" w:hAnsi="Arial" w:cs="Arial"/>
          <w:sz w:val="20"/>
          <w:szCs w:val="20"/>
          <w:rPrChange w:id="593" w:author="Dovev Lavie" w:date="2026-09-17T14:09:00Z">
            <w:rPr>
              <w:rFonts w:ascii="Arial" w:hAnsi="Arial" w:cs="Arial"/>
            </w:rPr>
          </w:rPrChange>
        </w:rPr>
        <w:t>range and floored:</w:t>
      </w:r>
    </w:p>
    <w:p w14:paraId="5AFA7445" w14:textId="77777777" w:rsidR="00ED117A" w:rsidRPr="00D51D96" w:rsidRDefault="00ED117A" w:rsidP="00ED117A">
      <w:pPr>
        <w:pStyle w:val="BodyText"/>
        <w:rPr>
          <w:rFonts w:ascii="Arial" w:hAnsi="Arial" w:cs="Arial"/>
          <w:sz w:val="20"/>
          <w:szCs w:val="20"/>
          <w:rPrChange w:id="594" w:author="Dovev Lavie" w:date="2026-09-17T14:09:00Z">
            <w:rPr>
              <w:rFonts w:ascii="Arial" w:hAnsi="Arial" w:cs="Arial"/>
            </w:rPr>
          </w:rPrChange>
        </w:rPr>
      </w:pPr>
      <w:r w:rsidRPr="00D51D96">
        <w:rPr>
          <w:rFonts w:ascii="Arial" w:hAnsi="Arial" w:cs="Arial"/>
          <w:sz w:val="20"/>
          <w:szCs w:val="20"/>
          <w:rPrChange w:id="595" w:author="Dovev Lavie" w:date="2026-09-17T14:09:00Z">
            <w:rPr>
              <w:rFonts w:ascii="Arial" w:hAnsi="Arial" w:cs="Arial"/>
            </w:rPr>
          </w:rPrChange>
        </w:rPr>
        <w:t xml:space="preserve">OptionsListLength05_i = </w:t>
      </w:r>
      <w:r w:rsidRPr="00E5378D">
        <w:rPr>
          <w:rFonts w:ascii="Cambria Math" w:hAnsi="Cambria Math" w:cs="Cambria Math"/>
          <w:sz w:val="20"/>
          <w:szCs w:val="20"/>
          <w:rPrChange w:id="596" w:author="Dovev Lavie" w:date="2026-09-17T14:09:00Z">
            <w:rPr>
              <w:rFonts w:ascii="Cambria Math" w:hAnsi="Cambria Math" w:cs="Cambria Math"/>
            </w:rPr>
          </w:rPrChange>
        </w:rPr>
        <w:t>⌊</w:t>
      </w:r>
      <w:r w:rsidRPr="00D51D96">
        <w:rPr>
          <w:rFonts w:ascii="Arial" w:hAnsi="Arial" w:cs="Arial"/>
          <w:sz w:val="20"/>
          <w:szCs w:val="20"/>
          <w:rPrChange w:id="597" w:author="Dovev Lavie" w:date="2026-09-17T14:09:00Z">
            <w:rPr>
              <w:rFonts w:ascii="Arial" w:hAnsi="Arial" w:cs="Arial"/>
            </w:rPr>
          </w:rPrChange>
        </w:rPr>
        <w:t xml:space="preserve">(6 </w:t>
      </w:r>
      <w:r w:rsidRPr="00E5378D">
        <w:rPr>
          <w:rFonts w:ascii="Arial" w:hAnsi="Arial" w:cs="Arial"/>
          <w:sz w:val="20"/>
          <w:szCs w:val="20"/>
          <w:rPrChange w:id="598" w:author="Dovev Lavie" w:date="2026-09-17T14:09:00Z">
            <w:rPr>
              <w:rFonts w:ascii="Arial" w:hAnsi="Arial" w:cs="Arial"/>
            </w:rPr>
          </w:rPrChange>
        </w:rPr>
        <w:t>−</w:t>
      </w:r>
      <w:r w:rsidRPr="00D51D96">
        <w:rPr>
          <w:rFonts w:ascii="Arial" w:hAnsi="Arial" w:cs="Arial"/>
          <w:sz w:val="20"/>
          <w:szCs w:val="20"/>
          <w:rPrChange w:id="599" w:author="Dovev Lavie" w:date="2026-09-17T14:09:00Z">
            <w:rPr>
              <w:rFonts w:ascii="Arial" w:hAnsi="Arial" w:cs="Arial"/>
            </w:rPr>
          </w:rPrChange>
        </w:rPr>
        <w:t xml:space="preserve"> 0.0001) </w:t>
      </w:r>
      <w:r w:rsidRPr="00E5378D">
        <w:rPr>
          <w:rFonts w:ascii="Arial" w:hAnsi="Arial" w:cs="Arial"/>
          <w:sz w:val="20"/>
          <w:szCs w:val="20"/>
          <w:rPrChange w:id="600" w:author="Dovev Lavie" w:date="2026-09-17T14:09:00Z">
            <w:rPr>
              <w:rFonts w:ascii="Arial" w:hAnsi="Arial" w:cs="Arial"/>
            </w:rPr>
          </w:rPrChange>
        </w:rPr>
        <w:t>×</w:t>
      </w:r>
      <w:r w:rsidRPr="00D51D96">
        <w:rPr>
          <w:rFonts w:ascii="Arial" w:hAnsi="Arial" w:cs="Arial"/>
          <w:sz w:val="20"/>
          <w:szCs w:val="20"/>
          <w:rPrChange w:id="601" w:author="Dovev Lavie" w:date="2026-09-17T14:09:00Z">
            <w:rPr>
              <w:rFonts w:ascii="Arial" w:hAnsi="Arial" w:cs="Arial"/>
            </w:rPr>
          </w:rPrChange>
        </w:rPr>
        <w:t xml:space="preserve"> (TTP_i </w:t>
      </w:r>
      <w:r w:rsidRPr="00E5378D">
        <w:rPr>
          <w:rFonts w:ascii="Arial" w:hAnsi="Arial" w:cs="Arial"/>
          <w:sz w:val="20"/>
          <w:szCs w:val="20"/>
          <w:rPrChange w:id="602" w:author="Dovev Lavie" w:date="2026-09-17T14:09:00Z">
            <w:rPr>
              <w:rFonts w:ascii="Arial" w:hAnsi="Arial" w:cs="Arial"/>
            </w:rPr>
          </w:rPrChange>
        </w:rPr>
        <w:t>−</w:t>
      </w:r>
      <w:r w:rsidRPr="00D51D96">
        <w:rPr>
          <w:rFonts w:ascii="Arial" w:hAnsi="Arial" w:cs="Arial"/>
          <w:sz w:val="20"/>
          <w:szCs w:val="20"/>
          <w:rPrChange w:id="603" w:author="Dovev Lavie" w:date="2026-09-17T14:09:00Z">
            <w:rPr>
              <w:rFonts w:ascii="Arial" w:hAnsi="Arial" w:cs="Arial"/>
            </w:rPr>
          </w:rPrChange>
        </w:rPr>
        <w:t xml:space="preserve"> min(TTP)) / (max(TTP) </w:t>
      </w:r>
      <w:r w:rsidRPr="00E5378D">
        <w:rPr>
          <w:rFonts w:ascii="Arial" w:hAnsi="Arial" w:cs="Arial"/>
          <w:sz w:val="20"/>
          <w:szCs w:val="20"/>
          <w:rPrChange w:id="604" w:author="Dovev Lavie" w:date="2026-09-17T14:09:00Z">
            <w:rPr>
              <w:rFonts w:ascii="Arial" w:hAnsi="Arial" w:cs="Arial"/>
            </w:rPr>
          </w:rPrChange>
        </w:rPr>
        <w:t>−</w:t>
      </w:r>
      <w:r w:rsidRPr="00D51D96">
        <w:rPr>
          <w:rFonts w:ascii="Arial" w:hAnsi="Arial" w:cs="Arial"/>
          <w:sz w:val="20"/>
          <w:szCs w:val="20"/>
          <w:rPrChange w:id="605" w:author="Dovev Lavie" w:date="2026-09-17T14:09:00Z">
            <w:rPr>
              <w:rFonts w:ascii="Arial" w:hAnsi="Arial" w:cs="Arial"/>
            </w:rPr>
          </w:rPrChange>
        </w:rPr>
        <w:t xml:space="preserve"> min(TTP))</w:t>
      </w:r>
      <w:r w:rsidRPr="00E5378D">
        <w:rPr>
          <w:rFonts w:ascii="Cambria Math" w:hAnsi="Cambria Math" w:cs="Cambria Math"/>
          <w:sz w:val="20"/>
          <w:szCs w:val="20"/>
          <w:rPrChange w:id="606" w:author="Dovev Lavie" w:date="2026-09-17T14:09:00Z">
            <w:rPr>
              <w:rFonts w:ascii="Cambria Math" w:hAnsi="Cambria Math" w:cs="Cambria Math"/>
            </w:rPr>
          </w:rPrChange>
        </w:rPr>
        <w:t>⌋</w:t>
      </w:r>
      <w:r w:rsidRPr="00D51D96">
        <w:rPr>
          <w:rFonts w:ascii="Arial" w:hAnsi="Arial" w:cs="Arial"/>
          <w:sz w:val="20"/>
          <w:szCs w:val="20"/>
          <w:rPrChange w:id="607" w:author="Dovev Lavie" w:date="2026-09-17T14:09:00Z">
            <w:rPr>
              <w:rFonts w:ascii="Arial" w:hAnsi="Arial" w:cs="Arial"/>
            </w:rPr>
          </w:rPrChange>
        </w:rPr>
        <w:t xml:space="preserve"> </w:t>
      </w:r>
      <w:r w:rsidRPr="00E5378D">
        <w:rPr>
          <w:rFonts w:ascii="Cambria Math" w:hAnsi="Cambria Math" w:cs="Cambria Math"/>
          <w:sz w:val="20"/>
          <w:szCs w:val="20"/>
          <w:rPrChange w:id="608" w:author="Dovev Lavie" w:date="2026-09-17T14:09:00Z">
            <w:rPr>
              <w:rFonts w:ascii="Cambria Math" w:hAnsi="Cambria Math" w:cs="Cambria Math"/>
            </w:rPr>
          </w:rPrChange>
        </w:rPr>
        <w:t>∈</w:t>
      </w:r>
      <w:r w:rsidRPr="00D51D96">
        <w:rPr>
          <w:rFonts w:ascii="Arial" w:hAnsi="Arial" w:cs="Arial"/>
          <w:sz w:val="20"/>
          <w:szCs w:val="20"/>
          <w:rPrChange w:id="609" w:author="Dovev Lavie" w:date="2026-09-17T14:09:00Z">
            <w:rPr>
              <w:rFonts w:ascii="Arial" w:hAnsi="Arial" w:cs="Arial"/>
            </w:rPr>
          </w:rPrChange>
        </w:rPr>
        <w:t xml:space="preserve"> {0, </w:t>
      </w:r>
      <w:r w:rsidRPr="00E5378D">
        <w:rPr>
          <w:rFonts w:ascii="Arial" w:hAnsi="Arial" w:cs="Arial"/>
          <w:sz w:val="20"/>
          <w:szCs w:val="20"/>
          <w:rPrChange w:id="610" w:author="Dovev Lavie" w:date="2026-09-17T14:09:00Z">
            <w:rPr>
              <w:rFonts w:ascii="Arial" w:hAnsi="Arial" w:cs="Arial"/>
            </w:rPr>
          </w:rPrChange>
        </w:rPr>
        <w:t>…</w:t>
      </w:r>
      <w:r w:rsidRPr="00D51D96">
        <w:rPr>
          <w:rFonts w:ascii="Arial" w:hAnsi="Arial" w:cs="Arial"/>
          <w:sz w:val="20"/>
          <w:szCs w:val="20"/>
          <w:rPrChange w:id="611" w:author="Dovev Lavie" w:date="2026-09-17T14:09:00Z">
            <w:rPr>
              <w:rFonts w:ascii="Arial" w:hAnsi="Arial" w:cs="Arial"/>
            </w:rPr>
          </w:rPrChange>
        </w:rPr>
        <w:t>, 5}</w:t>
      </w:r>
    </w:p>
    <w:p w14:paraId="554B50EF" w14:textId="77777777" w:rsidR="00ED117A" w:rsidRPr="00D51D96" w:rsidRDefault="00ED117A" w:rsidP="00ED117A">
      <w:pPr>
        <w:pStyle w:val="BodyText"/>
        <w:rPr>
          <w:rFonts w:ascii="Arial" w:hAnsi="Arial" w:cs="Arial"/>
          <w:sz w:val="20"/>
          <w:szCs w:val="20"/>
          <w:rPrChange w:id="612" w:author="Dovev Lavie" w:date="2026-09-17T14:09:00Z">
            <w:rPr>
              <w:rFonts w:ascii="Arial" w:hAnsi="Arial" w:cs="Arial"/>
            </w:rPr>
          </w:rPrChange>
        </w:rPr>
      </w:pPr>
      <w:r w:rsidRPr="00D51D96">
        <w:rPr>
          <w:rFonts w:ascii="Arial" w:hAnsi="Arial" w:cs="Arial"/>
          <w:sz w:val="20"/>
          <w:szCs w:val="20"/>
          <w:rPrChange w:id="613" w:author="Dovev Lavie" w:date="2026-09-17T14:09:00Z">
            <w:rPr>
              <w:rFonts w:ascii="Arial" w:hAnsi="Arial" w:cs="Arial"/>
            </w:rPr>
          </w:rPrChange>
        </w:rPr>
        <w:t xml:space="preserve">An agent whose options list length is 0 pre-selects no default </w:t>
      </w:r>
      <w:del w:id="614" w:author="Dovev Lavie" w:date="2026-09-17T14:22:00Z">
        <w:r w:rsidRPr="00D51D96" w:rsidDel="006A25C5">
          <w:rPr>
            <w:rFonts w:ascii="Arial" w:hAnsi="Arial" w:cs="Arial"/>
            <w:sz w:val="20"/>
            <w:szCs w:val="20"/>
            <w:rPrChange w:id="615" w:author="Dovev Lavie" w:date="2026-09-17T14:09:00Z">
              <w:rPr>
                <w:rFonts w:ascii="Arial" w:hAnsi="Arial" w:cs="Arial"/>
              </w:rPr>
            </w:rPrChange>
          </w:rPr>
          <w:delText>at all</w:delText>
        </w:r>
      </w:del>
      <w:ins w:id="616" w:author="Dovev Lavie" w:date="2026-09-17T14:22:00Z">
        <w:r w:rsidR="006A25C5" w:rsidRPr="00D51D96">
          <w:rPr>
            <w:rFonts w:ascii="Arial" w:hAnsi="Arial" w:cs="Arial"/>
            <w:sz w:val="20"/>
            <w:szCs w:val="20"/>
          </w:rPr>
          <w:t>options</w:t>
        </w:r>
      </w:ins>
      <w:r w:rsidRPr="00D51D96">
        <w:rPr>
          <w:rFonts w:ascii="Arial" w:hAnsi="Arial" w:cs="Arial"/>
          <w:sz w:val="20"/>
          <w:szCs w:val="20"/>
          <w:rPrChange w:id="617" w:author="Dovev Lavie" w:date="2026-09-17T14:09:00Z">
            <w:rPr>
              <w:rFonts w:ascii="Arial" w:hAnsi="Arial" w:cs="Arial"/>
            </w:rPr>
          </w:rPrChange>
        </w:rPr>
        <w:t>; for such an agent, the handling of a rejected transaction is decided in real time under Decision 11.</w:t>
      </w:r>
      <w:ins w:id="618" w:author="Dovev Lavie" w:date="2026-09-17T14:23:00Z">
        <w:r w:rsidR="006A25C5" w:rsidRPr="00D51D96">
          <w:rPr>
            <w:rFonts w:ascii="Arial" w:hAnsi="Arial" w:cs="Arial"/>
            <w:sz w:val="20"/>
            <w:szCs w:val="20"/>
          </w:rPr>
          <w:t xml:space="preserve"> If none of the pre-selected options is applicable, the rejected transaction is also handled by Decision 11. </w:t>
        </w:r>
      </w:ins>
      <w:del w:id="619" w:author="Dovev Lavie" w:date="2026-09-17T14:23:00Z">
        <w:r w:rsidRPr="00D51D96" w:rsidDel="006A25C5">
          <w:rPr>
            <w:rFonts w:ascii="Arial" w:hAnsi="Arial" w:cs="Arial"/>
            <w:sz w:val="20"/>
            <w:szCs w:val="20"/>
            <w:rPrChange w:id="620" w:author="Dovev Lavie" w:date="2026-09-17T14:09:00Z">
              <w:rPr>
                <w:rFonts w:ascii="Arial" w:hAnsi="Arial" w:cs="Arial"/>
              </w:rPr>
            </w:rPrChange>
          </w:rPr>
          <w:delText xml:space="preserve"> </w:delText>
        </w:r>
      </w:del>
    </w:p>
    <w:p w14:paraId="456CC0CF" w14:textId="77777777" w:rsidR="00ED117A" w:rsidRPr="00D51D96" w:rsidRDefault="00ED117A" w:rsidP="00ED117A">
      <w:pPr>
        <w:pStyle w:val="BodyText"/>
        <w:rPr>
          <w:rFonts w:ascii="Arial" w:hAnsi="Arial" w:cs="Arial"/>
          <w:sz w:val="20"/>
          <w:szCs w:val="20"/>
          <w:rPrChange w:id="621" w:author="Dovev Lavie" w:date="2026-09-17T14:09:00Z">
            <w:rPr>
              <w:rFonts w:ascii="Arial" w:hAnsi="Arial" w:cs="Arial"/>
            </w:rPr>
          </w:rPrChange>
        </w:rPr>
      </w:pPr>
      <w:r w:rsidRPr="00D51D96">
        <w:rPr>
          <w:rFonts w:ascii="Arial" w:hAnsi="Arial" w:cs="Arial"/>
          <w:sz w:val="20"/>
          <w:szCs w:val="20"/>
          <w:rPrChange w:id="622" w:author="Dovev Lavie" w:date="2026-09-17T14:09:00Z">
            <w:rPr>
              <w:rFonts w:ascii="Arial" w:hAnsi="Arial" w:cs="Arial"/>
            </w:rPr>
          </w:rPrChange>
        </w:rPr>
        <w:t xml:space="preserve">The coefficients are fixed </w:t>
      </w:r>
      <w:del w:id="623" w:author="Dovev Lavie" w:date="2026-09-17T14:24:00Z">
        <w:r w:rsidRPr="00D51D96" w:rsidDel="00CE1C81">
          <w:rPr>
            <w:rFonts w:ascii="Arial" w:hAnsi="Arial" w:cs="Arial"/>
            <w:sz w:val="20"/>
            <w:szCs w:val="20"/>
            <w:rPrChange w:id="624" w:author="Dovev Lavie" w:date="2026-09-17T14:09:00Z">
              <w:rPr>
                <w:rFonts w:ascii="Arial" w:hAnsi="Arial" w:cs="Arial"/>
              </w:rPr>
            </w:rPrChange>
          </w:rPr>
          <w:delText xml:space="preserve">from </w:delText>
        </w:r>
      </w:del>
      <w:ins w:id="625" w:author="Dovev Lavie" w:date="2026-09-17T14:24:00Z">
        <w:r w:rsidR="00CE1C81" w:rsidRPr="00D51D96">
          <w:rPr>
            <w:rFonts w:ascii="Arial" w:hAnsi="Arial" w:cs="Arial"/>
            <w:sz w:val="20"/>
            <w:szCs w:val="20"/>
          </w:rPr>
          <w:t>based on</w:t>
        </w:r>
        <w:r w:rsidR="00CE1C81" w:rsidRPr="00D51D96">
          <w:rPr>
            <w:rFonts w:ascii="Arial" w:hAnsi="Arial" w:cs="Arial"/>
            <w:sz w:val="20"/>
            <w:szCs w:val="20"/>
            <w:rPrChange w:id="626" w:author="Dovev Lavie" w:date="2026-09-17T14:09:00Z">
              <w:rPr>
                <w:rFonts w:ascii="Arial" w:hAnsi="Arial" w:cs="Arial"/>
              </w:rPr>
            </w:rPrChange>
          </w:rPr>
          <w:t xml:space="preserve"> </w:t>
        </w:r>
      </w:ins>
      <w:r w:rsidRPr="00D51D96">
        <w:rPr>
          <w:rFonts w:ascii="Arial" w:hAnsi="Arial" w:cs="Arial"/>
          <w:sz w:val="20"/>
          <w:szCs w:val="20"/>
          <w:rPrChange w:id="627" w:author="Dovev Lavie" w:date="2026-09-17T14:09:00Z">
            <w:rPr>
              <w:rFonts w:ascii="Arial" w:hAnsi="Arial" w:cs="Arial"/>
            </w:rPr>
          </w:rPrChange>
        </w:rPr>
        <w:t xml:space="preserve">the original </w:t>
      </w:r>
      <w:del w:id="628" w:author="Dovev Lavie" w:date="2026-09-17T14:24:00Z">
        <w:r w:rsidRPr="00D51D96" w:rsidDel="00CE1C81">
          <w:rPr>
            <w:rFonts w:ascii="Arial" w:hAnsi="Arial" w:cs="Arial"/>
            <w:sz w:val="20"/>
            <w:szCs w:val="20"/>
            <w:rPrChange w:id="629" w:author="Dovev Lavie" w:date="2026-09-17T14:09:00Z">
              <w:rPr>
                <w:rFonts w:ascii="Arial" w:hAnsi="Arial" w:cs="Arial"/>
              </w:rPr>
            </w:rPrChange>
          </w:rPr>
          <w:delText>meta-analysis</w:delText>
        </w:r>
      </w:del>
      <w:ins w:id="630" w:author="Dovev Lavie" w:date="2026-09-17T14:24:00Z">
        <w:r w:rsidR="00CE1C81" w:rsidRPr="00D51D96">
          <w:rPr>
            <w:rFonts w:ascii="Arial" w:hAnsi="Arial" w:cs="Arial"/>
            <w:sz w:val="20"/>
            <w:szCs w:val="20"/>
          </w:rPr>
          <w:t>model</w:t>
        </w:r>
      </w:ins>
      <w:r w:rsidRPr="00D51D96">
        <w:rPr>
          <w:rFonts w:ascii="Arial" w:hAnsi="Arial" w:cs="Arial"/>
          <w:sz w:val="20"/>
          <w:szCs w:val="20"/>
          <w:rPrChange w:id="631" w:author="Dovev Lavie" w:date="2026-09-17T14:09:00Z">
            <w:rPr>
              <w:rFonts w:ascii="Arial" w:hAnsi="Arial" w:cs="Arial"/>
            </w:rPr>
          </w:rPrChange>
        </w:rPr>
        <w:t xml:space="preserve"> and are not user-adjustable</w:t>
      </w:r>
      <w:ins w:id="632" w:author="Dovev Lavie" w:date="2026-09-17T14:24:00Z">
        <w:r w:rsidR="00CE1C81" w:rsidRPr="00D51D96">
          <w:rPr>
            <w:rFonts w:ascii="Arial" w:hAnsi="Arial" w:cs="Arial"/>
            <w:sz w:val="20"/>
            <w:szCs w:val="20"/>
          </w:rPr>
          <w:t>, with the exception of the intercept</w:t>
        </w:r>
      </w:ins>
      <w:r w:rsidRPr="00D51D96">
        <w:rPr>
          <w:rFonts w:ascii="Arial" w:hAnsi="Arial" w:cs="Arial"/>
          <w:sz w:val="20"/>
          <w:szCs w:val="20"/>
          <w:rPrChange w:id="633" w:author="Dovev Lavie" w:date="2026-09-17T14:09:00Z">
            <w:rPr>
              <w:rFonts w:ascii="Arial" w:hAnsi="Arial" w:cs="Arial"/>
            </w:rPr>
          </w:rPrChange>
        </w:rPr>
        <w:t>.</w:t>
      </w:r>
    </w:p>
    <w:p w14:paraId="782D92D2" w14:textId="77777777" w:rsidR="00ED117A" w:rsidRPr="00D51D96" w:rsidRDefault="00ED117A" w:rsidP="00ED117A">
      <w:pPr>
        <w:pStyle w:val="Heading2"/>
        <w:rPr>
          <w:rFonts w:ascii="Arial" w:hAnsi="Arial" w:cs="Arial"/>
          <w:i w:val="0"/>
          <w:iCs w:val="0"/>
          <w:sz w:val="22"/>
          <w:szCs w:val="22"/>
          <w:rPrChange w:id="634" w:author="Dovev Lavie" w:date="2026-09-17T14:24:00Z">
            <w:rPr>
              <w:rFonts w:ascii="Arial" w:hAnsi="Arial" w:cs="Arial"/>
            </w:rPr>
          </w:rPrChange>
        </w:rPr>
      </w:pPr>
      <w:bookmarkStart w:id="635" w:name="mechanism-2-loyalty-ranking"/>
      <w:bookmarkEnd w:id="556"/>
      <w:r w:rsidRPr="00D51D96">
        <w:rPr>
          <w:rFonts w:ascii="Arial" w:hAnsi="Arial" w:cs="Arial"/>
          <w:i w:val="0"/>
          <w:iCs w:val="0"/>
          <w:sz w:val="22"/>
          <w:szCs w:val="22"/>
          <w:rPrChange w:id="636" w:author="Dovev Lavie" w:date="2026-09-17T14:24:00Z">
            <w:rPr>
              <w:rFonts w:ascii="Arial" w:hAnsi="Arial" w:cs="Arial"/>
            </w:rPr>
          </w:rPrChange>
        </w:rPr>
        <w:t>4. Mechanism 2: Loyalty Ranking</w:t>
      </w:r>
    </w:p>
    <w:p w14:paraId="07668963" w14:textId="77777777" w:rsidR="00ED117A" w:rsidRPr="00D51D96" w:rsidRDefault="00ED117A" w:rsidP="00ED117A">
      <w:pPr>
        <w:pStyle w:val="FirstParagraph"/>
        <w:rPr>
          <w:rFonts w:ascii="Arial" w:hAnsi="Arial" w:cs="Arial"/>
          <w:sz w:val="20"/>
          <w:szCs w:val="20"/>
          <w:rPrChange w:id="637" w:author="Dovev Lavie" w:date="2026-09-17T14:09:00Z">
            <w:rPr>
              <w:rFonts w:ascii="Arial" w:hAnsi="Arial" w:cs="Arial"/>
            </w:rPr>
          </w:rPrChange>
        </w:rPr>
      </w:pPr>
      <w:r w:rsidRPr="00D51D96">
        <w:rPr>
          <w:rFonts w:ascii="Arial" w:hAnsi="Arial" w:cs="Arial"/>
          <w:sz w:val="20"/>
          <w:szCs w:val="20"/>
          <w:rPrChange w:id="638" w:author="Dovev Lavie" w:date="2026-09-17T14:09:00Z">
            <w:rPr>
              <w:rFonts w:ascii="Arial" w:hAnsi="Arial" w:cs="Arial"/>
            </w:rPr>
          </w:rPrChange>
        </w:rPr>
        <w:t xml:space="preserve">Loyalty to the vendor is predicted </w:t>
      </w:r>
      <w:del w:id="639" w:author="Dovev Lavie" w:date="2026-09-17T14:24:00Z">
        <w:r w:rsidRPr="00D51D96" w:rsidDel="00CE1C81">
          <w:rPr>
            <w:rFonts w:ascii="Arial" w:hAnsi="Arial" w:cs="Arial"/>
            <w:sz w:val="20"/>
            <w:szCs w:val="20"/>
            <w:rPrChange w:id="640" w:author="Dovev Lavie" w:date="2026-09-17T14:09:00Z">
              <w:rPr>
                <w:rFonts w:ascii="Arial" w:hAnsi="Arial" w:cs="Arial"/>
              </w:rPr>
            </w:rPrChange>
          </w:rPr>
          <w:delText xml:space="preserve">from </w:delText>
        </w:r>
      </w:del>
      <w:ins w:id="641" w:author="Dovev Lavie" w:date="2026-09-17T14:24:00Z">
        <w:r w:rsidR="00CE1C81" w:rsidRPr="00D51D96">
          <w:rPr>
            <w:rFonts w:ascii="Arial" w:hAnsi="Arial" w:cs="Arial"/>
            <w:sz w:val="20"/>
            <w:szCs w:val="20"/>
          </w:rPr>
          <w:t>based on</w:t>
        </w:r>
        <w:r w:rsidR="00CE1C81" w:rsidRPr="00D51D96">
          <w:rPr>
            <w:rFonts w:ascii="Arial" w:hAnsi="Arial" w:cs="Arial"/>
            <w:sz w:val="20"/>
            <w:szCs w:val="20"/>
            <w:rPrChange w:id="642" w:author="Dovev Lavie" w:date="2026-09-17T14:09:00Z">
              <w:rPr>
                <w:rFonts w:ascii="Arial" w:hAnsi="Arial" w:cs="Arial"/>
              </w:rPr>
            </w:rPrChange>
          </w:rPr>
          <w:t xml:space="preserve"> </w:t>
        </w:r>
      </w:ins>
      <w:r w:rsidRPr="00D51D96">
        <w:rPr>
          <w:rFonts w:ascii="Arial" w:hAnsi="Arial" w:cs="Arial"/>
          <w:sz w:val="20"/>
          <w:szCs w:val="20"/>
          <w:rPrChange w:id="643" w:author="Dovev Lavie" w:date="2026-09-17T14:09:00Z">
            <w:rPr>
              <w:rFonts w:ascii="Arial" w:hAnsi="Arial" w:cs="Arial"/>
            </w:rPr>
          </w:rPrChange>
        </w:rPr>
        <w:t xml:space="preserve">three standardized </w:t>
      </w:r>
      <w:ins w:id="644" w:author="Dovev Lavie" w:date="2026-09-17T14:24:00Z">
        <w:r w:rsidR="00CE1C81" w:rsidRPr="00D51D96">
          <w:rPr>
            <w:rFonts w:ascii="Arial" w:hAnsi="Arial" w:cs="Arial"/>
            <w:sz w:val="20"/>
            <w:szCs w:val="20"/>
          </w:rPr>
          <w:t xml:space="preserve">personality </w:t>
        </w:r>
      </w:ins>
      <w:r w:rsidRPr="00D51D96">
        <w:rPr>
          <w:rFonts w:ascii="Arial" w:hAnsi="Arial" w:cs="Arial"/>
          <w:sz w:val="20"/>
          <w:szCs w:val="20"/>
          <w:rPrChange w:id="645" w:author="Dovev Lavie" w:date="2026-09-17T14:09:00Z">
            <w:rPr>
              <w:rFonts w:ascii="Arial" w:hAnsi="Arial" w:cs="Arial"/>
            </w:rPr>
          </w:rPrChange>
        </w:rPr>
        <w:t>traits:</w:t>
      </w:r>
    </w:p>
    <w:p w14:paraId="03B161A0" w14:textId="77777777" w:rsidR="00ED117A" w:rsidRPr="00D51D96" w:rsidRDefault="00ED117A" w:rsidP="00ED117A">
      <w:pPr>
        <w:pStyle w:val="BodyText"/>
        <w:rPr>
          <w:rFonts w:ascii="Arial" w:hAnsi="Arial" w:cs="Arial"/>
          <w:sz w:val="20"/>
          <w:szCs w:val="20"/>
          <w:rPrChange w:id="646" w:author="Dovev Lavie" w:date="2026-09-17T14:09:00Z">
            <w:rPr>
              <w:rFonts w:ascii="Arial" w:hAnsi="Arial" w:cs="Arial"/>
            </w:rPr>
          </w:rPrChange>
        </w:rPr>
      </w:pPr>
      <w:r w:rsidRPr="00D51D96">
        <w:rPr>
          <w:rFonts w:ascii="Arial" w:hAnsi="Arial" w:cs="Arial"/>
          <w:sz w:val="20"/>
          <w:szCs w:val="20"/>
          <w:rPrChange w:id="647" w:author="Dovev Lavie" w:date="2026-09-17T14:09:00Z">
            <w:rPr>
              <w:rFonts w:ascii="Arial" w:hAnsi="Arial" w:cs="Arial"/>
            </w:rPr>
          </w:rPrChange>
        </w:rPr>
        <w:t>Loyalty_i = β</w:t>
      </w:r>
      <w:r w:rsidRPr="00E5378D">
        <w:rPr>
          <w:rFonts w:ascii="Cambria Math" w:hAnsi="Cambria Math" w:cs="Cambria Math"/>
          <w:sz w:val="20"/>
          <w:szCs w:val="20"/>
          <w:rPrChange w:id="648" w:author="Dovev Lavie" w:date="2026-09-17T14:09:00Z">
            <w:rPr>
              <w:rFonts w:ascii="Cambria Math" w:hAnsi="Cambria Math" w:cs="Cambria Math"/>
            </w:rPr>
          </w:rPrChange>
        </w:rPr>
        <w:t>₁</w:t>
      </w:r>
      <w:r w:rsidRPr="00D51D96">
        <w:rPr>
          <w:rFonts w:ascii="Arial" w:hAnsi="Arial" w:cs="Arial"/>
          <w:sz w:val="20"/>
          <w:szCs w:val="20"/>
          <w:rPrChange w:id="649" w:author="Dovev Lavie" w:date="2026-09-17T14:09:00Z">
            <w:rPr>
              <w:rFonts w:ascii="Arial" w:hAnsi="Arial" w:cs="Arial"/>
            </w:rPr>
          </w:rPrChange>
        </w:rPr>
        <w:t xml:space="preserve"> </w:t>
      </w:r>
      <w:r w:rsidRPr="00E5378D">
        <w:rPr>
          <w:rFonts w:ascii="Arial" w:hAnsi="Arial" w:cs="Arial"/>
          <w:sz w:val="20"/>
          <w:szCs w:val="20"/>
          <w:rPrChange w:id="650" w:author="Dovev Lavie" w:date="2026-09-17T14:09:00Z">
            <w:rPr>
              <w:rFonts w:ascii="Arial" w:hAnsi="Arial" w:cs="Arial"/>
            </w:rPr>
          </w:rPrChange>
        </w:rPr>
        <w:t>−</w:t>
      </w:r>
      <w:r w:rsidRPr="00D51D96">
        <w:rPr>
          <w:rFonts w:ascii="Arial" w:hAnsi="Arial" w:cs="Arial"/>
          <w:sz w:val="20"/>
          <w:szCs w:val="20"/>
          <w:rPrChange w:id="651" w:author="Dovev Lavie" w:date="2026-09-17T14:09:00Z">
            <w:rPr>
              <w:rFonts w:ascii="Arial" w:hAnsi="Arial" w:cs="Arial"/>
            </w:rPr>
          </w:rPrChange>
        </w:rPr>
        <w:t xml:space="preserve"> 0.009828468 </w:t>
      </w:r>
      <w:r w:rsidRPr="00E5378D">
        <w:rPr>
          <w:rFonts w:ascii="Arial" w:hAnsi="Arial" w:cs="Arial"/>
          <w:sz w:val="20"/>
          <w:szCs w:val="20"/>
          <w:rPrChange w:id="652" w:author="Dovev Lavie" w:date="2026-09-17T14:09:00Z">
            <w:rPr>
              <w:rFonts w:ascii="Arial" w:hAnsi="Arial" w:cs="Arial"/>
            </w:rPr>
          </w:rPrChange>
        </w:rPr>
        <w:t>×</w:t>
      </w:r>
      <w:r w:rsidRPr="00D51D96">
        <w:rPr>
          <w:rFonts w:ascii="Arial" w:hAnsi="Arial" w:cs="Arial"/>
          <w:sz w:val="20"/>
          <w:szCs w:val="20"/>
          <w:rPrChange w:id="653" w:author="Dovev Lavie" w:date="2026-09-17T14:09:00Z">
            <w:rPr>
              <w:rFonts w:ascii="Arial" w:hAnsi="Arial" w:cs="Arial"/>
            </w:rPr>
          </w:rPrChange>
        </w:rPr>
        <w:t xml:space="preserve"> z_Extraversion_i + 0.01096706 × z_Openness_i + 0.0123046 × z_Agreeableness_i</w:t>
      </w:r>
    </w:p>
    <w:p w14:paraId="46FAF59D" w14:textId="77777777" w:rsidR="00ED117A" w:rsidRPr="00D51D96" w:rsidRDefault="00ED117A" w:rsidP="00ED117A">
      <w:pPr>
        <w:pStyle w:val="BodyText"/>
        <w:rPr>
          <w:rFonts w:ascii="Arial" w:hAnsi="Arial" w:cs="Arial"/>
          <w:sz w:val="20"/>
          <w:szCs w:val="20"/>
          <w:rPrChange w:id="654" w:author="Dovev Lavie" w:date="2026-09-17T14:09:00Z">
            <w:rPr>
              <w:rFonts w:ascii="Arial" w:hAnsi="Arial" w:cs="Arial"/>
            </w:rPr>
          </w:rPrChange>
        </w:rPr>
      </w:pPr>
      <w:r w:rsidRPr="00D51D96">
        <w:rPr>
          <w:rFonts w:ascii="Arial" w:hAnsi="Arial" w:cs="Arial"/>
          <w:sz w:val="20"/>
          <w:szCs w:val="20"/>
          <w:rPrChange w:id="655" w:author="Dovev Lavie" w:date="2026-09-17T14:09:00Z">
            <w:rPr>
              <w:rFonts w:ascii="Arial" w:hAnsi="Arial" w:cs="Arial"/>
            </w:rPr>
          </w:rPrChange>
        </w:rPr>
        <w:t xml:space="preserve">The composite </w:t>
      </w:r>
      <w:ins w:id="656" w:author="Dovev Lavie" w:date="2026-09-17T16:11:00Z">
        <w:r w:rsidR="0030249E" w:rsidRPr="00D51D96">
          <w:rPr>
            <w:rFonts w:ascii="Arial" w:hAnsi="Arial" w:cs="Arial"/>
            <w:sz w:val="20"/>
            <w:szCs w:val="20"/>
          </w:rPr>
          <w:t xml:space="preserve">Loyalty variable </w:t>
        </w:r>
      </w:ins>
      <w:r w:rsidRPr="00D51D96">
        <w:rPr>
          <w:rFonts w:ascii="Arial" w:hAnsi="Arial" w:cs="Arial"/>
          <w:sz w:val="20"/>
          <w:szCs w:val="20"/>
          <w:rPrChange w:id="657" w:author="Dovev Lavie" w:date="2026-09-17T14:09:00Z">
            <w:rPr>
              <w:rFonts w:ascii="Arial" w:hAnsi="Arial" w:cs="Arial"/>
            </w:rPr>
          </w:rPrChange>
        </w:rPr>
        <w:t>is then standardized across the population (</w:t>
      </w:r>
      <w:r w:rsidRPr="00D51D96">
        <w:rPr>
          <w:rStyle w:val="VerbatimChar"/>
          <w:rFonts w:ascii="Arial" w:hAnsi="Arial" w:cs="Arial"/>
          <w:sz w:val="18"/>
          <w:szCs w:val="20"/>
          <w:rPrChange w:id="658" w:author="Dovev Lavie" w:date="2026-09-17T14:09:00Z">
            <w:rPr>
              <w:rStyle w:val="VerbatimChar"/>
              <w:rFonts w:ascii="Arial" w:hAnsi="Arial" w:cs="Arial"/>
            </w:rPr>
          </w:rPrChange>
        </w:rPr>
        <w:t>egen weighted_loyalty = std(bs_weighted_loyalty)</w:t>
      </w:r>
      <w:r w:rsidRPr="00D51D96">
        <w:rPr>
          <w:rFonts w:ascii="Arial" w:hAnsi="Arial" w:cs="Arial"/>
          <w:sz w:val="20"/>
          <w:szCs w:val="20"/>
          <w:rPrChange w:id="659" w:author="Dovev Lavie" w:date="2026-09-17T14:09:00Z">
            <w:rPr>
              <w:rFonts w:ascii="Arial" w:hAnsi="Arial" w:cs="Arial"/>
            </w:rPr>
          </w:rPrChange>
        </w:rPr>
        <w:t>) and the intercept β</w:t>
      </w:r>
      <w:r w:rsidRPr="00E5378D">
        <w:rPr>
          <w:rFonts w:ascii="Cambria Math" w:hAnsi="Cambria Math" w:cs="Cambria Math"/>
          <w:sz w:val="20"/>
          <w:szCs w:val="20"/>
          <w:rPrChange w:id="660" w:author="Dovev Lavie" w:date="2026-09-17T14:09:00Z">
            <w:rPr>
              <w:rFonts w:ascii="Cambria Math" w:hAnsi="Cambria Math" w:cs="Cambria Math"/>
            </w:rPr>
          </w:rPrChange>
        </w:rPr>
        <w:t>₁</w:t>
      </w:r>
      <w:r w:rsidRPr="00D51D96">
        <w:rPr>
          <w:rFonts w:ascii="Arial" w:hAnsi="Arial" w:cs="Arial"/>
          <w:sz w:val="20"/>
          <w:szCs w:val="20"/>
          <w:rPrChange w:id="661" w:author="Dovev Lavie" w:date="2026-09-17T14:09:00Z">
            <w:rPr>
              <w:rFonts w:ascii="Arial" w:hAnsi="Arial" w:cs="Arial"/>
            </w:rPr>
          </w:rPrChange>
        </w:rPr>
        <w:t xml:space="preserve"> is added on that standardized scale. The standardized score is </w:t>
      </w:r>
      <w:del w:id="662" w:author="Dovev Lavie" w:date="2026-09-17T16:11:00Z">
        <w:r w:rsidRPr="00D51D96" w:rsidDel="0030249E">
          <w:rPr>
            <w:rFonts w:ascii="Arial" w:hAnsi="Arial" w:cs="Arial"/>
            <w:sz w:val="20"/>
            <w:szCs w:val="20"/>
            <w:rPrChange w:id="663" w:author="Dovev Lavie" w:date="2026-09-17T14:09:00Z">
              <w:rPr>
                <w:rFonts w:ascii="Arial" w:hAnsi="Arial" w:cs="Arial"/>
              </w:rPr>
            </w:rPrChange>
          </w:rPr>
          <w:delText xml:space="preserve">the one </w:delText>
        </w:r>
      </w:del>
      <w:r w:rsidRPr="00D51D96">
        <w:rPr>
          <w:rFonts w:ascii="Arial" w:hAnsi="Arial" w:cs="Arial"/>
          <w:sz w:val="20"/>
          <w:szCs w:val="20"/>
          <w:rPrChange w:id="664" w:author="Dovev Lavie" w:date="2026-09-17T14:09:00Z">
            <w:rPr>
              <w:rFonts w:ascii="Arial" w:hAnsi="Arial" w:cs="Arial"/>
            </w:rPr>
          </w:rPrChange>
        </w:rPr>
        <w:t>displayed in the results histogram and stored in the Excel export.</w:t>
      </w:r>
    </w:p>
    <w:p w14:paraId="24AD749C" w14:textId="77777777" w:rsidR="00ED117A" w:rsidRPr="00D51D96" w:rsidRDefault="00ED117A" w:rsidP="00ED117A">
      <w:pPr>
        <w:pStyle w:val="BodyText"/>
        <w:rPr>
          <w:rFonts w:ascii="Arial" w:hAnsi="Arial" w:cs="Arial"/>
          <w:sz w:val="20"/>
          <w:szCs w:val="20"/>
          <w:rPrChange w:id="665" w:author="Dovev Lavie" w:date="2026-09-17T14:09:00Z">
            <w:rPr>
              <w:rFonts w:ascii="Arial" w:hAnsi="Arial" w:cs="Arial"/>
            </w:rPr>
          </w:rPrChange>
        </w:rPr>
      </w:pPr>
      <w:r w:rsidRPr="00D51D96">
        <w:rPr>
          <w:rFonts w:ascii="Arial" w:hAnsi="Arial" w:cs="Arial"/>
          <w:sz w:val="20"/>
          <w:szCs w:val="20"/>
          <w:rPrChange w:id="666" w:author="Dovev Lavie" w:date="2026-09-17T14:09:00Z">
            <w:rPr>
              <w:rFonts w:ascii="Arial" w:hAnsi="Arial" w:cs="Arial"/>
            </w:rPr>
          </w:rPrChange>
        </w:rPr>
        <w:t>Priority sequence: Option 3 → Option 1 → Option 4 → Option 5 → Option 2. The most loyal agents prefer to stay with the current vendor and pay its Purchase Now price (Option 3); the least loyal are willing to switch vendors (Option 2).</w:t>
      </w:r>
    </w:p>
    <w:p w14:paraId="2D5F3FB8" w14:textId="77777777" w:rsidR="00ED117A" w:rsidRPr="00D51D96" w:rsidRDefault="00ED117A" w:rsidP="00ED117A">
      <w:pPr>
        <w:pStyle w:val="BodyText"/>
        <w:rPr>
          <w:rFonts w:ascii="Arial" w:hAnsi="Arial" w:cs="Arial"/>
          <w:sz w:val="20"/>
          <w:szCs w:val="20"/>
          <w:rPrChange w:id="667" w:author="Dovev Lavie" w:date="2026-09-17T14:09:00Z">
            <w:rPr>
              <w:rFonts w:ascii="Arial" w:hAnsi="Arial" w:cs="Arial"/>
            </w:rPr>
          </w:rPrChange>
        </w:rPr>
      </w:pPr>
      <w:del w:id="668" w:author="Dovev Lavie" w:date="2026-09-17T16:12:00Z">
        <w:r w:rsidRPr="00D51D96" w:rsidDel="00EC3023">
          <w:rPr>
            <w:rFonts w:ascii="Arial" w:hAnsi="Arial" w:cs="Arial"/>
            <w:sz w:val="20"/>
            <w:szCs w:val="20"/>
            <w:rPrChange w:id="669" w:author="Dovev Lavie" w:date="2026-09-17T14:09:00Z">
              <w:rPr>
                <w:rFonts w:ascii="Arial" w:hAnsi="Arial" w:cs="Arial"/>
              </w:rPr>
            </w:rPrChange>
          </w:rPr>
          <w:delText xml:space="preserve">On </w:delText>
        </w:r>
      </w:del>
      <w:ins w:id="670" w:author="Dovev Lavie" w:date="2026-09-17T16:12:00Z">
        <w:r w:rsidR="00EC3023" w:rsidRPr="00D51D96">
          <w:rPr>
            <w:rFonts w:ascii="Arial" w:hAnsi="Arial" w:cs="Arial"/>
            <w:sz w:val="20"/>
            <w:szCs w:val="20"/>
          </w:rPr>
          <w:t>For</w:t>
        </w:r>
        <w:r w:rsidR="00EC3023" w:rsidRPr="00D51D96">
          <w:rPr>
            <w:rFonts w:ascii="Arial" w:hAnsi="Arial" w:cs="Arial"/>
            <w:sz w:val="20"/>
            <w:szCs w:val="20"/>
            <w:rPrChange w:id="671" w:author="Dovev Lavie" w:date="2026-09-17T14:09:00Z">
              <w:rPr>
                <w:rFonts w:ascii="Arial" w:hAnsi="Arial" w:cs="Arial"/>
              </w:rPr>
            </w:rPrChange>
          </w:rPr>
          <w:t xml:space="preserve"> </w:t>
        </w:r>
      </w:ins>
      <w:r w:rsidRPr="00D51D96">
        <w:rPr>
          <w:rFonts w:ascii="Arial" w:hAnsi="Arial" w:cs="Arial"/>
          <w:sz w:val="20"/>
          <w:szCs w:val="20"/>
          <w:rPrChange w:id="672" w:author="Dovev Lavie" w:date="2026-09-17T14:09:00Z">
            <w:rPr>
              <w:rFonts w:ascii="Arial" w:hAnsi="Arial" w:cs="Arial"/>
            </w:rPr>
          </w:rPrChange>
        </w:rPr>
        <w:t>the 280 original participants the five loyalty segments hold 12, 87, 148, 31, and 2 agents respectively.</w:t>
      </w:r>
    </w:p>
    <w:p w14:paraId="3A1C2E6A" w14:textId="77777777" w:rsidR="00ED117A" w:rsidRPr="00D51D96" w:rsidRDefault="00ED117A" w:rsidP="00ED117A">
      <w:pPr>
        <w:pStyle w:val="Heading2"/>
        <w:rPr>
          <w:rFonts w:ascii="Arial" w:hAnsi="Arial" w:cs="Arial"/>
          <w:i w:val="0"/>
          <w:iCs w:val="0"/>
          <w:sz w:val="22"/>
          <w:szCs w:val="22"/>
          <w:rPrChange w:id="673" w:author="Dovev Lavie" w:date="2026-09-17T16:13:00Z">
            <w:rPr>
              <w:rFonts w:ascii="Arial" w:hAnsi="Arial" w:cs="Arial"/>
            </w:rPr>
          </w:rPrChange>
        </w:rPr>
      </w:pPr>
      <w:bookmarkStart w:id="674" w:name="mechanism-3-willingness-to-pay-ranking"/>
      <w:bookmarkEnd w:id="635"/>
      <w:r w:rsidRPr="00D51D96">
        <w:rPr>
          <w:rFonts w:ascii="Arial" w:hAnsi="Arial" w:cs="Arial"/>
          <w:i w:val="0"/>
          <w:iCs w:val="0"/>
          <w:sz w:val="22"/>
          <w:szCs w:val="22"/>
          <w:rPrChange w:id="675" w:author="Dovev Lavie" w:date="2026-09-17T16:13:00Z">
            <w:rPr>
              <w:rFonts w:ascii="Arial" w:hAnsi="Arial" w:cs="Arial"/>
            </w:rPr>
          </w:rPrChange>
        </w:rPr>
        <w:t>5. Mechanism 3: Willingness-to-Pay Ranking</w:t>
      </w:r>
    </w:p>
    <w:p w14:paraId="662D77AA" w14:textId="77777777" w:rsidR="00ED117A" w:rsidRPr="00D51D96" w:rsidRDefault="00ED117A" w:rsidP="00ED117A">
      <w:pPr>
        <w:pStyle w:val="FirstParagraph"/>
        <w:rPr>
          <w:rFonts w:ascii="Arial" w:hAnsi="Arial" w:cs="Arial"/>
          <w:sz w:val="20"/>
          <w:szCs w:val="20"/>
          <w:rPrChange w:id="676" w:author="Dovev Lavie" w:date="2026-09-17T14:09:00Z">
            <w:rPr>
              <w:rFonts w:ascii="Arial" w:hAnsi="Arial" w:cs="Arial"/>
            </w:rPr>
          </w:rPrChange>
        </w:rPr>
      </w:pPr>
      <w:r w:rsidRPr="00D51D96">
        <w:rPr>
          <w:rFonts w:ascii="Arial" w:hAnsi="Arial" w:cs="Arial"/>
          <w:sz w:val="20"/>
          <w:szCs w:val="20"/>
          <w:rPrChange w:id="677" w:author="Dovev Lavie" w:date="2026-09-17T14:09:00Z">
            <w:rPr>
              <w:rFonts w:ascii="Arial" w:hAnsi="Arial" w:cs="Arial"/>
            </w:rPr>
          </w:rPrChange>
        </w:rPr>
        <w:t>Willingness to pay is predicted from two standardized</w:t>
      </w:r>
      <w:ins w:id="678" w:author="Dovev Lavie" w:date="2026-09-17T16:12:00Z">
        <w:r w:rsidR="00EC3023" w:rsidRPr="00D51D96">
          <w:rPr>
            <w:rFonts w:ascii="Arial" w:hAnsi="Arial" w:cs="Arial"/>
            <w:sz w:val="20"/>
            <w:szCs w:val="20"/>
          </w:rPr>
          <w:t xml:space="preserve"> personality</w:t>
        </w:r>
      </w:ins>
      <w:r w:rsidRPr="00D51D96">
        <w:rPr>
          <w:rFonts w:ascii="Arial" w:hAnsi="Arial" w:cs="Arial"/>
          <w:sz w:val="20"/>
          <w:szCs w:val="20"/>
          <w:rPrChange w:id="679" w:author="Dovev Lavie" w:date="2026-09-17T14:09:00Z">
            <w:rPr>
              <w:rFonts w:ascii="Arial" w:hAnsi="Arial" w:cs="Arial"/>
            </w:rPr>
          </w:rPrChange>
        </w:rPr>
        <w:t xml:space="preserve"> traits and income:</w:t>
      </w:r>
    </w:p>
    <w:p w14:paraId="7954A8D2" w14:textId="77777777" w:rsidR="00ED117A" w:rsidRPr="00D51D96" w:rsidRDefault="00ED117A" w:rsidP="00ED117A">
      <w:pPr>
        <w:pStyle w:val="BodyText"/>
        <w:rPr>
          <w:rFonts w:ascii="Arial" w:hAnsi="Arial" w:cs="Arial"/>
          <w:sz w:val="20"/>
          <w:szCs w:val="20"/>
          <w:rPrChange w:id="680" w:author="Dovev Lavie" w:date="2026-09-17T14:09:00Z">
            <w:rPr>
              <w:rFonts w:ascii="Arial" w:hAnsi="Arial" w:cs="Arial"/>
            </w:rPr>
          </w:rPrChange>
        </w:rPr>
      </w:pPr>
      <w:r w:rsidRPr="00D51D96">
        <w:rPr>
          <w:rFonts w:ascii="Arial" w:hAnsi="Arial" w:cs="Arial"/>
          <w:sz w:val="20"/>
          <w:szCs w:val="20"/>
          <w:rPrChange w:id="681" w:author="Dovev Lavie" w:date="2026-09-17T14:09:00Z">
            <w:rPr>
              <w:rFonts w:ascii="Arial" w:hAnsi="Arial" w:cs="Arial"/>
            </w:rPr>
          </w:rPrChange>
        </w:rPr>
        <w:t>WTP_i = β</w:t>
      </w:r>
      <w:r w:rsidRPr="00E5378D">
        <w:rPr>
          <w:rFonts w:ascii="Cambria Math" w:hAnsi="Cambria Math" w:cs="Cambria Math"/>
          <w:sz w:val="20"/>
          <w:szCs w:val="20"/>
          <w:rPrChange w:id="682" w:author="Dovev Lavie" w:date="2026-09-17T14:09:00Z">
            <w:rPr>
              <w:rFonts w:ascii="Cambria Math" w:hAnsi="Cambria Math" w:cs="Cambria Math"/>
            </w:rPr>
          </w:rPrChange>
        </w:rPr>
        <w:t>₂</w:t>
      </w:r>
      <w:r w:rsidRPr="00D51D96">
        <w:rPr>
          <w:rFonts w:ascii="Arial" w:hAnsi="Arial" w:cs="Arial"/>
          <w:sz w:val="20"/>
          <w:szCs w:val="20"/>
          <w:rPrChange w:id="683" w:author="Dovev Lavie" w:date="2026-09-17T14:09:00Z">
            <w:rPr>
              <w:rFonts w:ascii="Arial" w:hAnsi="Arial" w:cs="Arial"/>
            </w:rPr>
          </w:rPrChange>
        </w:rPr>
        <w:t xml:space="preserve"> + 0.078863062 </w:t>
      </w:r>
      <w:r w:rsidRPr="00E5378D">
        <w:rPr>
          <w:rFonts w:ascii="Arial" w:hAnsi="Arial" w:cs="Arial"/>
          <w:sz w:val="20"/>
          <w:szCs w:val="20"/>
          <w:rPrChange w:id="684" w:author="Dovev Lavie" w:date="2026-09-17T14:09:00Z">
            <w:rPr>
              <w:rFonts w:ascii="Arial" w:hAnsi="Arial" w:cs="Arial"/>
            </w:rPr>
          </w:rPrChange>
        </w:rPr>
        <w:t>×</w:t>
      </w:r>
      <w:r w:rsidRPr="00D51D96">
        <w:rPr>
          <w:rFonts w:ascii="Arial" w:hAnsi="Arial" w:cs="Arial"/>
          <w:sz w:val="20"/>
          <w:szCs w:val="20"/>
          <w:rPrChange w:id="685" w:author="Dovev Lavie" w:date="2026-09-17T14:09:00Z">
            <w:rPr>
              <w:rFonts w:ascii="Arial" w:hAnsi="Arial" w:cs="Arial"/>
            </w:rPr>
          </w:rPrChange>
        </w:rPr>
        <w:t xml:space="preserve"> z_Extraversion_i </w:t>
      </w:r>
      <w:r w:rsidRPr="00E5378D">
        <w:rPr>
          <w:rFonts w:ascii="Arial" w:hAnsi="Arial" w:cs="Arial"/>
          <w:sz w:val="20"/>
          <w:szCs w:val="20"/>
          <w:rPrChange w:id="686" w:author="Dovev Lavie" w:date="2026-09-17T14:09:00Z">
            <w:rPr>
              <w:rFonts w:ascii="Arial" w:hAnsi="Arial" w:cs="Arial"/>
            </w:rPr>
          </w:rPrChange>
        </w:rPr>
        <w:t>−</w:t>
      </w:r>
      <w:r w:rsidRPr="00D51D96">
        <w:rPr>
          <w:rFonts w:ascii="Arial" w:hAnsi="Arial" w:cs="Arial"/>
          <w:sz w:val="20"/>
          <w:szCs w:val="20"/>
          <w:rPrChange w:id="687" w:author="Dovev Lavie" w:date="2026-09-17T14:09:00Z">
            <w:rPr>
              <w:rFonts w:ascii="Arial" w:hAnsi="Arial" w:cs="Arial"/>
            </w:rPr>
          </w:rPrChange>
        </w:rPr>
        <w:t xml:space="preserve"> 0.012326128 </w:t>
      </w:r>
      <w:r w:rsidRPr="00E5378D">
        <w:rPr>
          <w:rFonts w:ascii="Arial" w:hAnsi="Arial" w:cs="Arial"/>
          <w:sz w:val="20"/>
          <w:szCs w:val="20"/>
          <w:rPrChange w:id="688" w:author="Dovev Lavie" w:date="2026-09-17T14:09:00Z">
            <w:rPr>
              <w:rFonts w:ascii="Arial" w:hAnsi="Arial" w:cs="Arial"/>
            </w:rPr>
          </w:rPrChange>
        </w:rPr>
        <w:t>×</w:t>
      </w:r>
      <w:r w:rsidRPr="00D51D96">
        <w:rPr>
          <w:rFonts w:ascii="Arial" w:hAnsi="Arial" w:cs="Arial"/>
          <w:sz w:val="20"/>
          <w:szCs w:val="20"/>
          <w:rPrChange w:id="689" w:author="Dovev Lavie" w:date="2026-09-17T14:09:00Z">
            <w:rPr>
              <w:rFonts w:ascii="Arial" w:hAnsi="Arial" w:cs="Arial"/>
            </w:rPr>
          </w:rPrChange>
        </w:rPr>
        <w:t xml:space="preserve"> z_Agreeableness_i + 0.698 </w:t>
      </w:r>
      <w:r w:rsidRPr="00E5378D">
        <w:rPr>
          <w:rFonts w:ascii="Arial" w:hAnsi="Arial" w:cs="Arial"/>
          <w:sz w:val="20"/>
          <w:szCs w:val="20"/>
          <w:rPrChange w:id="690" w:author="Dovev Lavie" w:date="2026-09-17T14:09:00Z">
            <w:rPr>
              <w:rFonts w:ascii="Arial" w:hAnsi="Arial" w:cs="Arial"/>
            </w:rPr>
          </w:rPrChange>
        </w:rPr>
        <w:t>×</w:t>
      </w:r>
      <w:r w:rsidRPr="00D51D96">
        <w:rPr>
          <w:rFonts w:ascii="Arial" w:hAnsi="Arial" w:cs="Arial"/>
          <w:sz w:val="20"/>
          <w:szCs w:val="20"/>
          <w:rPrChange w:id="691" w:author="Dovev Lavie" w:date="2026-09-17T14:09:00Z">
            <w:rPr>
              <w:rFonts w:ascii="Arial" w:hAnsi="Arial" w:cs="Arial"/>
            </w:rPr>
          </w:rPrChange>
        </w:rPr>
        <w:t xml:space="preserve"> z_Income_i</w:t>
      </w:r>
    </w:p>
    <w:p w14:paraId="3FDD67FD" w14:textId="77777777" w:rsidR="00ED117A" w:rsidRPr="00D51D96" w:rsidRDefault="00ED117A" w:rsidP="00ED117A">
      <w:pPr>
        <w:pStyle w:val="BodyText"/>
        <w:rPr>
          <w:rFonts w:ascii="Arial" w:hAnsi="Arial" w:cs="Arial"/>
          <w:sz w:val="20"/>
          <w:szCs w:val="20"/>
          <w:rPrChange w:id="692" w:author="Dovev Lavie" w:date="2026-09-17T14:09:00Z">
            <w:rPr>
              <w:rFonts w:ascii="Arial" w:hAnsi="Arial" w:cs="Arial"/>
            </w:rPr>
          </w:rPrChange>
        </w:rPr>
      </w:pPr>
      <w:r w:rsidRPr="00D51D96">
        <w:rPr>
          <w:rFonts w:ascii="Arial" w:hAnsi="Arial" w:cs="Arial"/>
          <w:sz w:val="20"/>
          <w:szCs w:val="20"/>
          <w:rPrChange w:id="693" w:author="Dovev Lavie" w:date="2026-09-17T14:09:00Z">
            <w:rPr>
              <w:rFonts w:ascii="Arial" w:hAnsi="Arial" w:cs="Arial"/>
            </w:rPr>
          </w:rPrChange>
        </w:rPr>
        <w:t>Priority sequence: Option 3 → Option 2 → Option 1 → Option 4 → Option 5. Agents with a high willingness to pay accept the current vendor’s Purchase Now price (Option 3), while agents with a low willingness to pay forgo the transaction (Option 5).</w:t>
      </w:r>
    </w:p>
    <w:p w14:paraId="2BEB3DBD" w14:textId="77777777" w:rsidR="00ED117A" w:rsidRPr="00D51D96" w:rsidRDefault="00ED117A" w:rsidP="00ED117A">
      <w:pPr>
        <w:pStyle w:val="BodyText"/>
        <w:rPr>
          <w:rFonts w:ascii="Arial" w:hAnsi="Arial" w:cs="Arial"/>
          <w:sz w:val="20"/>
          <w:szCs w:val="20"/>
          <w:rPrChange w:id="694" w:author="Dovev Lavie" w:date="2026-09-17T14:09:00Z">
            <w:rPr>
              <w:rFonts w:ascii="Arial" w:hAnsi="Arial" w:cs="Arial"/>
            </w:rPr>
          </w:rPrChange>
        </w:rPr>
      </w:pPr>
      <w:del w:id="695" w:author="Dovev Lavie" w:date="2026-09-17T16:13:00Z">
        <w:r w:rsidRPr="00D51D96" w:rsidDel="00EC3023">
          <w:rPr>
            <w:rFonts w:ascii="Arial" w:hAnsi="Arial" w:cs="Arial"/>
            <w:sz w:val="20"/>
            <w:szCs w:val="20"/>
            <w:rPrChange w:id="696" w:author="Dovev Lavie" w:date="2026-09-17T14:09:00Z">
              <w:rPr>
                <w:rFonts w:ascii="Arial" w:hAnsi="Arial" w:cs="Arial"/>
              </w:rPr>
            </w:rPrChange>
          </w:rPr>
          <w:lastRenderedPageBreak/>
          <w:delText xml:space="preserve">On </w:delText>
        </w:r>
      </w:del>
      <w:ins w:id="697" w:author="Dovev Lavie" w:date="2026-09-17T16:13:00Z">
        <w:r w:rsidR="00EC3023" w:rsidRPr="00D51D96">
          <w:rPr>
            <w:rFonts w:ascii="Arial" w:hAnsi="Arial" w:cs="Arial"/>
            <w:sz w:val="20"/>
            <w:szCs w:val="20"/>
          </w:rPr>
          <w:t>For</w:t>
        </w:r>
        <w:r w:rsidR="00EC3023" w:rsidRPr="00D51D96">
          <w:rPr>
            <w:rFonts w:ascii="Arial" w:hAnsi="Arial" w:cs="Arial"/>
            <w:sz w:val="20"/>
            <w:szCs w:val="20"/>
            <w:rPrChange w:id="698" w:author="Dovev Lavie" w:date="2026-09-17T14:09:00Z">
              <w:rPr>
                <w:rFonts w:ascii="Arial" w:hAnsi="Arial" w:cs="Arial"/>
              </w:rPr>
            </w:rPrChange>
          </w:rPr>
          <w:t xml:space="preserve"> </w:t>
        </w:r>
      </w:ins>
      <w:r w:rsidRPr="00D51D96">
        <w:rPr>
          <w:rFonts w:ascii="Arial" w:hAnsi="Arial" w:cs="Arial"/>
          <w:sz w:val="20"/>
          <w:szCs w:val="20"/>
          <w:rPrChange w:id="699" w:author="Dovev Lavie" w:date="2026-09-17T14:09:00Z">
            <w:rPr>
              <w:rFonts w:ascii="Arial" w:hAnsi="Arial" w:cs="Arial"/>
            </w:rPr>
          </w:rPrChange>
        </w:rPr>
        <w:t>the 280 original participants the five willingness-to-pay segments hold 168, 82, 26, 3, and 1 agents respectively. This is the most skewed of the five distributions, because the income term dominates the equation and income is itself right-skewed.</w:t>
      </w:r>
    </w:p>
    <w:p w14:paraId="7AAC338E" w14:textId="77777777" w:rsidR="00ED117A" w:rsidRPr="00D51D96" w:rsidRDefault="00ED117A" w:rsidP="00ED117A">
      <w:pPr>
        <w:pStyle w:val="Heading2"/>
        <w:rPr>
          <w:rFonts w:ascii="Arial" w:hAnsi="Arial" w:cs="Arial"/>
          <w:i w:val="0"/>
          <w:iCs w:val="0"/>
          <w:sz w:val="22"/>
          <w:szCs w:val="22"/>
          <w:rPrChange w:id="700" w:author="Dovev Lavie" w:date="2026-09-17T16:13:00Z">
            <w:rPr>
              <w:rFonts w:ascii="Arial" w:hAnsi="Arial" w:cs="Arial"/>
            </w:rPr>
          </w:rPrChange>
        </w:rPr>
      </w:pPr>
      <w:bookmarkStart w:id="701" w:name="mechanism-4-risk-taking-ranking"/>
      <w:bookmarkEnd w:id="674"/>
      <w:r w:rsidRPr="00D51D96">
        <w:rPr>
          <w:rFonts w:ascii="Arial" w:hAnsi="Arial" w:cs="Arial"/>
          <w:i w:val="0"/>
          <w:iCs w:val="0"/>
          <w:sz w:val="22"/>
          <w:szCs w:val="22"/>
          <w:rPrChange w:id="702" w:author="Dovev Lavie" w:date="2026-09-17T16:13:00Z">
            <w:rPr>
              <w:rFonts w:ascii="Arial" w:hAnsi="Arial" w:cs="Arial"/>
            </w:rPr>
          </w:rPrChange>
        </w:rPr>
        <w:t>6. Mechanism 4: Risk-Taking Ranking</w:t>
      </w:r>
    </w:p>
    <w:p w14:paraId="3B42BBC2" w14:textId="77777777" w:rsidR="00ED117A" w:rsidRPr="00D51D96" w:rsidRDefault="00ED117A" w:rsidP="00ED117A">
      <w:pPr>
        <w:pStyle w:val="FirstParagraph"/>
        <w:rPr>
          <w:rFonts w:ascii="Arial" w:hAnsi="Arial" w:cs="Arial"/>
          <w:sz w:val="20"/>
          <w:szCs w:val="20"/>
          <w:rPrChange w:id="703" w:author="Dovev Lavie" w:date="2026-09-17T14:09:00Z">
            <w:rPr>
              <w:rFonts w:ascii="Arial" w:hAnsi="Arial" w:cs="Arial"/>
            </w:rPr>
          </w:rPrChange>
        </w:rPr>
      </w:pPr>
      <w:r w:rsidRPr="00D51D96">
        <w:rPr>
          <w:rFonts w:ascii="Arial" w:hAnsi="Arial" w:cs="Arial"/>
          <w:sz w:val="20"/>
          <w:szCs w:val="20"/>
          <w:rPrChange w:id="704" w:author="Dovev Lavie" w:date="2026-09-17T14:09:00Z">
            <w:rPr>
              <w:rFonts w:ascii="Arial" w:hAnsi="Arial" w:cs="Arial"/>
            </w:rPr>
          </w:rPrChange>
        </w:rPr>
        <w:t xml:space="preserve">Risk-taking propensity is predicted </w:t>
      </w:r>
      <w:del w:id="705" w:author="Dovev Lavie" w:date="2026-09-17T16:15:00Z">
        <w:r w:rsidRPr="00D51D96" w:rsidDel="00EC3023">
          <w:rPr>
            <w:rFonts w:ascii="Arial" w:hAnsi="Arial" w:cs="Arial"/>
            <w:sz w:val="20"/>
            <w:szCs w:val="20"/>
            <w:rPrChange w:id="706" w:author="Dovev Lavie" w:date="2026-09-17T14:09:00Z">
              <w:rPr>
                <w:rFonts w:ascii="Arial" w:hAnsi="Arial" w:cs="Arial"/>
              </w:rPr>
            </w:rPrChange>
          </w:rPr>
          <w:delText xml:space="preserve">from </w:delText>
        </w:r>
      </w:del>
      <w:ins w:id="707" w:author="Dovev Lavie" w:date="2026-09-17T16:15:00Z">
        <w:r w:rsidR="00EC3023" w:rsidRPr="00D51D96">
          <w:rPr>
            <w:rFonts w:ascii="Arial" w:hAnsi="Arial" w:cs="Arial"/>
            <w:sz w:val="20"/>
            <w:szCs w:val="20"/>
          </w:rPr>
          <w:t>based on</w:t>
        </w:r>
        <w:r w:rsidR="00EC3023" w:rsidRPr="00D51D96">
          <w:rPr>
            <w:rFonts w:ascii="Arial" w:hAnsi="Arial" w:cs="Arial"/>
            <w:sz w:val="20"/>
            <w:szCs w:val="20"/>
            <w:rPrChange w:id="708" w:author="Dovev Lavie" w:date="2026-09-17T14:09:00Z">
              <w:rPr>
                <w:rFonts w:ascii="Arial" w:hAnsi="Arial" w:cs="Arial"/>
              </w:rPr>
            </w:rPrChange>
          </w:rPr>
          <w:t xml:space="preserve"> </w:t>
        </w:r>
      </w:ins>
      <w:r w:rsidRPr="00D51D96">
        <w:rPr>
          <w:rFonts w:ascii="Arial" w:hAnsi="Arial" w:cs="Arial"/>
          <w:sz w:val="20"/>
          <w:szCs w:val="20"/>
          <w:rPrChange w:id="709" w:author="Dovev Lavie" w:date="2026-09-17T14:09:00Z">
            <w:rPr>
              <w:rFonts w:ascii="Arial" w:hAnsi="Arial" w:cs="Arial"/>
            </w:rPr>
          </w:rPrChange>
        </w:rPr>
        <w:t xml:space="preserve">five standardized </w:t>
      </w:r>
      <w:ins w:id="710" w:author="Dovev Lavie" w:date="2026-09-17T16:15:00Z">
        <w:r w:rsidR="00EC3023" w:rsidRPr="00D51D96">
          <w:rPr>
            <w:rFonts w:ascii="Arial" w:hAnsi="Arial" w:cs="Arial"/>
            <w:sz w:val="20"/>
            <w:szCs w:val="20"/>
          </w:rPr>
          <w:t xml:space="preserve">personality </w:t>
        </w:r>
      </w:ins>
      <w:r w:rsidRPr="00D51D96">
        <w:rPr>
          <w:rFonts w:ascii="Arial" w:hAnsi="Arial" w:cs="Arial"/>
          <w:sz w:val="20"/>
          <w:szCs w:val="20"/>
          <w:rPrChange w:id="711" w:author="Dovev Lavie" w:date="2026-09-17T14:09:00Z">
            <w:rPr>
              <w:rFonts w:ascii="Arial" w:hAnsi="Arial" w:cs="Arial"/>
            </w:rPr>
          </w:rPrChange>
        </w:rPr>
        <w:t>traits and income:</w:t>
      </w:r>
    </w:p>
    <w:p w14:paraId="0A29CDFB" w14:textId="77777777" w:rsidR="00ED117A" w:rsidRPr="00D51D96" w:rsidRDefault="00ED117A" w:rsidP="00ED117A">
      <w:pPr>
        <w:pStyle w:val="BodyText"/>
        <w:rPr>
          <w:rFonts w:ascii="Arial" w:hAnsi="Arial" w:cs="Arial"/>
          <w:sz w:val="20"/>
          <w:szCs w:val="20"/>
          <w:rPrChange w:id="712" w:author="Dovev Lavie" w:date="2026-09-17T14:09:00Z">
            <w:rPr>
              <w:rFonts w:ascii="Arial" w:hAnsi="Arial" w:cs="Arial"/>
            </w:rPr>
          </w:rPrChange>
        </w:rPr>
      </w:pPr>
      <w:r w:rsidRPr="00D51D96">
        <w:rPr>
          <w:rFonts w:ascii="Arial" w:hAnsi="Arial" w:cs="Arial"/>
          <w:sz w:val="20"/>
          <w:szCs w:val="20"/>
          <w:rPrChange w:id="713" w:author="Dovev Lavie" w:date="2026-09-17T14:09:00Z">
            <w:rPr>
              <w:rFonts w:ascii="Arial" w:hAnsi="Arial" w:cs="Arial"/>
            </w:rPr>
          </w:rPrChange>
        </w:rPr>
        <w:t>RiskTaking_i = β</w:t>
      </w:r>
      <w:r w:rsidRPr="00E5378D">
        <w:rPr>
          <w:rFonts w:ascii="Cambria Math" w:hAnsi="Cambria Math" w:cs="Cambria Math"/>
          <w:sz w:val="20"/>
          <w:szCs w:val="20"/>
          <w:rPrChange w:id="714" w:author="Dovev Lavie" w:date="2026-09-17T14:09:00Z">
            <w:rPr>
              <w:rFonts w:ascii="Cambria Math" w:hAnsi="Cambria Math" w:cs="Cambria Math"/>
            </w:rPr>
          </w:rPrChange>
        </w:rPr>
        <w:t>₃</w:t>
      </w:r>
      <w:r w:rsidRPr="00D51D96">
        <w:rPr>
          <w:rFonts w:ascii="Arial" w:hAnsi="Arial" w:cs="Arial"/>
          <w:sz w:val="20"/>
          <w:szCs w:val="20"/>
          <w:rPrChange w:id="715" w:author="Dovev Lavie" w:date="2026-09-17T14:09:00Z">
            <w:rPr>
              <w:rFonts w:ascii="Arial" w:hAnsi="Arial" w:cs="Arial"/>
            </w:rPr>
          </w:rPrChange>
        </w:rPr>
        <w:t xml:space="preserve"> + 0.025942386297 × z_Extraversion_i + 0.023699214948 × z_Openness_i − 0.038734315188 × z_Agreeableness_i − 0.037739440732 × z_Conscientiousness_i − 0.025388697852 × z_Neuroticism_i + 0.006874197106 × z_Income_i</w:t>
      </w:r>
    </w:p>
    <w:p w14:paraId="00CFDB1F" w14:textId="77777777" w:rsidR="00ED117A" w:rsidRPr="00D51D96" w:rsidRDefault="00ED117A" w:rsidP="00ED117A">
      <w:pPr>
        <w:pStyle w:val="BodyText"/>
        <w:rPr>
          <w:rFonts w:ascii="Arial" w:hAnsi="Arial" w:cs="Arial"/>
          <w:sz w:val="20"/>
          <w:szCs w:val="20"/>
          <w:rPrChange w:id="716" w:author="Dovev Lavie" w:date="2026-09-17T14:09:00Z">
            <w:rPr>
              <w:rFonts w:ascii="Arial" w:hAnsi="Arial" w:cs="Arial"/>
            </w:rPr>
          </w:rPrChange>
        </w:rPr>
      </w:pPr>
      <w:r w:rsidRPr="00D51D96">
        <w:rPr>
          <w:rFonts w:ascii="Arial" w:hAnsi="Arial" w:cs="Arial"/>
          <w:sz w:val="20"/>
          <w:szCs w:val="20"/>
          <w:rPrChange w:id="717" w:author="Dovev Lavie" w:date="2026-09-17T14:09:00Z">
            <w:rPr>
              <w:rFonts w:ascii="Arial" w:hAnsi="Arial" w:cs="Arial"/>
            </w:rPr>
          </w:rPrChange>
        </w:rPr>
        <w:t>Priority sequence: Option 4 → Option 2 → Option 1 → Option 3 → Option 5. The most risk-taking agents place a new bid (Option 4); the most risk-averse forgo the transaction (Option 5).</w:t>
      </w:r>
    </w:p>
    <w:p w14:paraId="4115EBEF" w14:textId="77777777" w:rsidR="00ED117A" w:rsidRPr="00D51D96" w:rsidRDefault="00ED117A" w:rsidP="00ED117A">
      <w:pPr>
        <w:pStyle w:val="BodyText"/>
        <w:rPr>
          <w:rFonts w:ascii="Arial" w:hAnsi="Arial" w:cs="Arial"/>
          <w:sz w:val="20"/>
          <w:szCs w:val="20"/>
          <w:rPrChange w:id="718" w:author="Dovev Lavie" w:date="2026-09-17T14:09:00Z">
            <w:rPr>
              <w:rFonts w:ascii="Arial" w:hAnsi="Arial" w:cs="Arial"/>
            </w:rPr>
          </w:rPrChange>
        </w:rPr>
      </w:pPr>
      <w:del w:id="719" w:author="Dovev Lavie" w:date="2026-09-17T16:15:00Z">
        <w:r w:rsidRPr="00D51D96" w:rsidDel="00EC3023">
          <w:rPr>
            <w:rFonts w:ascii="Arial" w:hAnsi="Arial" w:cs="Arial"/>
            <w:sz w:val="20"/>
            <w:szCs w:val="20"/>
            <w:rPrChange w:id="720" w:author="Dovev Lavie" w:date="2026-09-17T14:09:00Z">
              <w:rPr>
                <w:rFonts w:ascii="Arial" w:hAnsi="Arial" w:cs="Arial"/>
              </w:rPr>
            </w:rPrChange>
          </w:rPr>
          <w:delText xml:space="preserve">On </w:delText>
        </w:r>
      </w:del>
      <w:ins w:id="721" w:author="Dovev Lavie" w:date="2026-09-17T16:15:00Z">
        <w:r w:rsidR="00EC3023" w:rsidRPr="00D51D96">
          <w:rPr>
            <w:rFonts w:ascii="Arial" w:hAnsi="Arial" w:cs="Arial"/>
            <w:sz w:val="20"/>
            <w:szCs w:val="20"/>
          </w:rPr>
          <w:t>For</w:t>
        </w:r>
        <w:r w:rsidR="00EC3023" w:rsidRPr="00D51D96">
          <w:rPr>
            <w:rFonts w:ascii="Arial" w:hAnsi="Arial" w:cs="Arial"/>
            <w:sz w:val="20"/>
            <w:szCs w:val="20"/>
            <w:rPrChange w:id="722" w:author="Dovev Lavie" w:date="2026-09-17T14:09:00Z">
              <w:rPr>
                <w:rFonts w:ascii="Arial" w:hAnsi="Arial" w:cs="Arial"/>
              </w:rPr>
            </w:rPrChange>
          </w:rPr>
          <w:t xml:space="preserve"> </w:t>
        </w:r>
      </w:ins>
      <w:r w:rsidRPr="00D51D96">
        <w:rPr>
          <w:rFonts w:ascii="Arial" w:hAnsi="Arial" w:cs="Arial"/>
          <w:sz w:val="20"/>
          <w:szCs w:val="20"/>
          <w:rPrChange w:id="723" w:author="Dovev Lavie" w:date="2026-09-17T14:09:00Z">
            <w:rPr>
              <w:rFonts w:ascii="Arial" w:hAnsi="Arial" w:cs="Arial"/>
            </w:rPr>
          </w:rPrChange>
        </w:rPr>
        <w:t>the 280 original participants the five risk-taking segments hold 20, 100, 110, 46, and 4 agents respectively.</w:t>
      </w:r>
    </w:p>
    <w:p w14:paraId="01090818" w14:textId="77777777" w:rsidR="00ED117A" w:rsidRPr="00D51D96" w:rsidRDefault="00ED117A" w:rsidP="00ED117A">
      <w:pPr>
        <w:pStyle w:val="Heading2"/>
        <w:rPr>
          <w:rFonts w:ascii="Arial" w:hAnsi="Arial" w:cs="Arial"/>
          <w:i w:val="0"/>
          <w:iCs w:val="0"/>
          <w:sz w:val="22"/>
          <w:szCs w:val="22"/>
          <w:rPrChange w:id="724" w:author="Dovev Lavie" w:date="2026-09-17T16:13:00Z">
            <w:rPr>
              <w:rFonts w:ascii="Arial" w:hAnsi="Arial" w:cs="Arial"/>
            </w:rPr>
          </w:rPrChange>
        </w:rPr>
      </w:pPr>
      <w:bookmarkStart w:id="725" w:name="mechanism-5-flexibility-ranking"/>
      <w:bookmarkEnd w:id="701"/>
      <w:r w:rsidRPr="00D51D96">
        <w:rPr>
          <w:rFonts w:ascii="Arial" w:hAnsi="Arial" w:cs="Arial"/>
          <w:i w:val="0"/>
          <w:iCs w:val="0"/>
          <w:sz w:val="22"/>
          <w:szCs w:val="22"/>
          <w:rPrChange w:id="726" w:author="Dovev Lavie" w:date="2026-09-17T16:13:00Z">
            <w:rPr>
              <w:rFonts w:ascii="Arial" w:hAnsi="Arial" w:cs="Arial"/>
            </w:rPr>
          </w:rPrChange>
        </w:rPr>
        <w:t>7. Mechanism 5: Flexibility Ranking</w:t>
      </w:r>
    </w:p>
    <w:p w14:paraId="52883E9C" w14:textId="77777777" w:rsidR="00ED117A" w:rsidRPr="00D51D96" w:rsidRDefault="00ED117A" w:rsidP="00ED117A">
      <w:pPr>
        <w:pStyle w:val="FirstParagraph"/>
        <w:rPr>
          <w:rFonts w:ascii="Arial" w:hAnsi="Arial" w:cs="Arial"/>
          <w:sz w:val="20"/>
          <w:szCs w:val="20"/>
          <w:rPrChange w:id="727" w:author="Dovev Lavie" w:date="2026-09-17T14:09:00Z">
            <w:rPr>
              <w:rFonts w:ascii="Arial" w:hAnsi="Arial" w:cs="Arial"/>
            </w:rPr>
          </w:rPrChange>
        </w:rPr>
      </w:pPr>
      <w:r w:rsidRPr="00D51D96">
        <w:rPr>
          <w:rFonts w:ascii="Arial" w:hAnsi="Arial" w:cs="Arial"/>
          <w:sz w:val="20"/>
          <w:szCs w:val="20"/>
          <w:rPrChange w:id="728" w:author="Dovev Lavie" w:date="2026-09-17T14:09:00Z">
            <w:rPr>
              <w:rFonts w:ascii="Arial" w:hAnsi="Arial" w:cs="Arial"/>
            </w:rPr>
          </w:rPrChange>
        </w:rPr>
        <w:t>Flexibility is the only mechanism that combines a trait-based prediction with an observed behavio</w:t>
      </w:r>
      <w:del w:id="729" w:author="Dovev Lavie" w:date="2026-09-17T16:15:00Z">
        <w:r w:rsidRPr="00D51D96" w:rsidDel="00EC3023">
          <w:rPr>
            <w:rFonts w:ascii="Arial" w:hAnsi="Arial" w:cs="Arial"/>
            <w:sz w:val="20"/>
            <w:szCs w:val="20"/>
            <w:rPrChange w:id="730" w:author="Dovev Lavie" w:date="2026-09-17T14:09:00Z">
              <w:rPr>
                <w:rFonts w:ascii="Arial" w:hAnsi="Arial" w:cs="Arial"/>
              </w:rPr>
            </w:rPrChange>
          </w:rPr>
          <w:delText>u</w:delText>
        </w:r>
      </w:del>
      <w:r w:rsidRPr="00D51D96">
        <w:rPr>
          <w:rFonts w:ascii="Arial" w:hAnsi="Arial" w:cs="Arial"/>
          <w:sz w:val="20"/>
          <w:szCs w:val="20"/>
          <w:rPrChange w:id="731" w:author="Dovev Lavie" w:date="2026-09-17T14:09:00Z">
            <w:rPr>
              <w:rFonts w:ascii="Arial" w:hAnsi="Arial" w:cs="Arial"/>
            </w:rPr>
          </w:rPrChange>
        </w:rPr>
        <w:t>ral measure</w:t>
      </w:r>
      <w:ins w:id="732" w:author="Dovev Lavie" w:date="2026-09-17T16:16:00Z">
        <w:r w:rsidR="00EC3023" w:rsidRPr="00D51D96">
          <w:rPr>
            <w:rFonts w:ascii="Arial" w:hAnsi="Arial" w:cs="Arial"/>
            <w:sz w:val="20"/>
            <w:szCs w:val="20"/>
          </w:rPr>
          <w:t xml:space="preserve"> (</w:t>
        </w:r>
      </w:ins>
      <w:del w:id="733" w:author="Dovev Lavie" w:date="2026-09-17T16:16:00Z">
        <w:r w:rsidRPr="00D51D96" w:rsidDel="00EC3023">
          <w:rPr>
            <w:rFonts w:ascii="Arial" w:hAnsi="Arial" w:cs="Arial"/>
            <w:sz w:val="20"/>
            <w:szCs w:val="20"/>
            <w:rPrChange w:id="734" w:author="Dovev Lavie" w:date="2026-09-17T14:09:00Z">
              <w:rPr>
                <w:rFonts w:ascii="Arial" w:hAnsi="Arial" w:cs="Arial"/>
              </w:rPr>
            </w:rPrChange>
          </w:rPr>
          <w:delText>, in the same way as</w:delText>
        </w:r>
      </w:del>
      <w:ins w:id="735" w:author="Dovev Lavie" w:date="2026-09-17T16:16:00Z">
        <w:r w:rsidR="00EC3023" w:rsidRPr="00D51D96">
          <w:rPr>
            <w:rFonts w:ascii="Arial" w:hAnsi="Arial" w:cs="Arial"/>
            <w:sz w:val="20"/>
            <w:szCs w:val="20"/>
          </w:rPr>
          <w:t>like</w:t>
        </w:r>
      </w:ins>
      <w:r w:rsidRPr="00D51D96">
        <w:rPr>
          <w:rFonts w:ascii="Arial" w:hAnsi="Arial" w:cs="Arial"/>
          <w:sz w:val="20"/>
          <w:szCs w:val="20"/>
          <w:rPrChange w:id="736" w:author="Dovev Lavie" w:date="2026-09-17T14:09:00Z">
            <w:rPr>
              <w:rFonts w:ascii="Arial" w:hAnsi="Arial" w:cs="Arial"/>
            </w:rPr>
          </w:rPrChange>
        </w:rPr>
        <w:t xml:space="preserve"> the anchor of Decision 3</w:t>
      </w:r>
      <w:ins w:id="737" w:author="Dovev Lavie" w:date="2026-09-17T16:16:00Z">
        <w:r w:rsidR="00EC3023" w:rsidRPr="00D51D96">
          <w:rPr>
            <w:rFonts w:ascii="Arial" w:hAnsi="Arial" w:cs="Arial"/>
            <w:sz w:val="20"/>
            <w:szCs w:val="20"/>
          </w:rPr>
          <w:t>)</w:t>
        </w:r>
      </w:ins>
      <w:r w:rsidRPr="00D51D96">
        <w:rPr>
          <w:rFonts w:ascii="Arial" w:hAnsi="Arial" w:cs="Arial"/>
          <w:sz w:val="20"/>
          <w:szCs w:val="20"/>
          <w:rPrChange w:id="738" w:author="Dovev Lavie" w:date="2026-09-17T14:09:00Z">
            <w:rPr>
              <w:rFonts w:ascii="Arial" w:hAnsi="Arial" w:cs="Arial"/>
            </w:rPr>
          </w:rPrChange>
        </w:rPr>
        <w:t xml:space="preserve">. The trait-based part uses all </w:t>
      </w:r>
      <w:del w:id="739" w:author="Dovev Lavie" w:date="2026-09-17T16:16:00Z">
        <w:r w:rsidRPr="00D51D96" w:rsidDel="00EC3023">
          <w:rPr>
            <w:rFonts w:ascii="Arial" w:hAnsi="Arial" w:cs="Arial"/>
            <w:sz w:val="20"/>
            <w:szCs w:val="20"/>
            <w:rPrChange w:id="740" w:author="Dovev Lavie" w:date="2026-09-17T14:09:00Z">
              <w:rPr>
                <w:rFonts w:ascii="Arial" w:hAnsi="Arial" w:cs="Arial"/>
              </w:rPr>
            </w:rPrChange>
          </w:rPr>
          <w:delText xml:space="preserve">five </w:delText>
        </w:r>
      </w:del>
      <w:r w:rsidRPr="00D51D96">
        <w:rPr>
          <w:rFonts w:ascii="Arial" w:hAnsi="Arial" w:cs="Arial"/>
          <w:sz w:val="20"/>
          <w:szCs w:val="20"/>
          <w:rPrChange w:id="741" w:author="Dovev Lavie" w:date="2026-09-17T14:09:00Z">
            <w:rPr>
              <w:rFonts w:ascii="Arial" w:hAnsi="Arial" w:cs="Arial"/>
            </w:rPr>
          </w:rPrChange>
        </w:rPr>
        <w:t>Big-5</w:t>
      </w:r>
      <w:ins w:id="742" w:author="Dovev Lavie" w:date="2026-09-17T16:16:00Z">
        <w:r w:rsidR="00EC3023" w:rsidRPr="00D51D96">
          <w:rPr>
            <w:rFonts w:ascii="Arial" w:hAnsi="Arial" w:cs="Arial"/>
            <w:sz w:val="20"/>
            <w:szCs w:val="20"/>
          </w:rPr>
          <w:t xml:space="preserve"> personality</w:t>
        </w:r>
      </w:ins>
      <w:r w:rsidRPr="00D51D96">
        <w:rPr>
          <w:rFonts w:ascii="Arial" w:hAnsi="Arial" w:cs="Arial"/>
          <w:sz w:val="20"/>
          <w:szCs w:val="20"/>
          <w:rPrChange w:id="743" w:author="Dovev Lavie" w:date="2026-09-17T14:09:00Z">
            <w:rPr>
              <w:rFonts w:ascii="Arial" w:hAnsi="Arial" w:cs="Arial"/>
            </w:rPr>
          </w:rPrChange>
        </w:rPr>
        <w:t xml:space="preserve"> traits:</w:t>
      </w:r>
    </w:p>
    <w:p w14:paraId="4FD6C1DC" w14:textId="77777777" w:rsidR="00ED117A" w:rsidRPr="00D51D96" w:rsidRDefault="00ED117A" w:rsidP="00ED117A">
      <w:pPr>
        <w:pStyle w:val="BodyText"/>
        <w:rPr>
          <w:rFonts w:ascii="Arial" w:hAnsi="Arial" w:cs="Arial"/>
          <w:sz w:val="20"/>
          <w:szCs w:val="20"/>
          <w:rPrChange w:id="744" w:author="Dovev Lavie" w:date="2026-09-17T14:09:00Z">
            <w:rPr>
              <w:rFonts w:ascii="Arial" w:hAnsi="Arial" w:cs="Arial"/>
            </w:rPr>
          </w:rPrChange>
        </w:rPr>
      </w:pPr>
      <w:ins w:id="745" w:author="Sueda Gul" w:date="2026-10-07T18:00:00Z">
        <w:r>
          <w:rPr>
            <w:rFonts w:ascii="Arial" w:hAnsi="Arial" w:cs="Arial"/>
            <w:sz w:val="20"/>
            <w:szCs w:val="20"/>
            <w:rPrChange w:id="746" w:author="Dovev Lavie" w:date="2026-09-17T14:09:00Z">
              <w:rPr>
                <w:rFonts w:ascii="Arial" w:hAnsi="Arial" w:cs="Arial"/>
              </w:rPr>
            </w:rPrChange>
          </w:rPr>
          <w:t>Calculated</w:t>
        </w:r>
      </w:ins>
      <w:r w:rsidRPr="00D51D96">
        <w:rPr>
          <w:rFonts w:ascii="Arial" w:hAnsi="Arial" w:cs="Arial"/>
          <w:sz w:val="20"/>
          <w:szCs w:val="20"/>
          <w:rPrChange w:id="747" w:author="Dovev Lavie" w:date="2026-09-17T14:09:00Z">
            <w:rPr>
              <w:rFonts w:ascii="Arial" w:hAnsi="Arial" w:cs="Arial"/>
            </w:rPr>
          </w:rPrChange>
        </w:rPr>
        <w:t>Flexibility_i = β</w:t>
      </w:r>
      <w:r w:rsidRPr="00E5378D">
        <w:rPr>
          <w:rFonts w:ascii="Cambria Math" w:hAnsi="Cambria Math" w:cs="Cambria Math"/>
          <w:sz w:val="20"/>
          <w:szCs w:val="20"/>
          <w:rPrChange w:id="748" w:author="Dovev Lavie" w:date="2026-09-17T14:09:00Z">
            <w:rPr>
              <w:rFonts w:ascii="Cambria Math" w:hAnsi="Cambria Math" w:cs="Cambria Math"/>
            </w:rPr>
          </w:rPrChange>
        </w:rPr>
        <w:t>₄</w:t>
      </w:r>
      <w:r w:rsidRPr="00D51D96">
        <w:rPr>
          <w:rFonts w:ascii="Arial" w:hAnsi="Arial" w:cs="Arial"/>
          <w:sz w:val="20"/>
          <w:szCs w:val="20"/>
          <w:rPrChange w:id="749" w:author="Dovev Lavie" w:date="2026-09-17T14:09:00Z">
            <w:rPr>
              <w:rFonts w:ascii="Arial" w:hAnsi="Arial" w:cs="Arial"/>
            </w:rPr>
          </w:rPrChange>
        </w:rPr>
        <w:t xml:space="preserve"> + 0.0206 </w:t>
      </w:r>
      <w:r w:rsidRPr="00E5378D">
        <w:rPr>
          <w:rFonts w:ascii="Arial" w:hAnsi="Arial" w:cs="Arial"/>
          <w:sz w:val="20"/>
          <w:szCs w:val="20"/>
          <w:rPrChange w:id="750" w:author="Dovev Lavie" w:date="2026-09-17T14:09:00Z">
            <w:rPr>
              <w:rFonts w:ascii="Arial" w:hAnsi="Arial" w:cs="Arial"/>
            </w:rPr>
          </w:rPrChange>
        </w:rPr>
        <w:t>×</w:t>
      </w:r>
      <w:r w:rsidRPr="00D51D96">
        <w:rPr>
          <w:rFonts w:ascii="Arial" w:hAnsi="Arial" w:cs="Arial"/>
          <w:sz w:val="20"/>
          <w:szCs w:val="20"/>
          <w:rPrChange w:id="751" w:author="Dovev Lavie" w:date="2026-09-17T14:09:00Z">
            <w:rPr>
              <w:rFonts w:ascii="Arial" w:hAnsi="Arial" w:cs="Arial"/>
            </w:rPr>
          </w:rPrChange>
        </w:rPr>
        <w:t xml:space="preserve"> z_Extraversion_i + 0.0294118 </w:t>
      </w:r>
      <w:r w:rsidRPr="00E5378D">
        <w:rPr>
          <w:rFonts w:ascii="Arial" w:hAnsi="Arial" w:cs="Arial"/>
          <w:sz w:val="20"/>
          <w:szCs w:val="20"/>
          <w:rPrChange w:id="752" w:author="Dovev Lavie" w:date="2026-09-17T14:09:00Z">
            <w:rPr>
              <w:rFonts w:ascii="Arial" w:hAnsi="Arial" w:cs="Arial"/>
            </w:rPr>
          </w:rPrChange>
        </w:rPr>
        <w:t>×</w:t>
      </w:r>
      <w:r w:rsidRPr="00D51D96">
        <w:rPr>
          <w:rFonts w:ascii="Arial" w:hAnsi="Arial" w:cs="Arial"/>
          <w:sz w:val="20"/>
          <w:szCs w:val="20"/>
          <w:rPrChange w:id="753" w:author="Dovev Lavie" w:date="2026-09-17T14:09:00Z">
            <w:rPr>
              <w:rFonts w:ascii="Arial" w:hAnsi="Arial" w:cs="Arial"/>
            </w:rPr>
          </w:rPrChange>
        </w:rPr>
        <w:t xml:space="preserve"> z_Openness_i </w:t>
      </w:r>
      <w:r w:rsidRPr="00E5378D">
        <w:rPr>
          <w:rFonts w:ascii="Arial" w:hAnsi="Arial" w:cs="Arial"/>
          <w:sz w:val="20"/>
          <w:szCs w:val="20"/>
          <w:rPrChange w:id="754" w:author="Dovev Lavie" w:date="2026-09-17T14:09:00Z">
            <w:rPr>
              <w:rFonts w:ascii="Arial" w:hAnsi="Arial" w:cs="Arial"/>
            </w:rPr>
          </w:rPrChange>
        </w:rPr>
        <w:t>−</w:t>
      </w:r>
      <w:r w:rsidRPr="00D51D96">
        <w:rPr>
          <w:rFonts w:ascii="Arial" w:hAnsi="Arial" w:cs="Arial"/>
          <w:sz w:val="20"/>
          <w:szCs w:val="20"/>
          <w:rPrChange w:id="755" w:author="Dovev Lavie" w:date="2026-09-17T14:09:00Z">
            <w:rPr>
              <w:rFonts w:ascii="Arial" w:hAnsi="Arial" w:cs="Arial"/>
            </w:rPr>
          </w:rPrChange>
        </w:rPr>
        <w:t xml:space="preserve"> 0.04921357 </w:t>
      </w:r>
      <w:r w:rsidRPr="00E5378D">
        <w:rPr>
          <w:rFonts w:ascii="Arial" w:hAnsi="Arial" w:cs="Arial"/>
          <w:sz w:val="20"/>
          <w:szCs w:val="20"/>
          <w:rPrChange w:id="756" w:author="Dovev Lavie" w:date="2026-09-17T14:09:00Z">
            <w:rPr>
              <w:rFonts w:ascii="Arial" w:hAnsi="Arial" w:cs="Arial"/>
            </w:rPr>
          </w:rPrChange>
        </w:rPr>
        <w:t>×</w:t>
      </w:r>
      <w:r w:rsidRPr="00D51D96">
        <w:rPr>
          <w:rFonts w:ascii="Arial" w:hAnsi="Arial" w:cs="Arial"/>
          <w:sz w:val="20"/>
          <w:szCs w:val="20"/>
          <w:rPrChange w:id="757" w:author="Dovev Lavie" w:date="2026-09-17T14:09:00Z">
            <w:rPr>
              <w:rFonts w:ascii="Arial" w:hAnsi="Arial" w:cs="Arial"/>
            </w:rPr>
          </w:rPrChange>
        </w:rPr>
        <w:t xml:space="preserve"> z_Neuroticism_i + 0.04339814 </w:t>
      </w:r>
      <w:r w:rsidRPr="00E5378D">
        <w:rPr>
          <w:rFonts w:ascii="Arial" w:hAnsi="Arial" w:cs="Arial"/>
          <w:sz w:val="20"/>
          <w:szCs w:val="20"/>
          <w:rPrChange w:id="758" w:author="Dovev Lavie" w:date="2026-09-17T14:09:00Z">
            <w:rPr>
              <w:rFonts w:ascii="Arial" w:hAnsi="Arial" w:cs="Arial"/>
            </w:rPr>
          </w:rPrChange>
        </w:rPr>
        <w:t>×</w:t>
      </w:r>
      <w:r w:rsidRPr="00D51D96">
        <w:rPr>
          <w:rFonts w:ascii="Arial" w:hAnsi="Arial" w:cs="Arial"/>
          <w:sz w:val="20"/>
          <w:szCs w:val="20"/>
          <w:rPrChange w:id="759" w:author="Dovev Lavie" w:date="2026-09-17T14:09:00Z">
            <w:rPr>
              <w:rFonts w:ascii="Arial" w:hAnsi="Arial" w:cs="Arial"/>
            </w:rPr>
          </w:rPrChange>
        </w:rPr>
        <w:t xml:space="preserve"> z_Agreeableness_i + 0.04811179 </w:t>
      </w:r>
      <w:r w:rsidRPr="00E5378D">
        <w:rPr>
          <w:rFonts w:ascii="Arial" w:hAnsi="Arial" w:cs="Arial"/>
          <w:sz w:val="20"/>
          <w:szCs w:val="20"/>
          <w:rPrChange w:id="760" w:author="Dovev Lavie" w:date="2026-09-17T14:09:00Z">
            <w:rPr>
              <w:rFonts w:ascii="Arial" w:hAnsi="Arial" w:cs="Arial"/>
            </w:rPr>
          </w:rPrChange>
        </w:rPr>
        <w:t>×</w:t>
      </w:r>
      <w:r w:rsidRPr="00D51D96">
        <w:rPr>
          <w:rFonts w:ascii="Arial" w:hAnsi="Arial" w:cs="Arial"/>
          <w:sz w:val="20"/>
          <w:szCs w:val="20"/>
          <w:rPrChange w:id="761" w:author="Dovev Lavie" w:date="2026-09-17T14:09:00Z">
            <w:rPr>
              <w:rFonts w:ascii="Arial" w:hAnsi="Arial" w:cs="Arial"/>
            </w:rPr>
          </w:rPrChange>
        </w:rPr>
        <w:t xml:space="preserve"> z_Conscientiousness_i</w:t>
      </w:r>
    </w:p>
    <w:p w14:paraId="7CD7FC65" w14:textId="77777777" w:rsidR="00ED117A" w:rsidRPr="00D51D96" w:rsidRDefault="00ED117A" w:rsidP="00ED117A">
      <w:pPr>
        <w:pStyle w:val="BodyText"/>
        <w:rPr>
          <w:rFonts w:ascii="Arial" w:hAnsi="Arial" w:cs="Arial"/>
          <w:sz w:val="20"/>
          <w:szCs w:val="20"/>
          <w:rPrChange w:id="762" w:author="Dovev Lavie" w:date="2026-09-17T14:09:00Z">
            <w:rPr>
              <w:rFonts w:ascii="Arial" w:hAnsi="Arial" w:cs="Arial"/>
            </w:rPr>
          </w:rPrChange>
        </w:rPr>
      </w:pPr>
      <w:r w:rsidRPr="00D51D96">
        <w:rPr>
          <w:rFonts w:ascii="Arial" w:hAnsi="Arial" w:cs="Arial"/>
          <w:sz w:val="20"/>
          <w:szCs w:val="20"/>
          <w:rPrChange w:id="763" w:author="Dovev Lavie" w:date="2026-09-17T14:09:00Z">
            <w:rPr>
              <w:rFonts w:ascii="Arial" w:hAnsi="Arial" w:cs="Arial"/>
            </w:rPr>
          </w:rPrChange>
        </w:rPr>
        <w:t>The trait-based score is then standardized across the population, the intercept β</w:t>
      </w:r>
      <w:r w:rsidRPr="00E5378D">
        <w:rPr>
          <w:rFonts w:ascii="Cambria Math" w:hAnsi="Cambria Math" w:cs="Cambria Math"/>
          <w:sz w:val="20"/>
          <w:szCs w:val="20"/>
          <w:rPrChange w:id="764" w:author="Dovev Lavie" w:date="2026-09-17T14:09:00Z">
            <w:rPr>
              <w:rFonts w:ascii="Cambria Math" w:hAnsi="Cambria Math" w:cs="Cambria Math"/>
            </w:rPr>
          </w:rPrChange>
        </w:rPr>
        <w:t>₄</w:t>
      </w:r>
      <w:r w:rsidRPr="00D51D96">
        <w:rPr>
          <w:rFonts w:ascii="Arial" w:hAnsi="Arial" w:cs="Arial"/>
          <w:sz w:val="20"/>
          <w:szCs w:val="20"/>
          <w:rPrChange w:id="765" w:author="Dovev Lavie" w:date="2026-09-17T14:09:00Z">
            <w:rPr>
              <w:rFonts w:ascii="Arial" w:hAnsi="Arial" w:cs="Arial"/>
            </w:rPr>
          </w:rPrChange>
        </w:rPr>
        <w:t xml:space="preserve"> is added on that standardized scale, and the result is blended with the agent’s observed flexibility:</w:t>
      </w:r>
    </w:p>
    <w:p w14:paraId="04FAA8FA" w14:textId="77777777" w:rsidR="00ED117A" w:rsidRPr="00D51D96" w:rsidDel="00D44A63" w:rsidRDefault="00ED117A" w:rsidP="00ED117A">
      <w:pPr>
        <w:pStyle w:val="BodyText"/>
        <w:rPr>
          <w:del w:id="766" w:author="Dovev Lavie" w:date="2026-09-17T16:33:00Z"/>
          <w:rFonts w:ascii="Arial" w:hAnsi="Arial" w:cs="Arial"/>
          <w:sz w:val="20"/>
          <w:szCs w:val="20"/>
          <w:rPrChange w:id="767" w:author="Dovev Lavie" w:date="2026-09-17T14:09:00Z">
            <w:rPr>
              <w:del w:id="768" w:author="Dovev Lavie" w:date="2026-09-17T16:33:00Z"/>
              <w:rFonts w:ascii="Arial" w:hAnsi="Arial" w:cs="Arial"/>
            </w:rPr>
          </w:rPrChange>
        </w:rPr>
      </w:pPr>
      <w:r w:rsidRPr="00D51D96">
        <w:rPr>
          <w:rFonts w:ascii="Arial" w:hAnsi="Arial"/>
          <w:sz w:val="20"/>
          <w:szCs w:val="20"/>
          <w:rPrChange w:id="769" w:author="Dovev Lavie" w:date="2026-09-17T14:09:00Z">
            <w:rPr>
              <w:rFonts w:ascii="Arial" w:hAnsi="Arial"/>
            </w:rPr>
          </w:rPrChange>
        </w:rPr>
        <w:t xml:space="preserve">AnchoredFlexibility_i = W_OFlex × ObservedFlexibility_i + W_CFlex × </w:t>
      </w:r>
      <w:r w:rsidR="00FF1530" w:rsidRPr="00D51D96">
        <w:rPr>
          <w:rFonts w:ascii="Arial" w:hAnsi="Arial"/>
          <w:sz w:val="20"/>
          <w:szCs w:val="20"/>
          <w:rPrChange w:id="770" w:author="Dovev Lavie" w:date="2026-09-17T14:09:00Z">
            <w:rPr>
              <w:rFonts w:ascii="Arial" w:hAnsi="Arial"/>
            </w:rPr>
          </w:rPrChange>
        </w:rPr>
        <w:t>Calculated</w:t>
      </w:r>
      <w:r w:rsidRPr="00D51D96">
        <w:rPr>
          <w:rFonts w:ascii="Arial" w:hAnsi="Arial"/>
          <w:sz w:val="20"/>
          <w:szCs w:val="20"/>
          <w:rPrChange w:id="771" w:author="Dovev Lavie" w:date="2026-09-17T14:09:00Z">
            <w:rPr>
              <w:rFonts w:ascii="Arial" w:hAnsi="Arial"/>
            </w:rPr>
          </w:rPrChange>
        </w:rPr>
        <w:t xml:space="preserve">Flexibility_i = 0.25 × ObservedFlexibility_i + 0.75 × </w:t>
      </w:r>
      <w:r w:rsidR="00FF1530" w:rsidRPr="00D51D96">
        <w:rPr>
          <w:rFonts w:ascii="Arial" w:hAnsi="Arial"/>
          <w:sz w:val="20"/>
          <w:szCs w:val="20"/>
          <w:rPrChange w:id="772" w:author="Dovev Lavie" w:date="2026-09-17T14:09:00Z">
            <w:rPr>
              <w:rFonts w:ascii="Arial" w:hAnsi="Arial"/>
            </w:rPr>
          </w:rPrChange>
        </w:rPr>
        <w:t>Calculated</w:t>
      </w:r>
      <w:r w:rsidRPr="00D51D96">
        <w:rPr>
          <w:rFonts w:ascii="Arial" w:hAnsi="Arial"/>
          <w:sz w:val="20"/>
          <w:szCs w:val="20"/>
          <w:rPrChange w:id="773" w:author="Dovev Lavie" w:date="2026-09-17T14:09:00Z">
            <w:rPr>
              <w:rFonts w:ascii="Arial" w:hAnsi="Arial"/>
            </w:rPr>
          </w:rPrChange>
        </w:rPr>
        <w:t>Flexibility_i</w:t>
      </w:r>
      <w:ins w:id="774" w:author="Dovev Lavie" w:date="2026-09-17T16:33:00Z">
        <w:r w:rsidR="00D44A63" w:rsidRPr="00D51D96">
          <w:rPr>
            <w:rFonts w:ascii="Arial" w:hAnsi="Arial" w:cs="Arial"/>
            <w:sz w:val="20"/>
            <w:szCs w:val="20"/>
          </w:rPr>
          <w:t xml:space="preserve">, </w:t>
        </w:r>
      </w:ins>
    </w:p>
    <w:p w14:paraId="1F314315" w14:textId="77777777" w:rsidR="00D44A63" w:rsidRPr="00D51D96" w:rsidRDefault="00ED117A" w:rsidP="00D44A63">
      <w:pPr>
        <w:pStyle w:val="BodyText"/>
        <w:rPr>
          <w:ins w:id="775" w:author="Dovev Lavie" w:date="2026-09-17T16:34:00Z"/>
          <w:rFonts w:ascii="Arial" w:hAnsi="Arial" w:cs="Arial"/>
          <w:sz w:val="20"/>
          <w:szCs w:val="20"/>
        </w:rPr>
      </w:pPr>
      <w:del w:id="776" w:author="Dovev Lavie" w:date="2026-09-17T16:33:00Z">
        <w:r w:rsidRPr="00D51D96" w:rsidDel="00D44A63">
          <w:rPr>
            <w:rFonts w:ascii="Arial" w:hAnsi="Arial" w:cs="Arial"/>
            <w:sz w:val="20"/>
            <w:szCs w:val="20"/>
            <w:rPrChange w:id="777" w:author="Dovev Lavie" w:date="2026-09-17T14:09:00Z">
              <w:rPr>
                <w:rFonts w:ascii="Arial" w:hAnsi="Arial" w:cs="Arial"/>
              </w:rPr>
            </w:rPrChange>
          </w:rPr>
          <w:delText>W</w:delText>
        </w:r>
      </w:del>
      <w:ins w:id="778" w:author="Dovev Lavie" w:date="2026-09-17T16:33:00Z">
        <w:r w:rsidR="00D44A63" w:rsidRPr="00D51D96">
          <w:rPr>
            <w:rFonts w:ascii="Arial" w:hAnsi="Arial" w:cs="Arial"/>
            <w:sz w:val="20"/>
            <w:szCs w:val="20"/>
          </w:rPr>
          <w:t>w</w:t>
        </w:r>
      </w:ins>
      <w:r w:rsidRPr="00D51D96">
        <w:rPr>
          <w:rFonts w:ascii="Arial" w:hAnsi="Arial" w:cs="Arial"/>
          <w:sz w:val="20"/>
          <w:szCs w:val="20"/>
          <w:rPrChange w:id="779" w:author="Dovev Lavie" w:date="2026-09-17T14:09:00Z">
            <w:rPr>
              <w:rFonts w:ascii="Arial" w:hAnsi="Arial" w:cs="Arial"/>
            </w:rPr>
          </w:rPrChange>
        </w:rPr>
        <w:t xml:space="preserve">here ObservedFlexibility is the standardized </w:t>
      </w:r>
      <w:r w:rsidRPr="00D51D96">
        <w:rPr>
          <w:rStyle w:val="VerbatimChar"/>
          <w:rFonts w:ascii="Arial" w:hAnsi="Arial" w:cs="Arial"/>
          <w:sz w:val="18"/>
          <w:szCs w:val="20"/>
          <w:rPrChange w:id="780" w:author="Dovev Lavie" w:date="2026-09-17T14:09:00Z">
            <w:rPr>
              <w:rStyle w:val="VerbatimChar"/>
              <w:rFonts w:ascii="Arial" w:hAnsi="Arial" w:cs="Arial"/>
            </w:rPr>
          </w:rPrChange>
        </w:rPr>
        <w:t>stdactions</w:t>
      </w:r>
      <w:r w:rsidRPr="00D51D96">
        <w:rPr>
          <w:rFonts w:ascii="Arial" w:hAnsi="Arial" w:cs="Arial"/>
          <w:sz w:val="20"/>
          <w:szCs w:val="20"/>
          <w:rPrChange w:id="781" w:author="Dovev Lavie" w:date="2026-09-17T14:09:00Z">
            <w:rPr>
              <w:rFonts w:ascii="Arial" w:hAnsi="Arial" w:cs="Arial"/>
            </w:rPr>
          </w:rPrChange>
        </w:rPr>
        <w:t xml:space="preserve"> value. </w:t>
      </w:r>
    </w:p>
    <w:p w14:paraId="3FE74250" w14:textId="77777777" w:rsidR="00ED117A" w:rsidRPr="00D51D96" w:rsidRDefault="00ED117A" w:rsidP="00D44A63">
      <w:pPr>
        <w:pStyle w:val="BodyText"/>
        <w:rPr>
          <w:rFonts w:ascii="Arial" w:hAnsi="Arial" w:cs="Arial"/>
          <w:sz w:val="20"/>
          <w:szCs w:val="20"/>
          <w:rPrChange w:id="782" w:author="Dovev Lavie" w:date="2026-09-17T14:09:00Z">
            <w:rPr>
              <w:rFonts w:ascii="Arial" w:hAnsi="Arial" w:cs="Arial"/>
            </w:rPr>
          </w:rPrChange>
        </w:rPr>
      </w:pPr>
      <w:r w:rsidRPr="00D51D96">
        <w:rPr>
          <w:rFonts w:ascii="Arial" w:hAnsi="Arial" w:cs="Arial"/>
          <w:sz w:val="20"/>
          <w:szCs w:val="20"/>
          <w:rPrChange w:id="783" w:author="Dovev Lavie" w:date="2026-09-17T14:09:00Z">
            <w:rPr>
              <w:rFonts w:ascii="Arial" w:hAnsi="Arial" w:cs="Arial"/>
            </w:rPr>
          </w:rPrChange>
        </w:rPr>
        <w:t>Because the observed flexibility relates to the number of actions taken rather than to the choice of defaults for rejected transactions, the observed part receives a weight of only 25% by default. The user can change this balance with the W_OFlex slider in the “Anchor Mix” section of the Flexibility sub-tab; W_CFlex is always 1 − W_OFlex.</w:t>
      </w:r>
    </w:p>
    <w:p w14:paraId="25E7CE0E" w14:textId="77777777" w:rsidR="00ED117A" w:rsidRPr="00D51D96" w:rsidRDefault="00ED117A" w:rsidP="00ED117A">
      <w:pPr>
        <w:pStyle w:val="BodyText"/>
        <w:rPr>
          <w:rFonts w:ascii="Arial" w:hAnsi="Arial" w:cs="Arial"/>
          <w:sz w:val="20"/>
          <w:szCs w:val="20"/>
          <w:rPrChange w:id="784" w:author="Dovev Lavie" w:date="2026-09-17T14:09:00Z">
            <w:rPr>
              <w:rFonts w:ascii="Arial" w:hAnsi="Arial" w:cs="Arial"/>
            </w:rPr>
          </w:rPrChange>
        </w:rPr>
      </w:pPr>
      <w:r w:rsidRPr="00D51D96">
        <w:rPr>
          <w:rFonts w:ascii="Arial" w:hAnsi="Arial" w:cs="Arial"/>
          <w:sz w:val="20"/>
          <w:szCs w:val="20"/>
          <w:rPrChange w:id="785" w:author="Dovev Lavie" w:date="2026-09-17T14:09:00Z">
            <w:rPr>
              <w:rFonts w:ascii="Arial" w:hAnsi="Arial" w:cs="Arial"/>
            </w:rPr>
          </w:rPrChange>
        </w:rPr>
        <w:t>Priority sequence: Option 2 → Option 4 → Option 3 → Option 1 → Option 5. The most flexible agents readily switch to another vendor (Option 2); the least flexible forgo the transaction (Option 5).</w:t>
      </w:r>
    </w:p>
    <w:p w14:paraId="48D8C481" w14:textId="77777777" w:rsidR="00ED117A" w:rsidRPr="00D51D96" w:rsidRDefault="00ED117A" w:rsidP="00ED117A">
      <w:pPr>
        <w:pStyle w:val="BodyText"/>
        <w:rPr>
          <w:rFonts w:ascii="Arial" w:hAnsi="Arial" w:cs="Arial"/>
          <w:sz w:val="20"/>
          <w:szCs w:val="20"/>
          <w:rPrChange w:id="786" w:author="Dovev Lavie" w:date="2026-09-17T14:09:00Z">
            <w:rPr>
              <w:rFonts w:ascii="Arial" w:hAnsi="Arial" w:cs="Arial"/>
            </w:rPr>
          </w:rPrChange>
        </w:rPr>
      </w:pPr>
      <w:del w:id="787" w:author="Dovev Lavie" w:date="2026-09-17T16:34:00Z">
        <w:r w:rsidRPr="00D51D96" w:rsidDel="00D44A63">
          <w:rPr>
            <w:rFonts w:ascii="Arial" w:hAnsi="Arial" w:cs="Arial"/>
            <w:sz w:val="20"/>
            <w:szCs w:val="20"/>
            <w:rPrChange w:id="788" w:author="Dovev Lavie" w:date="2026-09-17T14:09:00Z">
              <w:rPr>
                <w:rFonts w:ascii="Arial" w:hAnsi="Arial" w:cs="Arial"/>
              </w:rPr>
            </w:rPrChange>
          </w:rPr>
          <w:delText xml:space="preserve">On </w:delText>
        </w:r>
      </w:del>
      <w:ins w:id="789" w:author="Dovev Lavie" w:date="2026-09-17T16:34:00Z">
        <w:r w:rsidR="00D44A63" w:rsidRPr="00D51D96">
          <w:rPr>
            <w:rFonts w:ascii="Arial" w:hAnsi="Arial" w:cs="Arial"/>
            <w:sz w:val="20"/>
            <w:szCs w:val="20"/>
          </w:rPr>
          <w:t>For</w:t>
        </w:r>
        <w:r w:rsidR="00D44A63" w:rsidRPr="00D51D96">
          <w:rPr>
            <w:rFonts w:ascii="Arial" w:hAnsi="Arial" w:cs="Arial"/>
            <w:sz w:val="20"/>
            <w:szCs w:val="20"/>
            <w:rPrChange w:id="790" w:author="Dovev Lavie" w:date="2026-09-17T14:09:00Z">
              <w:rPr>
                <w:rFonts w:ascii="Arial" w:hAnsi="Arial" w:cs="Arial"/>
              </w:rPr>
            </w:rPrChange>
          </w:rPr>
          <w:t xml:space="preserve"> </w:t>
        </w:r>
      </w:ins>
      <w:r w:rsidRPr="00D51D96">
        <w:rPr>
          <w:rFonts w:ascii="Arial" w:hAnsi="Arial" w:cs="Arial"/>
          <w:sz w:val="20"/>
          <w:szCs w:val="20"/>
          <w:rPrChange w:id="791" w:author="Dovev Lavie" w:date="2026-09-17T14:09:00Z">
            <w:rPr>
              <w:rFonts w:ascii="Arial" w:hAnsi="Arial" w:cs="Arial"/>
            </w:rPr>
          </w:rPrChange>
        </w:rPr>
        <w:t>the 280 original participants the five flexibility segments hold 17, 85, 137, 37, and 4 agents respectively.</w:t>
      </w:r>
    </w:p>
    <w:p w14:paraId="3EF76566" w14:textId="77777777" w:rsidR="00ED117A" w:rsidRPr="00D51D96" w:rsidRDefault="00ED117A" w:rsidP="00ED117A">
      <w:pPr>
        <w:pStyle w:val="Heading2"/>
        <w:rPr>
          <w:rFonts w:ascii="Arial" w:hAnsi="Arial" w:cs="Arial"/>
          <w:i w:val="0"/>
          <w:iCs w:val="0"/>
          <w:sz w:val="22"/>
          <w:szCs w:val="22"/>
          <w:rPrChange w:id="792" w:author="Dovev Lavie" w:date="2026-09-17T16:13:00Z">
            <w:rPr>
              <w:rFonts w:ascii="Arial" w:hAnsi="Arial" w:cs="Arial"/>
            </w:rPr>
          </w:rPrChange>
        </w:rPr>
      </w:pPr>
      <w:bookmarkStart w:id="793" w:name="from-score-to-segment"/>
      <w:bookmarkEnd w:id="725"/>
      <w:r w:rsidRPr="00D51D96">
        <w:rPr>
          <w:rFonts w:ascii="Arial" w:hAnsi="Arial" w:cs="Arial"/>
          <w:i w:val="0"/>
          <w:iCs w:val="0"/>
          <w:sz w:val="22"/>
          <w:szCs w:val="22"/>
          <w:rPrChange w:id="794" w:author="Dovev Lavie" w:date="2026-09-17T16:13:00Z">
            <w:rPr>
              <w:rFonts w:ascii="Arial" w:hAnsi="Arial" w:cs="Arial"/>
            </w:rPr>
          </w:rPrChange>
        </w:rPr>
        <w:t>8. From Score to Segment</w:t>
      </w:r>
    </w:p>
    <w:p w14:paraId="33F9E068" w14:textId="77777777" w:rsidR="00ED117A" w:rsidRPr="00D51D96" w:rsidRDefault="00ED117A" w:rsidP="00ED117A">
      <w:pPr>
        <w:pStyle w:val="FirstParagraph"/>
        <w:rPr>
          <w:rFonts w:ascii="Arial" w:hAnsi="Arial" w:cs="Arial"/>
          <w:sz w:val="20"/>
          <w:szCs w:val="20"/>
          <w:rPrChange w:id="795" w:author="Dovev Lavie" w:date="2026-09-17T14:09:00Z">
            <w:rPr>
              <w:rFonts w:ascii="Arial" w:hAnsi="Arial" w:cs="Arial"/>
            </w:rPr>
          </w:rPrChange>
        </w:rPr>
      </w:pPr>
      <w:r w:rsidRPr="00D51D96">
        <w:rPr>
          <w:rFonts w:ascii="Arial" w:hAnsi="Arial" w:cs="Arial"/>
          <w:sz w:val="20"/>
          <w:szCs w:val="20"/>
          <w:rPrChange w:id="796" w:author="Dovev Lavie" w:date="2026-09-17T14:09:00Z">
            <w:rPr>
              <w:rFonts w:ascii="Arial" w:hAnsi="Arial" w:cs="Arial"/>
            </w:rPr>
          </w:rPrChange>
        </w:rPr>
        <w:t xml:space="preserve">Each of the four ranking scores </w:t>
      </w:r>
      <w:ins w:id="797" w:author="Dovev Lavie" w:date="2026-09-17T16:35:00Z">
        <w:r w:rsidR="00D44A63" w:rsidRPr="00D51D96">
          <w:rPr>
            <w:rFonts w:ascii="Arial" w:hAnsi="Arial" w:cs="Arial"/>
            <w:sz w:val="20"/>
            <w:szCs w:val="20"/>
          </w:rPr>
          <w:t>corresponding to Loyalty, Willingness-to-pay, Risk</w:t>
        </w:r>
      </w:ins>
      <w:ins w:id="798" w:author="Dovev Lavie" w:date="2026-09-17T16:36:00Z">
        <w:r w:rsidR="00D44A63" w:rsidRPr="00D51D96">
          <w:rPr>
            <w:rFonts w:ascii="Arial" w:hAnsi="Arial" w:cs="Arial"/>
            <w:sz w:val="20"/>
            <w:szCs w:val="20"/>
          </w:rPr>
          <w:t xml:space="preserve">-taking, and Flexibility </w:t>
        </w:r>
      </w:ins>
      <w:r w:rsidRPr="00D51D96">
        <w:rPr>
          <w:rFonts w:ascii="Arial" w:hAnsi="Arial" w:cs="Arial"/>
          <w:sz w:val="20"/>
          <w:szCs w:val="20"/>
          <w:rPrChange w:id="799" w:author="Dovev Lavie" w:date="2026-09-17T14:09:00Z">
            <w:rPr>
              <w:rFonts w:ascii="Arial" w:hAnsi="Arial" w:cs="Arial"/>
            </w:rPr>
          </w:rPrChange>
        </w:rPr>
        <w:t>is converted into a 1–5 score segment by rescaling it across the population and flooring the result:</w:t>
      </w:r>
    </w:p>
    <w:p w14:paraId="1422D445" w14:textId="77777777" w:rsidR="00ED117A" w:rsidRPr="00D51D96" w:rsidRDefault="00ED117A" w:rsidP="00ED117A">
      <w:pPr>
        <w:pStyle w:val="BodyText"/>
        <w:rPr>
          <w:rFonts w:ascii="Arial" w:hAnsi="Arial" w:cs="Arial"/>
          <w:sz w:val="20"/>
          <w:szCs w:val="20"/>
          <w:lang w:val="it-IT"/>
          <w:rPrChange w:id="800" w:author="Dovev Lavie" w:date="2026-09-17T14:09:00Z">
            <w:rPr>
              <w:rFonts w:ascii="Arial" w:hAnsi="Arial" w:cs="Arial"/>
              <w:lang w:val="it-IT"/>
            </w:rPr>
          </w:rPrChange>
        </w:rPr>
      </w:pPr>
      <w:r w:rsidRPr="00D51D96">
        <w:rPr>
          <w:rFonts w:ascii="Arial" w:hAnsi="Arial" w:cs="Arial"/>
          <w:sz w:val="20"/>
          <w:szCs w:val="20"/>
          <w:lang w:val="it-IT"/>
          <w:rPrChange w:id="801" w:author="Dovev Lavie" w:date="2026-09-17T14:09:00Z">
            <w:rPr>
              <w:rFonts w:ascii="Arial" w:hAnsi="Arial" w:cs="Arial"/>
              <w:lang w:val="it-IT"/>
            </w:rPr>
          </w:rPrChange>
        </w:rPr>
        <w:t xml:space="preserve">Score15_i = </w:t>
      </w:r>
      <w:r w:rsidRPr="00E5378D">
        <w:rPr>
          <w:rFonts w:ascii="Cambria Math" w:hAnsi="Cambria Math" w:cs="Cambria Math"/>
          <w:sz w:val="20"/>
          <w:szCs w:val="20"/>
          <w:lang w:val="it-IT"/>
          <w:rPrChange w:id="802" w:author="Dovev Lavie" w:date="2026-09-17T14:09:00Z">
            <w:rPr>
              <w:rFonts w:ascii="Cambria Math" w:hAnsi="Cambria Math" w:cs="Cambria Math"/>
              <w:lang w:val="it-IT"/>
            </w:rPr>
          </w:rPrChange>
        </w:rPr>
        <w:t>⌊</w:t>
      </w:r>
      <w:r w:rsidRPr="00D51D96">
        <w:rPr>
          <w:rFonts w:ascii="Arial" w:hAnsi="Arial" w:cs="Arial"/>
          <w:sz w:val="20"/>
          <w:szCs w:val="20"/>
          <w:lang w:val="it-IT"/>
          <w:rPrChange w:id="803" w:author="Dovev Lavie" w:date="2026-09-17T14:09:00Z">
            <w:rPr>
              <w:rFonts w:ascii="Arial" w:hAnsi="Arial" w:cs="Arial"/>
              <w:lang w:val="it-IT"/>
            </w:rPr>
          </w:rPrChange>
        </w:rPr>
        <w:t xml:space="preserve">1 + (5 </w:t>
      </w:r>
      <w:r w:rsidRPr="00E5378D">
        <w:rPr>
          <w:rFonts w:ascii="Arial" w:hAnsi="Arial" w:cs="Arial"/>
          <w:sz w:val="20"/>
          <w:szCs w:val="20"/>
          <w:lang w:val="it-IT"/>
          <w:rPrChange w:id="804" w:author="Dovev Lavie" w:date="2026-09-17T14:09:00Z">
            <w:rPr>
              <w:rFonts w:ascii="Arial" w:hAnsi="Arial" w:cs="Arial"/>
              <w:lang w:val="it-IT"/>
            </w:rPr>
          </w:rPrChange>
        </w:rPr>
        <w:t>−</w:t>
      </w:r>
      <w:r w:rsidRPr="00D51D96">
        <w:rPr>
          <w:rFonts w:ascii="Arial" w:hAnsi="Arial" w:cs="Arial"/>
          <w:sz w:val="20"/>
          <w:szCs w:val="20"/>
          <w:lang w:val="it-IT"/>
          <w:rPrChange w:id="805" w:author="Dovev Lavie" w:date="2026-09-17T14:09:00Z">
            <w:rPr>
              <w:rFonts w:ascii="Arial" w:hAnsi="Arial" w:cs="Arial"/>
              <w:lang w:val="it-IT"/>
            </w:rPr>
          </w:rPrChange>
        </w:rPr>
        <w:t xml:space="preserve"> 0.0001) </w:t>
      </w:r>
      <w:r w:rsidRPr="00E5378D">
        <w:rPr>
          <w:rFonts w:ascii="Arial" w:hAnsi="Arial" w:cs="Arial"/>
          <w:sz w:val="20"/>
          <w:szCs w:val="20"/>
          <w:lang w:val="it-IT"/>
          <w:rPrChange w:id="806" w:author="Dovev Lavie" w:date="2026-09-17T14:09:00Z">
            <w:rPr>
              <w:rFonts w:ascii="Arial" w:hAnsi="Arial" w:cs="Arial"/>
              <w:lang w:val="it-IT"/>
            </w:rPr>
          </w:rPrChange>
        </w:rPr>
        <w:t>×</w:t>
      </w:r>
      <w:r w:rsidRPr="00D51D96">
        <w:rPr>
          <w:rFonts w:ascii="Arial" w:hAnsi="Arial" w:cs="Arial"/>
          <w:sz w:val="20"/>
          <w:szCs w:val="20"/>
          <w:lang w:val="it-IT"/>
          <w:rPrChange w:id="807" w:author="Dovev Lavie" w:date="2026-09-17T14:09:00Z">
            <w:rPr>
              <w:rFonts w:ascii="Arial" w:hAnsi="Arial" w:cs="Arial"/>
              <w:lang w:val="it-IT"/>
            </w:rPr>
          </w:rPrChange>
        </w:rPr>
        <w:t xml:space="preserve"> (Score_i </w:t>
      </w:r>
      <w:r w:rsidRPr="00E5378D">
        <w:rPr>
          <w:rFonts w:ascii="Arial" w:hAnsi="Arial" w:cs="Arial"/>
          <w:sz w:val="20"/>
          <w:szCs w:val="20"/>
          <w:lang w:val="it-IT"/>
          <w:rPrChange w:id="808" w:author="Dovev Lavie" w:date="2026-09-17T14:09:00Z">
            <w:rPr>
              <w:rFonts w:ascii="Arial" w:hAnsi="Arial" w:cs="Arial"/>
              <w:lang w:val="it-IT"/>
            </w:rPr>
          </w:rPrChange>
        </w:rPr>
        <w:t>−</w:t>
      </w:r>
      <w:r w:rsidRPr="00D51D96">
        <w:rPr>
          <w:rFonts w:ascii="Arial" w:hAnsi="Arial" w:cs="Arial"/>
          <w:sz w:val="20"/>
          <w:szCs w:val="20"/>
          <w:lang w:val="it-IT"/>
          <w:rPrChange w:id="809" w:author="Dovev Lavie" w:date="2026-09-17T14:09:00Z">
            <w:rPr>
              <w:rFonts w:ascii="Arial" w:hAnsi="Arial" w:cs="Arial"/>
              <w:lang w:val="it-IT"/>
            </w:rPr>
          </w:rPrChange>
        </w:rPr>
        <w:t xml:space="preserve"> min(Score)) / (max(Score) </w:t>
      </w:r>
      <w:r w:rsidRPr="00E5378D">
        <w:rPr>
          <w:rFonts w:ascii="Arial" w:hAnsi="Arial" w:cs="Arial"/>
          <w:sz w:val="20"/>
          <w:szCs w:val="20"/>
          <w:lang w:val="it-IT"/>
          <w:rPrChange w:id="810" w:author="Dovev Lavie" w:date="2026-09-17T14:09:00Z">
            <w:rPr>
              <w:rFonts w:ascii="Arial" w:hAnsi="Arial" w:cs="Arial"/>
              <w:lang w:val="it-IT"/>
            </w:rPr>
          </w:rPrChange>
        </w:rPr>
        <w:t>−</w:t>
      </w:r>
      <w:r w:rsidRPr="00D51D96">
        <w:rPr>
          <w:rFonts w:ascii="Arial" w:hAnsi="Arial" w:cs="Arial"/>
          <w:sz w:val="20"/>
          <w:szCs w:val="20"/>
          <w:lang w:val="it-IT"/>
          <w:rPrChange w:id="811" w:author="Dovev Lavie" w:date="2026-09-17T14:09:00Z">
            <w:rPr>
              <w:rFonts w:ascii="Arial" w:hAnsi="Arial" w:cs="Arial"/>
              <w:lang w:val="it-IT"/>
            </w:rPr>
          </w:rPrChange>
        </w:rPr>
        <w:t xml:space="preserve"> min(Score))</w:t>
      </w:r>
      <w:r w:rsidRPr="00E5378D">
        <w:rPr>
          <w:rFonts w:ascii="Cambria Math" w:hAnsi="Cambria Math" w:cs="Cambria Math"/>
          <w:sz w:val="20"/>
          <w:szCs w:val="20"/>
          <w:lang w:val="it-IT"/>
          <w:rPrChange w:id="812" w:author="Dovev Lavie" w:date="2026-09-17T14:09:00Z">
            <w:rPr>
              <w:rFonts w:ascii="Cambria Math" w:hAnsi="Cambria Math" w:cs="Cambria Math"/>
              <w:lang w:val="it-IT"/>
            </w:rPr>
          </w:rPrChange>
        </w:rPr>
        <w:t>⌋</w:t>
      </w:r>
      <w:r w:rsidRPr="00D51D96">
        <w:rPr>
          <w:rFonts w:ascii="Arial" w:hAnsi="Arial" w:cs="Arial"/>
          <w:sz w:val="20"/>
          <w:szCs w:val="20"/>
          <w:lang w:val="it-IT"/>
          <w:rPrChange w:id="813" w:author="Dovev Lavie" w:date="2026-09-17T14:09:00Z">
            <w:rPr>
              <w:rFonts w:ascii="Arial" w:hAnsi="Arial" w:cs="Arial"/>
              <w:lang w:val="it-IT"/>
            </w:rPr>
          </w:rPrChange>
        </w:rPr>
        <w:t xml:space="preserve"> </w:t>
      </w:r>
      <w:r w:rsidRPr="00E5378D">
        <w:rPr>
          <w:rFonts w:ascii="Cambria Math" w:hAnsi="Cambria Math" w:cs="Cambria Math"/>
          <w:sz w:val="20"/>
          <w:szCs w:val="20"/>
          <w:lang w:val="it-IT"/>
          <w:rPrChange w:id="814" w:author="Dovev Lavie" w:date="2026-09-17T14:09:00Z">
            <w:rPr>
              <w:rFonts w:ascii="Cambria Math" w:hAnsi="Cambria Math" w:cs="Cambria Math"/>
              <w:lang w:val="it-IT"/>
            </w:rPr>
          </w:rPrChange>
        </w:rPr>
        <w:t>∈</w:t>
      </w:r>
      <w:r w:rsidRPr="00D51D96">
        <w:rPr>
          <w:rFonts w:ascii="Arial" w:hAnsi="Arial" w:cs="Arial"/>
          <w:sz w:val="20"/>
          <w:szCs w:val="20"/>
          <w:lang w:val="it-IT"/>
          <w:rPrChange w:id="815" w:author="Dovev Lavie" w:date="2026-09-17T14:09:00Z">
            <w:rPr>
              <w:rFonts w:ascii="Arial" w:hAnsi="Arial" w:cs="Arial"/>
              <w:lang w:val="it-IT"/>
            </w:rPr>
          </w:rPrChange>
        </w:rPr>
        <w:t xml:space="preserve"> {1, </w:t>
      </w:r>
      <w:r w:rsidRPr="00E5378D">
        <w:rPr>
          <w:rFonts w:ascii="Arial" w:hAnsi="Arial" w:cs="Arial"/>
          <w:sz w:val="20"/>
          <w:szCs w:val="20"/>
          <w:lang w:val="it-IT"/>
          <w:rPrChange w:id="816" w:author="Dovev Lavie" w:date="2026-09-17T14:09:00Z">
            <w:rPr>
              <w:rFonts w:ascii="Arial" w:hAnsi="Arial" w:cs="Arial"/>
              <w:lang w:val="it-IT"/>
            </w:rPr>
          </w:rPrChange>
        </w:rPr>
        <w:t>…</w:t>
      </w:r>
      <w:r w:rsidRPr="00D51D96">
        <w:rPr>
          <w:rFonts w:ascii="Arial" w:hAnsi="Arial" w:cs="Arial"/>
          <w:sz w:val="20"/>
          <w:szCs w:val="20"/>
          <w:lang w:val="it-IT"/>
          <w:rPrChange w:id="817" w:author="Dovev Lavie" w:date="2026-09-17T14:09:00Z">
            <w:rPr>
              <w:rFonts w:ascii="Arial" w:hAnsi="Arial" w:cs="Arial"/>
              <w:lang w:val="it-IT"/>
            </w:rPr>
          </w:rPrChange>
        </w:rPr>
        <w:t>, 5}</w:t>
      </w:r>
    </w:p>
    <w:p w14:paraId="1736106B" w14:textId="77777777" w:rsidR="00ED117A" w:rsidRPr="00D51D96" w:rsidRDefault="00ED117A" w:rsidP="00ED117A">
      <w:pPr>
        <w:pStyle w:val="BodyText"/>
        <w:rPr>
          <w:rFonts w:ascii="Arial" w:hAnsi="Arial" w:cs="Arial"/>
          <w:sz w:val="20"/>
          <w:szCs w:val="20"/>
          <w:rPrChange w:id="818" w:author="Dovev Lavie" w:date="2026-09-17T14:09:00Z">
            <w:rPr>
              <w:rFonts w:ascii="Arial" w:hAnsi="Arial" w:cs="Arial"/>
            </w:rPr>
          </w:rPrChange>
        </w:rPr>
      </w:pPr>
      <w:r w:rsidRPr="00D51D96">
        <w:rPr>
          <w:rFonts w:ascii="Arial" w:hAnsi="Arial" w:cs="Arial"/>
          <w:sz w:val="20"/>
          <w:szCs w:val="20"/>
          <w:rPrChange w:id="819" w:author="Dovev Lavie" w:date="2026-09-17T14:09:00Z">
            <w:rPr>
              <w:rFonts w:ascii="Arial" w:hAnsi="Arial" w:cs="Arial"/>
            </w:rPr>
          </w:rPrChange>
        </w:rPr>
        <w:t>For the Flexibility mechanism the rescaling is applied to AnchoredFlexibility rather than to the trait-based score.</w:t>
      </w:r>
    </w:p>
    <w:p w14:paraId="102098F0" w14:textId="77777777" w:rsidR="00ED117A" w:rsidRPr="00D51D96" w:rsidRDefault="00ED117A" w:rsidP="00ED117A">
      <w:pPr>
        <w:pStyle w:val="BodyText"/>
        <w:rPr>
          <w:rFonts w:ascii="Arial" w:hAnsi="Arial" w:cs="Arial"/>
          <w:sz w:val="20"/>
          <w:szCs w:val="20"/>
          <w:rPrChange w:id="820" w:author="Dovev Lavie" w:date="2026-09-17T14:09:00Z">
            <w:rPr>
              <w:rFonts w:ascii="Arial" w:hAnsi="Arial" w:cs="Arial"/>
            </w:rPr>
          </w:rPrChange>
        </w:rPr>
      </w:pPr>
      <w:r w:rsidRPr="00D51D96">
        <w:rPr>
          <w:rFonts w:ascii="Arial" w:hAnsi="Arial" w:cs="Arial"/>
          <w:sz w:val="20"/>
          <w:szCs w:val="20"/>
          <w:rPrChange w:id="821" w:author="Dovev Lavie" w:date="2026-09-17T14:09:00Z">
            <w:rPr>
              <w:rFonts w:ascii="Arial" w:hAnsi="Arial" w:cs="Arial"/>
            </w:rPr>
          </w:rPrChange>
        </w:rPr>
        <w:t xml:space="preserve">Important: </w:t>
      </w:r>
      <w:ins w:id="822" w:author="Dovev Lavie" w:date="2026-09-17T16:36:00Z">
        <w:r w:rsidR="00D44A63" w:rsidRPr="00D51D96">
          <w:rPr>
            <w:rFonts w:ascii="Arial" w:hAnsi="Arial" w:cs="Arial"/>
            <w:sz w:val="20"/>
            <w:szCs w:val="20"/>
          </w:rPr>
          <w:t xml:space="preserve">For each of the mechanisms </w:t>
        </w:r>
      </w:ins>
      <w:r w:rsidRPr="00D51D96">
        <w:rPr>
          <w:rFonts w:ascii="Arial" w:hAnsi="Arial" w:cs="Arial"/>
          <w:sz w:val="20"/>
          <w:szCs w:val="20"/>
          <w:rPrChange w:id="823" w:author="Dovev Lavie" w:date="2026-09-17T14:09:00Z">
            <w:rPr>
              <w:rFonts w:ascii="Arial" w:hAnsi="Arial" w:cs="Arial"/>
            </w:rPr>
          </w:rPrChange>
        </w:rPr>
        <w:t xml:space="preserve">the five segments are equal-width fifths of the observed score range. The segment boundaries are set by the two most extreme agents in the population, so the number of agents per segment can </w:t>
      </w:r>
      <w:del w:id="824" w:author="Dovev Lavie" w:date="2026-09-17T16:37:00Z">
        <w:r w:rsidRPr="00D51D96" w:rsidDel="00D44A63">
          <w:rPr>
            <w:rFonts w:ascii="Arial" w:hAnsi="Arial" w:cs="Arial"/>
            <w:sz w:val="20"/>
            <w:szCs w:val="20"/>
            <w:rPrChange w:id="825" w:author="Dovev Lavie" w:date="2026-09-17T14:09:00Z">
              <w:rPr>
                <w:rFonts w:ascii="Arial" w:hAnsi="Arial" w:cs="Arial"/>
              </w:rPr>
            </w:rPrChange>
          </w:rPr>
          <w:delText xml:space="preserve">be </w:delText>
        </w:r>
      </w:del>
      <w:r w:rsidRPr="00D51D96">
        <w:rPr>
          <w:rFonts w:ascii="Arial" w:hAnsi="Arial" w:cs="Arial"/>
          <w:sz w:val="20"/>
          <w:szCs w:val="20"/>
          <w:rPrChange w:id="826" w:author="Dovev Lavie" w:date="2026-09-17T14:09:00Z">
            <w:rPr>
              <w:rFonts w:ascii="Arial" w:hAnsi="Arial" w:cs="Arial"/>
            </w:rPr>
          </w:rPrChange>
        </w:rPr>
        <w:t>v</w:t>
      </w:r>
      <w:del w:id="827" w:author="Dovev Lavie" w:date="2026-09-17T16:37:00Z">
        <w:r w:rsidRPr="00D51D96" w:rsidDel="00D44A63">
          <w:rPr>
            <w:rFonts w:ascii="Arial" w:hAnsi="Arial" w:cs="Arial"/>
            <w:sz w:val="20"/>
            <w:szCs w:val="20"/>
            <w:rPrChange w:id="828" w:author="Dovev Lavie" w:date="2026-09-17T14:09:00Z">
              <w:rPr>
                <w:rFonts w:ascii="Arial" w:hAnsi="Arial" w:cs="Arial"/>
              </w:rPr>
            </w:rPrChange>
          </w:rPr>
          <w:delText>e</w:delText>
        </w:r>
      </w:del>
      <w:ins w:id="829" w:author="Dovev Lavie" w:date="2026-09-17T16:37:00Z">
        <w:r w:rsidR="00D44A63" w:rsidRPr="00D51D96">
          <w:rPr>
            <w:rFonts w:ascii="Arial" w:hAnsi="Arial" w:cs="Arial"/>
            <w:sz w:val="20"/>
            <w:szCs w:val="20"/>
          </w:rPr>
          <w:t>a</w:t>
        </w:r>
      </w:ins>
      <w:r w:rsidRPr="00D51D96">
        <w:rPr>
          <w:rFonts w:ascii="Arial" w:hAnsi="Arial" w:cs="Arial"/>
          <w:sz w:val="20"/>
          <w:szCs w:val="20"/>
          <w:rPrChange w:id="830" w:author="Dovev Lavie" w:date="2026-09-17T14:09:00Z">
            <w:rPr>
              <w:rFonts w:ascii="Arial" w:hAnsi="Arial" w:cs="Arial"/>
            </w:rPr>
          </w:rPrChange>
        </w:rPr>
        <w:t>ry</w:t>
      </w:r>
      <w:del w:id="831" w:author="Dovev Lavie" w:date="2026-09-17T16:37:00Z">
        <w:r w:rsidRPr="00D51D96" w:rsidDel="00D44A63">
          <w:rPr>
            <w:rFonts w:ascii="Arial" w:hAnsi="Arial" w:cs="Arial"/>
            <w:sz w:val="20"/>
            <w:szCs w:val="20"/>
            <w:rPrChange w:id="832" w:author="Dovev Lavie" w:date="2026-09-17T14:09:00Z">
              <w:rPr>
                <w:rFonts w:ascii="Arial" w:hAnsi="Arial" w:cs="Arial"/>
              </w:rPr>
            </w:rPrChange>
          </w:rPr>
          <w:delText xml:space="preserve"> uneven</w:delText>
        </w:r>
      </w:del>
      <w:ins w:id="833" w:author="Dovev Lavie" w:date="2026-09-17T16:37:00Z">
        <w:r w:rsidR="00D44A63" w:rsidRPr="00D51D96">
          <w:rPr>
            <w:rFonts w:ascii="Arial" w:hAnsi="Arial" w:cs="Arial"/>
            <w:sz w:val="20"/>
            <w:szCs w:val="20"/>
          </w:rPr>
          <w:t xml:space="preserve"> across mechanisms. </w:t>
        </w:r>
      </w:ins>
      <w:del w:id="834" w:author="Dovev Lavie" w:date="2026-09-17T16:37:00Z">
        <w:r w:rsidRPr="00D51D96" w:rsidDel="00D44A63">
          <w:rPr>
            <w:rFonts w:ascii="Arial" w:hAnsi="Arial" w:cs="Arial"/>
            <w:sz w:val="20"/>
            <w:szCs w:val="20"/>
            <w:rPrChange w:id="835" w:author="Dovev Lavie" w:date="2026-09-17T14:09:00Z">
              <w:rPr>
                <w:rFonts w:ascii="Arial" w:hAnsi="Arial" w:cs="Arial"/>
              </w:rPr>
            </w:rPrChange>
          </w:rPr>
          <w:delText xml:space="preserve">, the willingness-to-pay distribution of the 280 participants, for instance, places 60% of the agents in segment 1. </w:delText>
        </w:r>
      </w:del>
      <w:r w:rsidRPr="00D51D96">
        <w:rPr>
          <w:rFonts w:ascii="Arial" w:hAnsi="Arial" w:cs="Arial"/>
          <w:sz w:val="20"/>
          <w:szCs w:val="20"/>
          <w:rPrChange w:id="836" w:author="Dovev Lavie" w:date="2026-09-17T14:09:00Z">
            <w:rPr>
              <w:rFonts w:ascii="Arial" w:hAnsi="Arial" w:cs="Arial"/>
            </w:rPr>
          </w:rPrChange>
        </w:rPr>
        <w:t>This follows the research specification, which defines the segments by a min-max rescaling of the score.</w:t>
      </w:r>
    </w:p>
    <w:p w14:paraId="4D97EE47" w14:textId="77777777" w:rsidR="00ED117A" w:rsidRPr="00D51D96" w:rsidRDefault="00ED117A" w:rsidP="00ED117A">
      <w:pPr>
        <w:pStyle w:val="BodyText"/>
        <w:rPr>
          <w:rFonts w:ascii="Arial" w:hAnsi="Arial" w:cs="Arial"/>
          <w:sz w:val="20"/>
          <w:szCs w:val="20"/>
          <w:rPrChange w:id="837" w:author="Dovev Lavie" w:date="2026-09-17T14:09:00Z">
            <w:rPr>
              <w:rFonts w:ascii="Arial" w:hAnsi="Arial" w:cs="Arial"/>
            </w:rPr>
          </w:rPrChange>
        </w:rPr>
      </w:pPr>
      <w:r w:rsidRPr="00D51D96">
        <w:rPr>
          <w:rFonts w:ascii="Arial" w:hAnsi="Arial" w:cs="Arial"/>
          <w:sz w:val="20"/>
          <w:szCs w:val="20"/>
          <w:rPrChange w:id="838" w:author="Dovev Lavie" w:date="2026-09-17T14:09:00Z">
            <w:rPr>
              <w:rFonts w:ascii="Arial" w:hAnsi="Arial" w:cs="Arial"/>
            </w:rPr>
          </w:rPrChange>
        </w:rPr>
        <w:t xml:space="preserve">A consequence of this design is that the segment boundaries depend on the </w:t>
      </w:r>
      <w:ins w:id="839" w:author="Dovev Lavie" w:date="2026-09-17T16:38:00Z">
        <w:r w:rsidR="00D44A63" w:rsidRPr="00D44A63">
          <w:rPr>
            <w:rFonts w:ascii="Arial" w:hAnsi="Arial" w:cs="Arial"/>
            <w:sz w:val="20"/>
            <w:szCs w:val="20"/>
          </w:rPr>
          <w:t>simulated</w:t>
        </w:r>
        <w:r w:rsidR="00D44A63">
          <w:rPr>
            <w:rFonts w:ascii="Arial" w:hAnsi="Arial" w:cs="Arial"/>
            <w:sz w:val="20"/>
            <w:szCs w:val="20"/>
          </w:rPr>
          <w:t xml:space="preserve"> </w:t>
        </w:r>
      </w:ins>
      <w:r w:rsidRPr="00D51D96">
        <w:rPr>
          <w:rFonts w:ascii="Arial" w:hAnsi="Arial" w:cs="Arial"/>
          <w:sz w:val="20"/>
          <w:szCs w:val="20"/>
          <w:rPrChange w:id="840" w:author="Dovev Lavie" w:date="2026-09-17T14:09:00Z">
            <w:rPr>
              <w:rFonts w:ascii="Arial" w:hAnsi="Arial" w:cs="Arial"/>
            </w:rPr>
          </w:rPrChange>
        </w:rPr>
        <w:t>population</w:t>
      </w:r>
      <w:del w:id="841" w:author="Dovev Lavie" w:date="2026-09-17T16:38:00Z">
        <w:r w:rsidRPr="00D51D96" w:rsidDel="00D44A63">
          <w:rPr>
            <w:rFonts w:ascii="Arial" w:hAnsi="Arial" w:cs="Arial"/>
            <w:sz w:val="20"/>
            <w:szCs w:val="20"/>
            <w:rPrChange w:id="842" w:author="Dovev Lavie" w:date="2026-09-17T14:09:00Z">
              <w:rPr>
                <w:rFonts w:ascii="Arial" w:hAnsi="Arial" w:cs="Arial"/>
              </w:rPr>
            </w:rPrChange>
          </w:rPr>
          <w:delText xml:space="preserve"> being simulated</w:delText>
        </w:r>
      </w:del>
      <w:r w:rsidRPr="00D51D96">
        <w:rPr>
          <w:rFonts w:ascii="Arial" w:hAnsi="Arial" w:cs="Arial"/>
          <w:sz w:val="20"/>
          <w:szCs w:val="20"/>
          <w:rPrChange w:id="843" w:author="Dovev Lavie" w:date="2026-09-17T14:09:00Z">
            <w:rPr>
              <w:rFonts w:ascii="Arial" w:hAnsi="Arial" w:cs="Arial"/>
            </w:rPr>
          </w:rPrChange>
        </w:rPr>
        <w:t xml:space="preserve">. Because the Copula population mode generates synthetic agents whose extreme values differ from those of the original 280 participants, the same score can fall into a different segment under the Copula and Research population modes. The score distributions themselves are nearly identical across the two </w:t>
      </w:r>
      <w:r w:rsidRPr="00D51D96">
        <w:rPr>
          <w:rFonts w:ascii="Arial" w:hAnsi="Arial" w:cs="Arial"/>
          <w:sz w:val="20"/>
          <w:szCs w:val="20"/>
          <w:rPrChange w:id="844" w:author="Dovev Lavie" w:date="2026-09-17T14:09:00Z">
            <w:rPr>
              <w:rFonts w:ascii="Arial" w:hAnsi="Arial" w:cs="Arial"/>
            </w:rPr>
          </w:rPrChange>
        </w:rPr>
        <w:lastRenderedPageBreak/>
        <w:t>modes; the difference in the resulting segment allocations is driven almost entirely by the two agents that set the ends of the scale.</w:t>
      </w:r>
    </w:p>
    <w:p w14:paraId="589CF162" w14:textId="77777777" w:rsidR="00ED117A" w:rsidRPr="00D51D96" w:rsidRDefault="00ED117A" w:rsidP="00ED117A">
      <w:pPr>
        <w:pStyle w:val="Heading2"/>
        <w:rPr>
          <w:rFonts w:ascii="Arial" w:hAnsi="Arial" w:cs="Arial"/>
          <w:i w:val="0"/>
          <w:iCs w:val="0"/>
          <w:sz w:val="22"/>
          <w:szCs w:val="22"/>
          <w:rPrChange w:id="845" w:author="Dovev Lavie" w:date="2026-09-17T16:14:00Z">
            <w:rPr>
              <w:rFonts w:ascii="Arial" w:hAnsi="Arial" w:cs="Arial"/>
            </w:rPr>
          </w:rPrChange>
        </w:rPr>
      </w:pPr>
      <w:bookmarkStart w:id="846" w:name="from-segment-to-priority-list"/>
      <w:bookmarkEnd w:id="793"/>
      <w:r w:rsidRPr="00D51D96">
        <w:rPr>
          <w:rFonts w:ascii="Arial" w:hAnsi="Arial" w:cs="Arial"/>
          <w:i w:val="0"/>
          <w:iCs w:val="0"/>
          <w:sz w:val="22"/>
          <w:szCs w:val="22"/>
          <w:rPrChange w:id="847" w:author="Dovev Lavie" w:date="2026-09-17T16:14:00Z">
            <w:rPr>
              <w:rFonts w:ascii="Arial" w:hAnsi="Arial" w:cs="Arial"/>
            </w:rPr>
          </w:rPrChange>
        </w:rPr>
        <w:t>9. From Segment to Priority List</w:t>
      </w:r>
    </w:p>
    <w:p w14:paraId="17E52368" w14:textId="77777777" w:rsidR="00ED117A" w:rsidRPr="00D51D96" w:rsidRDefault="00ED117A" w:rsidP="00ED117A">
      <w:pPr>
        <w:pStyle w:val="FirstParagraph"/>
        <w:rPr>
          <w:rFonts w:ascii="Arial" w:hAnsi="Arial" w:cs="Arial"/>
          <w:sz w:val="20"/>
          <w:szCs w:val="20"/>
          <w:rPrChange w:id="848" w:author="Dovev Lavie" w:date="2026-09-17T14:09:00Z">
            <w:rPr>
              <w:rFonts w:ascii="Arial" w:hAnsi="Arial" w:cs="Arial"/>
            </w:rPr>
          </w:rPrChange>
        </w:rPr>
      </w:pPr>
      <w:r w:rsidRPr="00D51D96">
        <w:rPr>
          <w:rFonts w:ascii="Arial" w:hAnsi="Arial" w:cs="Arial"/>
          <w:sz w:val="20"/>
          <w:szCs w:val="20"/>
          <w:rPrChange w:id="849" w:author="Dovev Lavie" w:date="2026-09-17T14:09:00Z">
            <w:rPr>
              <w:rFonts w:ascii="Arial" w:hAnsi="Arial" w:cs="Arial"/>
            </w:rPr>
          </w:rPrChange>
        </w:rPr>
        <w:t xml:space="preserve">The agent’s score segment selects a priority list from the element’s priority sequence: segment 5 (the highest 20% of the score range) receives the </w:t>
      </w:r>
      <w:del w:id="850" w:author="Dovev Lavie" w:date="2026-09-17T16:41:00Z">
        <w:r w:rsidRPr="00D51D96" w:rsidDel="00D44A63">
          <w:rPr>
            <w:rFonts w:ascii="Arial" w:hAnsi="Arial" w:cs="Arial"/>
            <w:sz w:val="20"/>
            <w:szCs w:val="20"/>
            <w:rPrChange w:id="851" w:author="Dovev Lavie" w:date="2026-09-17T14:09:00Z">
              <w:rPr>
                <w:rFonts w:ascii="Arial" w:hAnsi="Arial" w:cs="Arial"/>
              </w:rPr>
            </w:rPrChange>
          </w:rPr>
          <w:delText xml:space="preserve">full </w:delText>
        </w:r>
      </w:del>
      <w:ins w:id="852" w:author="Dovev Lavie" w:date="2026-09-17T16:41:00Z">
        <w:r w:rsidR="00D44A63" w:rsidRPr="00D51D96">
          <w:rPr>
            <w:rFonts w:ascii="Arial" w:hAnsi="Arial" w:cs="Arial"/>
            <w:sz w:val="20"/>
            <w:szCs w:val="20"/>
          </w:rPr>
          <w:t xml:space="preserve">complete </w:t>
        </w:r>
      </w:ins>
      <w:r w:rsidRPr="00D51D96">
        <w:rPr>
          <w:rFonts w:ascii="Arial" w:hAnsi="Arial" w:cs="Arial"/>
          <w:sz w:val="20"/>
          <w:szCs w:val="20"/>
          <w:rPrChange w:id="853" w:author="Dovev Lavie" w:date="2026-09-17T14:09:00Z">
            <w:rPr>
              <w:rFonts w:ascii="Arial" w:hAnsi="Arial" w:cs="Arial"/>
            </w:rPr>
          </w:rPrChange>
        </w:rPr>
        <w:t xml:space="preserve">sequence </w:t>
      </w:r>
      <w:ins w:id="854" w:author="Dovev Lavie" w:date="2026-09-17T16:41:00Z">
        <w:r w:rsidR="00D44A63" w:rsidRPr="00D51D96">
          <w:rPr>
            <w:rFonts w:ascii="Arial" w:hAnsi="Arial" w:cs="Arial"/>
            <w:sz w:val="20"/>
            <w:szCs w:val="20"/>
          </w:rPr>
          <w:t xml:space="preserve">of five options </w:t>
        </w:r>
      </w:ins>
      <w:r w:rsidRPr="00D51D96">
        <w:rPr>
          <w:rFonts w:ascii="Arial" w:hAnsi="Arial" w:cs="Arial"/>
          <w:sz w:val="20"/>
          <w:szCs w:val="20"/>
          <w:rPrChange w:id="855" w:author="Dovev Lavie" w:date="2026-09-17T14:09:00Z">
            <w:rPr>
              <w:rFonts w:ascii="Arial" w:hAnsi="Arial" w:cs="Arial"/>
            </w:rPr>
          </w:rPrChange>
        </w:rPr>
        <w:t>starting with the element’s top option, and each lower segment receives a shorter list, taken from the end of the sequence. Segment 1 (the lowest 20% of the score range) therefore receives a single option — the one least consistent with a high score on that construct.</w:t>
      </w:r>
    </w:p>
    <w:p w14:paraId="4C8C0859" w14:textId="77777777" w:rsidR="00ED117A" w:rsidRPr="00D51D96" w:rsidRDefault="00ED117A" w:rsidP="00ED117A">
      <w:pPr>
        <w:pStyle w:val="Heading3"/>
        <w:rPr>
          <w:rFonts w:ascii="Arial" w:hAnsi="Arial" w:cs="Arial"/>
          <w:sz w:val="22"/>
          <w:szCs w:val="22"/>
          <w:rPrChange w:id="856" w:author="Dovev Lavie" w:date="2026-09-17T14:09:00Z">
            <w:rPr>
              <w:rFonts w:ascii="Arial" w:hAnsi="Arial" w:cs="Arial"/>
            </w:rPr>
          </w:rPrChange>
        </w:rPr>
      </w:pPr>
      <w:bookmarkStart w:id="857" w:name="loyalty-option-3-1-4-5-2"/>
      <w:r w:rsidRPr="00D51D96">
        <w:rPr>
          <w:rFonts w:ascii="Arial" w:hAnsi="Arial" w:cs="Arial"/>
          <w:sz w:val="22"/>
          <w:szCs w:val="22"/>
          <w:rPrChange w:id="858" w:author="Dovev Lavie" w:date="2026-09-17T14:09:00Z">
            <w:rPr>
              <w:rFonts w:ascii="Arial" w:hAnsi="Arial" w:cs="Arial"/>
            </w:rPr>
          </w:rPrChange>
        </w:rPr>
        <w:t>Loyalty (Option 3 → 1 → 4 → 5 → 2)</w:t>
      </w:r>
    </w:p>
    <w:tbl>
      <w:tblPr>
        <w:tblW w:w="5000" w:type="pct"/>
        <w:tblLayout w:type="fixed"/>
        <w:tblLook w:val="0020" w:firstRow="1" w:lastRow="0" w:firstColumn="0" w:lastColumn="0" w:noHBand="0" w:noVBand="0"/>
      </w:tblPr>
      <w:tblGrid>
        <w:gridCol w:w="3120"/>
        <w:gridCol w:w="3120"/>
        <w:gridCol w:w="3120"/>
      </w:tblGrid>
      <w:tr w:rsidR="00ED117A" w:rsidRPr="00D51D96" w14:paraId="17D5EE6F" w14:textId="77777777">
        <w:trPr>
          <w:tblHeader/>
        </w:trPr>
        <w:tc>
          <w:tcPr>
            <w:tcW w:w="2640" w:type="dxa"/>
          </w:tcPr>
          <w:p w14:paraId="332927AF" w14:textId="77777777" w:rsidR="00ED117A" w:rsidRPr="00D51D96" w:rsidRDefault="00ED117A">
            <w:pPr>
              <w:pStyle w:val="Compact"/>
              <w:rPr>
                <w:rFonts w:ascii="Arial" w:hAnsi="Arial" w:cs="Arial"/>
                <w:sz w:val="20"/>
                <w:szCs w:val="20"/>
                <w:rPrChange w:id="859" w:author="Dovev Lavie" w:date="2026-09-17T14:09:00Z">
                  <w:rPr>
                    <w:rFonts w:ascii="Arial" w:hAnsi="Arial" w:cs="Arial"/>
                  </w:rPr>
                </w:rPrChange>
              </w:rPr>
            </w:pPr>
            <w:r w:rsidRPr="00D51D96">
              <w:rPr>
                <w:rFonts w:ascii="Arial" w:hAnsi="Arial" w:cs="Arial"/>
                <w:sz w:val="20"/>
                <w:szCs w:val="20"/>
                <w:rPrChange w:id="860" w:author="Dovev Lavie" w:date="2026-09-17T14:09:00Z">
                  <w:rPr>
                    <w:rFonts w:ascii="Arial" w:hAnsi="Arial" w:cs="Arial"/>
                  </w:rPr>
                </w:rPrChange>
              </w:rPr>
              <w:t>Loyalty score segment</w:t>
            </w:r>
          </w:p>
        </w:tc>
        <w:tc>
          <w:tcPr>
            <w:tcW w:w="2640" w:type="dxa"/>
          </w:tcPr>
          <w:p w14:paraId="4CE426E3" w14:textId="77777777" w:rsidR="00ED117A" w:rsidRPr="00D51D96" w:rsidRDefault="00ED117A">
            <w:pPr>
              <w:pStyle w:val="Compact"/>
              <w:rPr>
                <w:rFonts w:ascii="Arial" w:hAnsi="Arial" w:cs="Arial"/>
                <w:sz w:val="20"/>
                <w:szCs w:val="20"/>
                <w:rPrChange w:id="861" w:author="Dovev Lavie" w:date="2026-09-17T14:09:00Z">
                  <w:rPr>
                    <w:rFonts w:ascii="Arial" w:hAnsi="Arial" w:cs="Arial"/>
                  </w:rPr>
                </w:rPrChange>
              </w:rPr>
            </w:pPr>
            <w:r w:rsidRPr="00D51D96">
              <w:rPr>
                <w:rFonts w:ascii="Arial" w:hAnsi="Arial" w:cs="Arial"/>
                <w:sz w:val="20"/>
                <w:szCs w:val="20"/>
                <w:rPrChange w:id="862" w:author="Dovev Lavie" w:date="2026-09-17T14:09:00Z">
                  <w:rPr>
                    <w:rFonts w:ascii="Arial" w:hAnsi="Arial" w:cs="Arial"/>
                  </w:rPr>
                </w:rPrChange>
              </w:rPr>
              <w:t>Priority list for rejected transaction options</w:t>
            </w:r>
          </w:p>
        </w:tc>
        <w:tc>
          <w:tcPr>
            <w:tcW w:w="2640" w:type="dxa"/>
          </w:tcPr>
          <w:p w14:paraId="67B4A2C9" w14:textId="77777777" w:rsidR="00ED117A" w:rsidRPr="00D51D96" w:rsidRDefault="00ED117A">
            <w:pPr>
              <w:pStyle w:val="Compact"/>
              <w:rPr>
                <w:rFonts w:ascii="Arial" w:hAnsi="Arial" w:cs="Arial"/>
                <w:sz w:val="20"/>
                <w:szCs w:val="20"/>
                <w:rPrChange w:id="863" w:author="Dovev Lavie" w:date="2026-09-17T14:09:00Z">
                  <w:rPr>
                    <w:rFonts w:ascii="Arial" w:hAnsi="Arial" w:cs="Arial"/>
                  </w:rPr>
                </w:rPrChange>
              </w:rPr>
            </w:pPr>
            <w:r w:rsidRPr="00D51D96">
              <w:rPr>
                <w:rFonts w:ascii="Arial" w:hAnsi="Arial" w:cs="Arial"/>
                <w:sz w:val="20"/>
                <w:szCs w:val="20"/>
                <w:rPrChange w:id="864" w:author="Dovev Lavie" w:date="2026-09-17T14:09:00Z">
                  <w:rPr>
                    <w:rFonts w:ascii="Arial" w:hAnsi="Arial" w:cs="Arial"/>
                  </w:rPr>
                </w:rPrChange>
              </w:rPr>
              <w:t>Options list length</w:t>
            </w:r>
          </w:p>
        </w:tc>
      </w:tr>
      <w:tr w:rsidR="00ED117A" w:rsidRPr="00D51D96" w14:paraId="0E71901A" w14:textId="77777777">
        <w:tc>
          <w:tcPr>
            <w:tcW w:w="2640" w:type="dxa"/>
          </w:tcPr>
          <w:p w14:paraId="0528E401" w14:textId="77777777" w:rsidR="00ED117A" w:rsidRPr="00D51D96" w:rsidRDefault="00ED117A">
            <w:pPr>
              <w:pStyle w:val="Compact"/>
              <w:rPr>
                <w:rFonts w:ascii="Arial" w:hAnsi="Arial" w:cs="Arial"/>
                <w:sz w:val="20"/>
                <w:szCs w:val="20"/>
                <w:rPrChange w:id="865" w:author="Dovev Lavie" w:date="2026-09-17T14:09:00Z">
                  <w:rPr>
                    <w:rFonts w:ascii="Arial" w:hAnsi="Arial" w:cs="Arial"/>
                  </w:rPr>
                </w:rPrChange>
              </w:rPr>
            </w:pPr>
            <w:r w:rsidRPr="00D51D96">
              <w:rPr>
                <w:rFonts w:ascii="Arial" w:hAnsi="Arial" w:cs="Arial"/>
                <w:sz w:val="20"/>
                <w:szCs w:val="20"/>
                <w:rPrChange w:id="866" w:author="Dovev Lavie" w:date="2026-09-17T14:09:00Z">
                  <w:rPr>
                    <w:rFonts w:ascii="Arial" w:hAnsi="Arial" w:cs="Arial"/>
                  </w:rPr>
                </w:rPrChange>
              </w:rPr>
              <w:t>5 (Highest 20% of Loyalty score segment)</w:t>
            </w:r>
          </w:p>
        </w:tc>
        <w:tc>
          <w:tcPr>
            <w:tcW w:w="2640" w:type="dxa"/>
          </w:tcPr>
          <w:p w14:paraId="0CBFBF60" w14:textId="77777777" w:rsidR="00ED117A" w:rsidRPr="00D51D96" w:rsidRDefault="00ED117A">
            <w:pPr>
              <w:pStyle w:val="Compact"/>
              <w:rPr>
                <w:rFonts w:ascii="Arial" w:hAnsi="Arial" w:cs="Arial"/>
                <w:sz w:val="20"/>
                <w:szCs w:val="20"/>
                <w:rPrChange w:id="867" w:author="Dovev Lavie" w:date="2026-09-17T14:09:00Z">
                  <w:rPr>
                    <w:rFonts w:ascii="Arial" w:hAnsi="Arial" w:cs="Arial"/>
                  </w:rPr>
                </w:rPrChange>
              </w:rPr>
            </w:pPr>
            <w:r w:rsidRPr="00D51D96">
              <w:rPr>
                <w:rFonts w:ascii="Arial" w:hAnsi="Arial" w:cs="Arial"/>
                <w:sz w:val="20"/>
                <w:szCs w:val="20"/>
                <w:rPrChange w:id="868" w:author="Dovev Lavie" w:date="2026-09-17T14:09:00Z">
                  <w:rPr>
                    <w:rFonts w:ascii="Arial" w:hAnsi="Arial" w:cs="Arial"/>
                  </w:rPr>
                </w:rPrChange>
              </w:rPr>
              <w:t>3 &gt; 1 &gt; 4 &gt; 5 &gt; 2</w:t>
            </w:r>
          </w:p>
        </w:tc>
        <w:tc>
          <w:tcPr>
            <w:tcW w:w="2640" w:type="dxa"/>
          </w:tcPr>
          <w:p w14:paraId="331D8484" w14:textId="77777777" w:rsidR="00ED117A" w:rsidRPr="00D51D96" w:rsidRDefault="00ED117A">
            <w:pPr>
              <w:pStyle w:val="Compact"/>
              <w:rPr>
                <w:rFonts w:ascii="Arial" w:hAnsi="Arial" w:cs="Arial"/>
                <w:sz w:val="20"/>
                <w:szCs w:val="20"/>
                <w:rPrChange w:id="869" w:author="Dovev Lavie" w:date="2026-09-17T14:09:00Z">
                  <w:rPr>
                    <w:rFonts w:ascii="Arial" w:hAnsi="Arial" w:cs="Arial"/>
                  </w:rPr>
                </w:rPrChange>
              </w:rPr>
            </w:pPr>
            <w:r w:rsidRPr="00D51D96">
              <w:rPr>
                <w:rFonts w:ascii="Arial" w:hAnsi="Arial" w:cs="Arial"/>
                <w:sz w:val="20"/>
                <w:szCs w:val="20"/>
                <w:rPrChange w:id="870" w:author="Dovev Lavie" w:date="2026-09-17T14:09:00Z">
                  <w:rPr>
                    <w:rFonts w:ascii="Arial" w:hAnsi="Arial" w:cs="Arial"/>
                  </w:rPr>
                </w:rPrChange>
              </w:rPr>
              <w:t>5</w:t>
            </w:r>
          </w:p>
        </w:tc>
      </w:tr>
      <w:tr w:rsidR="00ED117A" w:rsidRPr="00D51D96" w14:paraId="4D745662" w14:textId="77777777">
        <w:tc>
          <w:tcPr>
            <w:tcW w:w="2640" w:type="dxa"/>
          </w:tcPr>
          <w:p w14:paraId="35B1E83F" w14:textId="77777777" w:rsidR="00ED117A" w:rsidRPr="00D51D96" w:rsidRDefault="00ED117A">
            <w:pPr>
              <w:pStyle w:val="Compact"/>
              <w:rPr>
                <w:rFonts w:ascii="Arial" w:hAnsi="Arial" w:cs="Arial"/>
                <w:sz w:val="20"/>
                <w:szCs w:val="20"/>
                <w:rPrChange w:id="871" w:author="Dovev Lavie" w:date="2026-09-17T14:09:00Z">
                  <w:rPr>
                    <w:rFonts w:ascii="Arial" w:hAnsi="Arial" w:cs="Arial"/>
                  </w:rPr>
                </w:rPrChange>
              </w:rPr>
            </w:pPr>
            <w:r w:rsidRPr="00D51D96">
              <w:rPr>
                <w:rFonts w:ascii="Arial" w:hAnsi="Arial" w:cs="Arial"/>
                <w:sz w:val="20"/>
                <w:szCs w:val="20"/>
                <w:rPrChange w:id="872" w:author="Dovev Lavie" w:date="2026-09-17T14:09:00Z">
                  <w:rPr>
                    <w:rFonts w:ascii="Arial" w:hAnsi="Arial" w:cs="Arial"/>
                  </w:rPr>
                </w:rPrChange>
              </w:rPr>
              <w:t>4</w:t>
            </w:r>
          </w:p>
        </w:tc>
        <w:tc>
          <w:tcPr>
            <w:tcW w:w="2640" w:type="dxa"/>
          </w:tcPr>
          <w:p w14:paraId="05279893" w14:textId="77777777" w:rsidR="00ED117A" w:rsidRPr="00D51D96" w:rsidRDefault="00ED117A">
            <w:pPr>
              <w:pStyle w:val="Compact"/>
              <w:rPr>
                <w:rFonts w:ascii="Arial" w:hAnsi="Arial" w:cs="Arial"/>
                <w:sz w:val="20"/>
                <w:szCs w:val="20"/>
                <w:rPrChange w:id="873" w:author="Dovev Lavie" w:date="2026-09-17T14:09:00Z">
                  <w:rPr>
                    <w:rFonts w:ascii="Arial" w:hAnsi="Arial" w:cs="Arial"/>
                  </w:rPr>
                </w:rPrChange>
              </w:rPr>
            </w:pPr>
            <w:r w:rsidRPr="00D51D96">
              <w:rPr>
                <w:rFonts w:ascii="Arial" w:hAnsi="Arial" w:cs="Arial"/>
                <w:sz w:val="20"/>
                <w:szCs w:val="20"/>
                <w:rPrChange w:id="874" w:author="Dovev Lavie" w:date="2026-09-17T14:09:00Z">
                  <w:rPr>
                    <w:rFonts w:ascii="Arial" w:hAnsi="Arial" w:cs="Arial"/>
                  </w:rPr>
                </w:rPrChange>
              </w:rPr>
              <w:t>1 &gt; 4 &gt; 5 &gt; 2</w:t>
            </w:r>
          </w:p>
        </w:tc>
        <w:tc>
          <w:tcPr>
            <w:tcW w:w="2640" w:type="dxa"/>
          </w:tcPr>
          <w:p w14:paraId="5B14F127" w14:textId="77777777" w:rsidR="00ED117A" w:rsidRPr="00D51D96" w:rsidRDefault="00ED117A">
            <w:pPr>
              <w:pStyle w:val="Compact"/>
              <w:rPr>
                <w:rFonts w:ascii="Arial" w:hAnsi="Arial" w:cs="Arial"/>
                <w:sz w:val="20"/>
                <w:szCs w:val="20"/>
                <w:rPrChange w:id="875" w:author="Dovev Lavie" w:date="2026-09-17T14:09:00Z">
                  <w:rPr>
                    <w:rFonts w:ascii="Arial" w:hAnsi="Arial" w:cs="Arial"/>
                  </w:rPr>
                </w:rPrChange>
              </w:rPr>
            </w:pPr>
            <w:r w:rsidRPr="00D51D96">
              <w:rPr>
                <w:rFonts w:ascii="Arial" w:hAnsi="Arial" w:cs="Arial"/>
                <w:sz w:val="20"/>
                <w:szCs w:val="20"/>
                <w:rPrChange w:id="876" w:author="Dovev Lavie" w:date="2026-09-17T14:09:00Z">
                  <w:rPr>
                    <w:rFonts w:ascii="Arial" w:hAnsi="Arial" w:cs="Arial"/>
                  </w:rPr>
                </w:rPrChange>
              </w:rPr>
              <w:t>4</w:t>
            </w:r>
          </w:p>
        </w:tc>
      </w:tr>
      <w:tr w:rsidR="00ED117A" w:rsidRPr="00D51D96" w14:paraId="46DC1F63" w14:textId="77777777">
        <w:tc>
          <w:tcPr>
            <w:tcW w:w="2640" w:type="dxa"/>
          </w:tcPr>
          <w:p w14:paraId="0322D90E" w14:textId="77777777" w:rsidR="00ED117A" w:rsidRPr="00D51D96" w:rsidRDefault="00ED117A">
            <w:pPr>
              <w:pStyle w:val="Compact"/>
              <w:rPr>
                <w:rFonts w:ascii="Arial" w:hAnsi="Arial" w:cs="Arial"/>
                <w:sz w:val="20"/>
                <w:szCs w:val="20"/>
                <w:rPrChange w:id="877" w:author="Dovev Lavie" w:date="2026-09-17T14:09:00Z">
                  <w:rPr>
                    <w:rFonts w:ascii="Arial" w:hAnsi="Arial" w:cs="Arial"/>
                  </w:rPr>
                </w:rPrChange>
              </w:rPr>
            </w:pPr>
            <w:r w:rsidRPr="00D51D96">
              <w:rPr>
                <w:rFonts w:ascii="Arial" w:hAnsi="Arial" w:cs="Arial"/>
                <w:sz w:val="20"/>
                <w:szCs w:val="20"/>
                <w:rPrChange w:id="878" w:author="Dovev Lavie" w:date="2026-09-17T14:09:00Z">
                  <w:rPr>
                    <w:rFonts w:ascii="Arial" w:hAnsi="Arial" w:cs="Arial"/>
                  </w:rPr>
                </w:rPrChange>
              </w:rPr>
              <w:t>3</w:t>
            </w:r>
          </w:p>
        </w:tc>
        <w:tc>
          <w:tcPr>
            <w:tcW w:w="2640" w:type="dxa"/>
          </w:tcPr>
          <w:p w14:paraId="6AED8D54" w14:textId="77777777" w:rsidR="00ED117A" w:rsidRPr="00D51D96" w:rsidRDefault="00ED117A">
            <w:pPr>
              <w:pStyle w:val="Compact"/>
              <w:rPr>
                <w:rFonts w:ascii="Arial" w:hAnsi="Arial" w:cs="Arial"/>
                <w:sz w:val="20"/>
                <w:szCs w:val="20"/>
                <w:rPrChange w:id="879" w:author="Dovev Lavie" w:date="2026-09-17T14:09:00Z">
                  <w:rPr>
                    <w:rFonts w:ascii="Arial" w:hAnsi="Arial" w:cs="Arial"/>
                  </w:rPr>
                </w:rPrChange>
              </w:rPr>
            </w:pPr>
            <w:r w:rsidRPr="00D51D96">
              <w:rPr>
                <w:rFonts w:ascii="Arial" w:hAnsi="Arial" w:cs="Arial"/>
                <w:sz w:val="20"/>
                <w:szCs w:val="20"/>
                <w:rPrChange w:id="880" w:author="Dovev Lavie" w:date="2026-09-17T14:09:00Z">
                  <w:rPr>
                    <w:rFonts w:ascii="Arial" w:hAnsi="Arial" w:cs="Arial"/>
                  </w:rPr>
                </w:rPrChange>
              </w:rPr>
              <w:t>4 &gt; 5 &gt; 2</w:t>
            </w:r>
          </w:p>
        </w:tc>
        <w:tc>
          <w:tcPr>
            <w:tcW w:w="2640" w:type="dxa"/>
          </w:tcPr>
          <w:p w14:paraId="3653C5E8" w14:textId="77777777" w:rsidR="00ED117A" w:rsidRPr="00D51D96" w:rsidRDefault="00ED117A">
            <w:pPr>
              <w:pStyle w:val="Compact"/>
              <w:rPr>
                <w:rFonts w:ascii="Arial" w:hAnsi="Arial" w:cs="Arial"/>
                <w:sz w:val="20"/>
                <w:szCs w:val="20"/>
                <w:rPrChange w:id="881" w:author="Dovev Lavie" w:date="2026-09-17T14:09:00Z">
                  <w:rPr>
                    <w:rFonts w:ascii="Arial" w:hAnsi="Arial" w:cs="Arial"/>
                  </w:rPr>
                </w:rPrChange>
              </w:rPr>
            </w:pPr>
            <w:r w:rsidRPr="00D51D96">
              <w:rPr>
                <w:rFonts w:ascii="Arial" w:hAnsi="Arial" w:cs="Arial"/>
                <w:sz w:val="20"/>
                <w:szCs w:val="20"/>
                <w:rPrChange w:id="882" w:author="Dovev Lavie" w:date="2026-09-17T14:09:00Z">
                  <w:rPr>
                    <w:rFonts w:ascii="Arial" w:hAnsi="Arial" w:cs="Arial"/>
                  </w:rPr>
                </w:rPrChange>
              </w:rPr>
              <w:t>3</w:t>
            </w:r>
          </w:p>
        </w:tc>
      </w:tr>
      <w:tr w:rsidR="00ED117A" w:rsidRPr="00D51D96" w14:paraId="7C7B9484" w14:textId="77777777">
        <w:tc>
          <w:tcPr>
            <w:tcW w:w="2640" w:type="dxa"/>
          </w:tcPr>
          <w:p w14:paraId="05ACE519" w14:textId="77777777" w:rsidR="00ED117A" w:rsidRPr="00D51D96" w:rsidRDefault="00ED117A">
            <w:pPr>
              <w:pStyle w:val="Compact"/>
              <w:rPr>
                <w:rFonts w:ascii="Arial" w:hAnsi="Arial" w:cs="Arial"/>
                <w:sz w:val="20"/>
                <w:szCs w:val="20"/>
                <w:rPrChange w:id="883" w:author="Dovev Lavie" w:date="2026-09-17T14:09:00Z">
                  <w:rPr>
                    <w:rFonts w:ascii="Arial" w:hAnsi="Arial" w:cs="Arial"/>
                  </w:rPr>
                </w:rPrChange>
              </w:rPr>
            </w:pPr>
            <w:r w:rsidRPr="00D51D96">
              <w:rPr>
                <w:rFonts w:ascii="Arial" w:hAnsi="Arial" w:cs="Arial"/>
                <w:sz w:val="20"/>
                <w:szCs w:val="20"/>
                <w:rPrChange w:id="884" w:author="Dovev Lavie" w:date="2026-09-17T14:09:00Z">
                  <w:rPr>
                    <w:rFonts w:ascii="Arial" w:hAnsi="Arial" w:cs="Arial"/>
                  </w:rPr>
                </w:rPrChange>
              </w:rPr>
              <w:t>2</w:t>
            </w:r>
          </w:p>
        </w:tc>
        <w:tc>
          <w:tcPr>
            <w:tcW w:w="2640" w:type="dxa"/>
          </w:tcPr>
          <w:p w14:paraId="54DD922C" w14:textId="77777777" w:rsidR="00ED117A" w:rsidRPr="00D51D96" w:rsidRDefault="00ED117A">
            <w:pPr>
              <w:pStyle w:val="Compact"/>
              <w:rPr>
                <w:rFonts w:ascii="Arial" w:hAnsi="Arial" w:cs="Arial"/>
                <w:sz w:val="20"/>
                <w:szCs w:val="20"/>
                <w:rPrChange w:id="885" w:author="Dovev Lavie" w:date="2026-09-17T14:09:00Z">
                  <w:rPr>
                    <w:rFonts w:ascii="Arial" w:hAnsi="Arial" w:cs="Arial"/>
                  </w:rPr>
                </w:rPrChange>
              </w:rPr>
            </w:pPr>
            <w:r w:rsidRPr="00D51D96">
              <w:rPr>
                <w:rFonts w:ascii="Arial" w:hAnsi="Arial" w:cs="Arial"/>
                <w:sz w:val="20"/>
                <w:szCs w:val="20"/>
                <w:rPrChange w:id="886" w:author="Dovev Lavie" w:date="2026-09-17T14:09:00Z">
                  <w:rPr>
                    <w:rFonts w:ascii="Arial" w:hAnsi="Arial" w:cs="Arial"/>
                  </w:rPr>
                </w:rPrChange>
              </w:rPr>
              <w:t>5 &gt; 2</w:t>
            </w:r>
          </w:p>
        </w:tc>
        <w:tc>
          <w:tcPr>
            <w:tcW w:w="2640" w:type="dxa"/>
          </w:tcPr>
          <w:p w14:paraId="533D94A0" w14:textId="77777777" w:rsidR="00ED117A" w:rsidRPr="00D51D96" w:rsidRDefault="00ED117A">
            <w:pPr>
              <w:pStyle w:val="Compact"/>
              <w:rPr>
                <w:rFonts w:ascii="Arial" w:hAnsi="Arial" w:cs="Arial"/>
                <w:sz w:val="20"/>
                <w:szCs w:val="20"/>
                <w:rPrChange w:id="887" w:author="Dovev Lavie" w:date="2026-09-17T14:09:00Z">
                  <w:rPr>
                    <w:rFonts w:ascii="Arial" w:hAnsi="Arial" w:cs="Arial"/>
                  </w:rPr>
                </w:rPrChange>
              </w:rPr>
            </w:pPr>
            <w:r w:rsidRPr="00D51D96">
              <w:rPr>
                <w:rFonts w:ascii="Arial" w:hAnsi="Arial" w:cs="Arial"/>
                <w:sz w:val="20"/>
                <w:szCs w:val="20"/>
                <w:rPrChange w:id="888" w:author="Dovev Lavie" w:date="2026-09-17T14:09:00Z">
                  <w:rPr>
                    <w:rFonts w:ascii="Arial" w:hAnsi="Arial" w:cs="Arial"/>
                  </w:rPr>
                </w:rPrChange>
              </w:rPr>
              <w:t>2</w:t>
            </w:r>
          </w:p>
        </w:tc>
      </w:tr>
      <w:tr w:rsidR="00ED117A" w:rsidRPr="00D51D96" w14:paraId="6CD90D60" w14:textId="77777777">
        <w:tc>
          <w:tcPr>
            <w:tcW w:w="2640" w:type="dxa"/>
          </w:tcPr>
          <w:p w14:paraId="2BFD765A" w14:textId="77777777" w:rsidR="00ED117A" w:rsidRPr="00D51D96" w:rsidRDefault="00ED117A">
            <w:pPr>
              <w:pStyle w:val="Compact"/>
              <w:rPr>
                <w:rFonts w:ascii="Arial" w:hAnsi="Arial" w:cs="Arial"/>
                <w:sz w:val="20"/>
                <w:szCs w:val="20"/>
                <w:rPrChange w:id="889" w:author="Dovev Lavie" w:date="2026-09-17T14:09:00Z">
                  <w:rPr>
                    <w:rFonts w:ascii="Arial" w:hAnsi="Arial" w:cs="Arial"/>
                  </w:rPr>
                </w:rPrChange>
              </w:rPr>
            </w:pPr>
            <w:r w:rsidRPr="00D51D96">
              <w:rPr>
                <w:rFonts w:ascii="Arial" w:hAnsi="Arial" w:cs="Arial"/>
                <w:sz w:val="20"/>
                <w:szCs w:val="20"/>
                <w:rPrChange w:id="890" w:author="Dovev Lavie" w:date="2026-09-17T14:09:00Z">
                  <w:rPr>
                    <w:rFonts w:ascii="Arial" w:hAnsi="Arial" w:cs="Arial"/>
                  </w:rPr>
                </w:rPrChange>
              </w:rPr>
              <w:t>1 (Lowest 20% of Loyalty score segment)</w:t>
            </w:r>
          </w:p>
        </w:tc>
        <w:tc>
          <w:tcPr>
            <w:tcW w:w="2640" w:type="dxa"/>
          </w:tcPr>
          <w:p w14:paraId="35B231D6" w14:textId="77777777" w:rsidR="00ED117A" w:rsidRPr="00D51D96" w:rsidRDefault="00ED117A">
            <w:pPr>
              <w:pStyle w:val="Compact"/>
              <w:rPr>
                <w:rFonts w:ascii="Arial" w:hAnsi="Arial" w:cs="Arial"/>
                <w:sz w:val="20"/>
                <w:szCs w:val="20"/>
                <w:rPrChange w:id="891" w:author="Dovev Lavie" w:date="2026-09-17T14:09:00Z">
                  <w:rPr>
                    <w:rFonts w:ascii="Arial" w:hAnsi="Arial" w:cs="Arial"/>
                  </w:rPr>
                </w:rPrChange>
              </w:rPr>
            </w:pPr>
            <w:r w:rsidRPr="00D51D96">
              <w:rPr>
                <w:rFonts w:ascii="Arial" w:hAnsi="Arial" w:cs="Arial"/>
                <w:sz w:val="20"/>
                <w:szCs w:val="20"/>
                <w:rPrChange w:id="892" w:author="Dovev Lavie" w:date="2026-09-17T14:09:00Z">
                  <w:rPr>
                    <w:rFonts w:ascii="Arial" w:hAnsi="Arial" w:cs="Arial"/>
                  </w:rPr>
                </w:rPrChange>
              </w:rPr>
              <w:t>2</w:t>
            </w:r>
          </w:p>
        </w:tc>
        <w:tc>
          <w:tcPr>
            <w:tcW w:w="2640" w:type="dxa"/>
          </w:tcPr>
          <w:p w14:paraId="102EC21A" w14:textId="77777777" w:rsidR="00ED117A" w:rsidRPr="00D51D96" w:rsidRDefault="00ED117A">
            <w:pPr>
              <w:pStyle w:val="Compact"/>
              <w:rPr>
                <w:rFonts w:ascii="Arial" w:hAnsi="Arial" w:cs="Arial"/>
                <w:sz w:val="20"/>
                <w:szCs w:val="20"/>
                <w:rPrChange w:id="893" w:author="Dovev Lavie" w:date="2026-09-17T14:09:00Z">
                  <w:rPr>
                    <w:rFonts w:ascii="Arial" w:hAnsi="Arial" w:cs="Arial"/>
                  </w:rPr>
                </w:rPrChange>
              </w:rPr>
            </w:pPr>
            <w:r w:rsidRPr="00D51D96">
              <w:rPr>
                <w:rFonts w:ascii="Arial" w:hAnsi="Arial" w:cs="Arial"/>
                <w:sz w:val="20"/>
                <w:szCs w:val="20"/>
                <w:rPrChange w:id="894" w:author="Dovev Lavie" w:date="2026-09-17T14:09:00Z">
                  <w:rPr>
                    <w:rFonts w:ascii="Arial" w:hAnsi="Arial" w:cs="Arial"/>
                  </w:rPr>
                </w:rPrChange>
              </w:rPr>
              <w:t>1</w:t>
            </w:r>
          </w:p>
        </w:tc>
      </w:tr>
    </w:tbl>
    <w:p w14:paraId="5DE302FA" w14:textId="77777777" w:rsidR="00ED117A" w:rsidRPr="00D51D96" w:rsidRDefault="00ED117A" w:rsidP="00ED117A">
      <w:pPr>
        <w:pStyle w:val="Heading3"/>
        <w:rPr>
          <w:rFonts w:ascii="Arial" w:hAnsi="Arial" w:cs="Arial"/>
          <w:sz w:val="22"/>
          <w:szCs w:val="22"/>
          <w:rPrChange w:id="895" w:author="Dovev Lavie" w:date="2026-09-17T14:09:00Z">
            <w:rPr>
              <w:rFonts w:ascii="Arial" w:hAnsi="Arial" w:cs="Arial"/>
            </w:rPr>
          </w:rPrChange>
        </w:rPr>
      </w:pPr>
      <w:bookmarkStart w:id="896" w:name="willingness-to-pay-option-3-2-1-4-5"/>
      <w:bookmarkEnd w:id="857"/>
      <w:r w:rsidRPr="00D51D96">
        <w:rPr>
          <w:rFonts w:ascii="Arial" w:hAnsi="Arial" w:cs="Arial"/>
          <w:sz w:val="22"/>
          <w:szCs w:val="22"/>
          <w:rPrChange w:id="897" w:author="Dovev Lavie" w:date="2026-09-17T14:09:00Z">
            <w:rPr>
              <w:rFonts w:ascii="Arial" w:hAnsi="Arial" w:cs="Arial"/>
            </w:rPr>
          </w:rPrChange>
        </w:rPr>
        <w:t>Willingness-to-Pay (Option 3 → 2 → 1 → 4 → 5)</w:t>
      </w:r>
    </w:p>
    <w:tbl>
      <w:tblPr>
        <w:tblW w:w="5000" w:type="pct"/>
        <w:tblLayout w:type="fixed"/>
        <w:tblLook w:val="0020" w:firstRow="1" w:lastRow="0" w:firstColumn="0" w:lastColumn="0" w:noHBand="0" w:noVBand="0"/>
      </w:tblPr>
      <w:tblGrid>
        <w:gridCol w:w="3120"/>
        <w:gridCol w:w="3120"/>
        <w:gridCol w:w="3120"/>
      </w:tblGrid>
      <w:tr w:rsidR="00ED117A" w:rsidRPr="00D51D96" w14:paraId="67107269" w14:textId="77777777">
        <w:trPr>
          <w:tblHeader/>
        </w:trPr>
        <w:tc>
          <w:tcPr>
            <w:tcW w:w="2640" w:type="dxa"/>
          </w:tcPr>
          <w:p w14:paraId="68F60842" w14:textId="77777777" w:rsidR="00ED117A" w:rsidRPr="00D51D96" w:rsidRDefault="00ED117A">
            <w:pPr>
              <w:pStyle w:val="Compact"/>
              <w:rPr>
                <w:rFonts w:ascii="Arial" w:hAnsi="Arial" w:cs="Arial"/>
                <w:sz w:val="20"/>
                <w:szCs w:val="20"/>
                <w:rPrChange w:id="898" w:author="Dovev Lavie" w:date="2026-09-17T14:09:00Z">
                  <w:rPr>
                    <w:rFonts w:ascii="Arial" w:hAnsi="Arial" w:cs="Arial"/>
                  </w:rPr>
                </w:rPrChange>
              </w:rPr>
            </w:pPr>
            <w:r w:rsidRPr="00D51D96">
              <w:rPr>
                <w:rFonts w:ascii="Arial" w:hAnsi="Arial" w:cs="Arial"/>
                <w:sz w:val="20"/>
                <w:szCs w:val="20"/>
                <w:rPrChange w:id="899" w:author="Dovev Lavie" w:date="2026-09-17T14:09:00Z">
                  <w:rPr>
                    <w:rFonts w:ascii="Arial" w:hAnsi="Arial" w:cs="Arial"/>
                  </w:rPr>
                </w:rPrChange>
              </w:rPr>
              <w:t>Willingness-to-Pay score segment</w:t>
            </w:r>
          </w:p>
        </w:tc>
        <w:tc>
          <w:tcPr>
            <w:tcW w:w="2640" w:type="dxa"/>
          </w:tcPr>
          <w:p w14:paraId="41A7CB34" w14:textId="77777777" w:rsidR="00ED117A" w:rsidRPr="00D51D96" w:rsidRDefault="00ED117A">
            <w:pPr>
              <w:pStyle w:val="Compact"/>
              <w:rPr>
                <w:rFonts w:ascii="Arial" w:hAnsi="Arial" w:cs="Arial"/>
                <w:sz w:val="20"/>
                <w:szCs w:val="20"/>
                <w:rPrChange w:id="900" w:author="Dovev Lavie" w:date="2026-09-17T14:09:00Z">
                  <w:rPr>
                    <w:rFonts w:ascii="Arial" w:hAnsi="Arial" w:cs="Arial"/>
                  </w:rPr>
                </w:rPrChange>
              </w:rPr>
            </w:pPr>
            <w:r w:rsidRPr="00D51D96">
              <w:rPr>
                <w:rFonts w:ascii="Arial" w:hAnsi="Arial" w:cs="Arial"/>
                <w:sz w:val="20"/>
                <w:szCs w:val="20"/>
                <w:rPrChange w:id="901" w:author="Dovev Lavie" w:date="2026-09-17T14:09:00Z">
                  <w:rPr>
                    <w:rFonts w:ascii="Arial" w:hAnsi="Arial" w:cs="Arial"/>
                  </w:rPr>
                </w:rPrChange>
              </w:rPr>
              <w:t>Priority list for rejected transaction options</w:t>
            </w:r>
          </w:p>
        </w:tc>
        <w:tc>
          <w:tcPr>
            <w:tcW w:w="2640" w:type="dxa"/>
          </w:tcPr>
          <w:p w14:paraId="5D2B7410" w14:textId="77777777" w:rsidR="00ED117A" w:rsidRPr="00D51D96" w:rsidRDefault="00ED117A">
            <w:pPr>
              <w:pStyle w:val="Compact"/>
              <w:rPr>
                <w:rFonts w:ascii="Arial" w:hAnsi="Arial" w:cs="Arial"/>
                <w:sz w:val="20"/>
                <w:szCs w:val="20"/>
                <w:rPrChange w:id="902" w:author="Dovev Lavie" w:date="2026-09-17T14:09:00Z">
                  <w:rPr>
                    <w:rFonts w:ascii="Arial" w:hAnsi="Arial" w:cs="Arial"/>
                  </w:rPr>
                </w:rPrChange>
              </w:rPr>
            </w:pPr>
            <w:r w:rsidRPr="00D51D96">
              <w:rPr>
                <w:rFonts w:ascii="Arial" w:hAnsi="Arial" w:cs="Arial"/>
                <w:sz w:val="20"/>
                <w:szCs w:val="20"/>
                <w:rPrChange w:id="903" w:author="Dovev Lavie" w:date="2026-09-17T14:09:00Z">
                  <w:rPr>
                    <w:rFonts w:ascii="Arial" w:hAnsi="Arial" w:cs="Arial"/>
                  </w:rPr>
                </w:rPrChange>
              </w:rPr>
              <w:t>Options list length</w:t>
            </w:r>
          </w:p>
        </w:tc>
      </w:tr>
      <w:tr w:rsidR="00ED117A" w:rsidRPr="00D51D96" w14:paraId="66F396BA" w14:textId="77777777">
        <w:tc>
          <w:tcPr>
            <w:tcW w:w="2640" w:type="dxa"/>
          </w:tcPr>
          <w:p w14:paraId="7D0215DC" w14:textId="77777777" w:rsidR="00ED117A" w:rsidRPr="00D51D96" w:rsidRDefault="00ED117A">
            <w:pPr>
              <w:pStyle w:val="Compact"/>
              <w:rPr>
                <w:rFonts w:ascii="Arial" w:hAnsi="Arial" w:cs="Arial"/>
                <w:sz w:val="20"/>
                <w:szCs w:val="20"/>
                <w:rPrChange w:id="904" w:author="Dovev Lavie" w:date="2026-09-17T14:09:00Z">
                  <w:rPr>
                    <w:rFonts w:ascii="Arial" w:hAnsi="Arial" w:cs="Arial"/>
                  </w:rPr>
                </w:rPrChange>
              </w:rPr>
            </w:pPr>
            <w:r w:rsidRPr="00D51D96">
              <w:rPr>
                <w:rFonts w:ascii="Arial" w:hAnsi="Arial" w:cs="Arial"/>
                <w:sz w:val="20"/>
                <w:szCs w:val="20"/>
                <w:rPrChange w:id="905" w:author="Dovev Lavie" w:date="2026-09-17T14:09:00Z">
                  <w:rPr>
                    <w:rFonts w:ascii="Arial" w:hAnsi="Arial" w:cs="Arial"/>
                  </w:rPr>
                </w:rPrChange>
              </w:rPr>
              <w:t>5 (Highest 20% of Willingness-to-Pay score segment)</w:t>
            </w:r>
          </w:p>
        </w:tc>
        <w:tc>
          <w:tcPr>
            <w:tcW w:w="2640" w:type="dxa"/>
          </w:tcPr>
          <w:p w14:paraId="540D9274" w14:textId="77777777" w:rsidR="00ED117A" w:rsidRPr="00D51D96" w:rsidRDefault="00ED117A">
            <w:pPr>
              <w:pStyle w:val="Compact"/>
              <w:rPr>
                <w:rFonts w:ascii="Arial" w:hAnsi="Arial" w:cs="Arial"/>
                <w:sz w:val="20"/>
                <w:szCs w:val="20"/>
                <w:rPrChange w:id="906" w:author="Dovev Lavie" w:date="2026-09-17T14:09:00Z">
                  <w:rPr>
                    <w:rFonts w:ascii="Arial" w:hAnsi="Arial" w:cs="Arial"/>
                  </w:rPr>
                </w:rPrChange>
              </w:rPr>
            </w:pPr>
            <w:r w:rsidRPr="00D51D96">
              <w:rPr>
                <w:rFonts w:ascii="Arial" w:hAnsi="Arial" w:cs="Arial"/>
                <w:sz w:val="20"/>
                <w:szCs w:val="20"/>
                <w:rPrChange w:id="907" w:author="Dovev Lavie" w:date="2026-09-17T14:09:00Z">
                  <w:rPr>
                    <w:rFonts w:ascii="Arial" w:hAnsi="Arial" w:cs="Arial"/>
                  </w:rPr>
                </w:rPrChange>
              </w:rPr>
              <w:t>3 &gt; 2 &gt; 1 &gt; 4 &gt; 5</w:t>
            </w:r>
          </w:p>
        </w:tc>
        <w:tc>
          <w:tcPr>
            <w:tcW w:w="2640" w:type="dxa"/>
          </w:tcPr>
          <w:p w14:paraId="27B85DCF" w14:textId="77777777" w:rsidR="00ED117A" w:rsidRPr="00D51D96" w:rsidRDefault="00ED117A">
            <w:pPr>
              <w:pStyle w:val="Compact"/>
              <w:rPr>
                <w:rFonts w:ascii="Arial" w:hAnsi="Arial" w:cs="Arial"/>
                <w:sz w:val="20"/>
                <w:szCs w:val="20"/>
                <w:rPrChange w:id="908" w:author="Dovev Lavie" w:date="2026-09-17T14:09:00Z">
                  <w:rPr>
                    <w:rFonts w:ascii="Arial" w:hAnsi="Arial" w:cs="Arial"/>
                  </w:rPr>
                </w:rPrChange>
              </w:rPr>
            </w:pPr>
            <w:r w:rsidRPr="00D51D96">
              <w:rPr>
                <w:rFonts w:ascii="Arial" w:hAnsi="Arial" w:cs="Arial"/>
                <w:sz w:val="20"/>
                <w:szCs w:val="20"/>
                <w:rPrChange w:id="909" w:author="Dovev Lavie" w:date="2026-09-17T14:09:00Z">
                  <w:rPr>
                    <w:rFonts w:ascii="Arial" w:hAnsi="Arial" w:cs="Arial"/>
                  </w:rPr>
                </w:rPrChange>
              </w:rPr>
              <w:t>5</w:t>
            </w:r>
          </w:p>
        </w:tc>
      </w:tr>
      <w:tr w:rsidR="00ED117A" w:rsidRPr="00D51D96" w14:paraId="30FA2EA0" w14:textId="77777777">
        <w:tc>
          <w:tcPr>
            <w:tcW w:w="2640" w:type="dxa"/>
          </w:tcPr>
          <w:p w14:paraId="29EA572E" w14:textId="77777777" w:rsidR="00ED117A" w:rsidRPr="00D51D96" w:rsidRDefault="00ED117A">
            <w:pPr>
              <w:pStyle w:val="Compact"/>
              <w:rPr>
                <w:rFonts w:ascii="Arial" w:hAnsi="Arial" w:cs="Arial"/>
                <w:sz w:val="20"/>
                <w:szCs w:val="20"/>
                <w:rPrChange w:id="910" w:author="Dovev Lavie" w:date="2026-09-17T14:09:00Z">
                  <w:rPr>
                    <w:rFonts w:ascii="Arial" w:hAnsi="Arial" w:cs="Arial"/>
                  </w:rPr>
                </w:rPrChange>
              </w:rPr>
            </w:pPr>
            <w:r w:rsidRPr="00D51D96">
              <w:rPr>
                <w:rFonts w:ascii="Arial" w:hAnsi="Arial" w:cs="Arial"/>
                <w:sz w:val="20"/>
                <w:szCs w:val="20"/>
                <w:rPrChange w:id="911" w:author="Dovev Lavie" w:date="2026-09-17T14:09:00Z">
                  <w:rPr>
                    <w:rFonts w:ascii="Arial" w:hAnsi="Arial" w:cs="Arial"/>
                  </w:rPr>
                </w:rPrChange>
              </w:rPr>
              <w:t>4</w:t>
            </w:r>
          </w:p>
        </w:tc>
        <w:tc>
          <w:tcPr>
            <w:tcW w:w="2640" w:type="dxa"/>
          </w:tcPr>
          <w:p w14:paraId="1E1F51FC" w14:textId="77777777" w:rsidR="00ED117A" w:rsidRPr="00D51D96" w:rsidRDefault="00ED117A">
            <w:pPr>
              <w:pStyle w:val="Compact"/>
              <w:rPr>
                <w:rFonts w:ascii="Arial" w:hAnsi="Arial" w:cs="Arial"/>
                <w:sz w:val="20"/>
                <w:szCs w:val="20"/>
                <w:rPrChange w:id="912" w:author="Dovev Lavie" w:date="2026-09-17T14:09:00Z">
                  <w:rPr>
                    <w:rFonts w:ascii="Arial" w:hAnsi="Arial" w:cs="Arial"/>
                  </w:rPr>
                </w:rPrChange>
              </w:rPr>
            </w:pPr>
            <w:r w:rsidRPr="00D51D96">
              <w:rPr>
                <w:rFonts w:ascii="Arial" w:hAnsi="Arial" w:cs="Arial"/>
                <w:sz w:val="20"/>
                <w:szCs w:val="20"/>
                <w:rPrChange w:id="913" w:author="Dovev Lavie" w:date="2026-09-17T14:09:00Z">
                  <w:rPr>
                    <w:rFonts w:ascii="Arial" w:hAnsi="Arial" w:cs="Arial"/>
                  </w:rPr>
                </w:rPrChange>
              </w:rPr>
              <w:t>2 &gt; 1 &gt; 4 &gt; 5</w:t>
            </w:r>
          </w:p>
        </w:tc>
        <w:tc>
          <w:tcPr>
            <w:tcW w:w="2640" w:type="dxa"/>
          </w:tcPr>
          <w:p w14:paraId="3298F4F5" w14:textId="77777777" w:rsidR="00ED117A" w:rsidRPr="00D51D96" w:rsidRDefault="00ED117A">
            <w:pPr>
              <w:pStyle w:val="Compact"/>
              <w:rPr>
                <w:rFonts w:ascii="Arial" w:hAnsi="Arial" w:cs="Arial"/>
                <w:sz w:val="20"/>
                <w:szCs w:val="20"/>
                <w:rPrChange w:id="914" w:author="Dovev Lavie" w:date="2026-09-17T14:09:00Z">
                  <w:rPr>
                    <w:rFonts w:ascii="Arial" w:hAnsi="Arial" w:cs="Arial"/>
                  </w:rPr>
                </w:rPrChange>
              </w:rPr>
            </w:pPr>
            <w:r w:rsidRPr="00D51D96">
              <w:rPr>
                <w:rFonts w:ascii="Arial" w:hAnsi="Arial" w:cs="Arial"/>
                <w:sz w:val="20"/>
                <w:szCs w:val="20"/>
                <w:rPrChange w:id="915" w:author="Dovev Lavie" w:date="2026-09-17T14:09:00Z">
                  <w:rPr>
                    <w:rFonts w:ascii="Arial" w:hAnsi="Arial" w:cs="Arial"/>
                  </w:rPr>
                </w:rPrChange>
              </w:rPr>
              <w:t>4</w:t>
            </w:r>
          </w:p>
        </w:tc>
      </w:tr>
      <w:tr w:rsidR="00ED117A" w:rsidRPr="00D51D96" w14:paraId="68B6876A" w14:textId="77777777">
        <w:tc>
          <w:tcPr>
            <w:tcW w:w="2640" w:type="dxa"/>
          </w:tcPr>
          <w:p w14:paraId="08DB7EE1" w14:textId="77777777" w:rsidR="00ED117A" w:rsidRPr="00D51D96" w:rsidRDefault="00ED117A">
            <w:pPr>
              <w:pStyle w:val="Compact"/>
              <w:rPr>
                <w:rFonts w:ascii="Arial" w:hAnsi="Arial" w:cs="Arial"/>
                <w:sz w:val="20"/>
                <w:szCs w:val="20"/>
                <w:rPrChange w:id="916" w:author="Dovev Lavie" w:date="2026-09-17T14:09:00Z">
                  <w:rPr>
                    <w:rFonts w:ascii="Arial" w:hAnsi="Arial" w:cs="Arial"/>
                  </w:rPr>
                </w:rPrChange>
              </w:rPr>
            </w:pPr>
            <w:r w:rsidRPr="00D51D96">
              <w:rPr>
                <w:rFonts w:ascii="Arial" w:hAnsi="Arial" w:cs="Arial"/>
                <w:sz w:val="20"/>
                <w:szCs w:val="20"/>
                <w:rPrChange w:id="917" w:author="Dovev Lavie" w:date="2026-09-17T14:09:00Z">
                  <w:rPr>
                    <w:rFonts w:ascii="Arial" w:hAnsi="Arial" w:cs="Arial"/>
                  </w:rPr>
                </w:rPrChange>
              </w:rPr>
              <w:t>3</w:t>
            </w:r>
          </w:p>
        </w:tc>
        <w:tc>
          <w:tcPr>
            <w:tcW w:w="2640" w:type="dxa"/>
          </w:tcPr>
          <w:p w14:paraId="679F2D8A" w14:textId="77777777" w:rsidR="00ED117A" w:rsidRPr="00D51D96" w:rsidRDefault="00ED117A">
            <w:pPr>
              <w:pStyle w:val="Compact"/>
              <w:rPr>
                <w:rFonts w:ascii="Arial" w:hAnsi="Arial" w:cs="Arial"/>
                <w:sz w:val="20"/>
                <w:szCs w:val="20"/>
                <w:rPrChange w:id="918" w:author="Dovev Lavie" w:date="2026-09-17T14:09:00Z">
                  <w:rPr>
                    <w:rFonts w:ascii="Arial" w:hAnsi="Arial" w:cs="Arial"/>
                  </w:rPr>
                </w:rPrChange>
              </w:rPr>
            </w:pPr>
            <w:r w:rsidRPr="00D51D96">
              <w:rPr>
                <w:rFonts w:ascii="Arial" w:hAnsi="Arial" w:cs="Arial"/>
                <w:sz w:val="20"/>
                <w:szCs w:val="20"/>
                <w:rPrChange w:id="919" w:author="Dovev Lavie" w:date="2026-09-17T14:09:00Z">
                  <w:rPr>
                    <w:rFonts w:ascii="Arial" w:hAnsi="Arial" w:cs="Arial"/>
                  </w:rPr>
                </w:rPrChange>
              </w:rPr>
              <w:t>1 &gt; 4 &gt; 5</w:t>
            </w:r>
          </w:p>
        </w:tc>
        <w:tc>
          <w:tcPr>
            <w:tcW w:w="2640" w:type="dxa"/>
          </w:tcPr>
          <w:p w14:paraId="60A302FD" w14:textId="77777777" w:rsidR="00ED117A" w:rsidRPr="00D51D96" w:rsidRDefault="00ED117A">
            <w:pPr>
              <w:pStyle w:val="Compact"/>
              <w:rPr>
                <w:rFonts w:ascii="Arial" w:hAnsi="Arial" w:cs="Arial"/>
                <w:sz w:val="20"/>
                <w:szCs w:val="20"/>
                <w:rPrChange w:id="920" w:author="Dovev Lavie" w:date="2026-09-17T14:09:00Z">
                  <w:rPr>
                    <w:rFonts w:ascii="Arial" w:hAnsi="Arial" w:cs="Arial"/>
                  </w:rPr>
                </w:rPrChange>
              </w:rPr>
            </w:pPr>
            <w:r w:rsidRPr="00D51D96">
              <w:rPr>
                <w:rFonts w:ascii="Arial" w:hAnsi="Arial" w:cs="Arial"/>
                <w:sz w:val="20"/>
                <w:szCs w:val="20"/>
                <w:rPrChange w:id="921" w:author="Dovev Lavie" w:date="2026-09-17T14:09:00Z">
                  <w:rPr>
                    <w:rFonts w:ascii="Arial" w:hAnsi="Arial" w:cs="Arial"/>
                  </w:rPr>
                </w:rPrChange>
              </w:rPr>
              <w:t>3</w:t>
            </w:r>
          </w:p>
        </w:tc>
      </w:tr>
      <w:tr w:rsidR="00ED117A" w:rsidRPr="00D51D96" w14:paraId="78F5BF1F" w14:textId="77777777">
        <w:tc>
          <w:tcPr>
            <w:tcW w:w="2640" w:type="dxa"/>
          </w:tcPr>
          <w:p w14:paraId="3D75CFBD" w14:textId="77777777" w:rsidR="00ED117A" w:rsidRPr="00D51D96" w:rsidRDefault="00ED117A">
            <w:pPr>
              <w:pStyle w:val="Compact"/>
              <w:rPr>
                <w:rFonts w:ascii="Arial" w:hAnsi="Arial" w:cs="Arial"/>
                <w:sz w:val="20"/>
                <w:szCs w:val="20"/>
                <w:rPrChange w:id="922" w:author="Dovev Lavie" w:date="2026-09-17T14:09:00Z">
                  <w:rPr>
                    <w:rFonts w:ascii="Arial" w:hAnsi="Arial" w:cs="Arial"/>
                  </w:rPr>
                </w:rPrChange>
              </w:rPr>
            </w:pPr>
            <w:r w:rsidRPr="00D51D96">
              <w:rPr>
                <w:rFonts w:ascii="Arial" w:hAnsi="Arial" w:cs="Arial"/>
                <w:sz w:val="20"/>
                <w:szCs w:val="20"/>
                <w:rPrChange w:id="923" w:author="Dovev Lavie" w:date="2026-09-17T14:09:00Z">
                  <w:rPr>
                    <w:rFonts w:ascii="Arial" w:hAnsi="Arial" w:cs="Arial"/>
                  </w:rPr>
                </w:rPrChange>
              </w:rPr>
              <w:t>2</w:t>
            </w:r>
          </w:p>
        </w:tc>
        <w:tc>
          <w:tcPr>
            <w:tcW w:w="2640" w:type="dxa"/>
          </w:tcPr>
          <w:p w14:paraId="6BAF6484" w14:textId="77777777" w:rsidR="00ED117A" w:rsidRPr="00D51D96" w:rsidRDefault="00ED117A">
            <w:pPr>
              <w:pStyle w:val="Compact"/>
              <w:rPr>
                <w:rFonts w:ascii="Arial" w:hAnsi="Arial" w:cs="Arial"/>
                <w:sz w:val="20"/>
                <w:szCs w:val="20"/>
                <w:rPrChange w:id="924" w:author="Dovev Lavie" w:date="2026-09-17T14:09:00Z">
                  <w:rPr>
                    <w:rFonts w:ascii="Arial" w:hAnsi="Arial" w:cs="Arial"/>
                  </w:rPr>
                </w:rPrChange>
              </w:rPr>
            </w:pPr>
            <w:r w:rsidRPr="00D51D96">
              <w:rPr>
                <w:rFonts w:ascii="Arial" w:hAnsi="Arial" w:cs="Arial"/>
                <w:sz w:val="20"/>
                <w:szCs w:val="20"/>
                <w:rPrChange w:id="925" w:author="Dovev Lavie" w:date="2026-09-17T14:09:00Z">
                  <w:rPr>
                    <w:rFonts w:ascii="Arial" w:hAnsi="Arial" w:cs="Arial"/>
                  </w:rPr>
                </w:rPrChange>
              </w:rPr>
              <w:t>4 &gt; 5</w:t>
            </w:r>
          </w:p>
        </w:tc>
        <w:tc>
          <w:tcPr>
            <w:tcW w:w="2640" w:type="dxa"/>
          </w:tcPr>
          <w:p w14:paraId="42B01A82" w14:textId="77777777" w:rsidR="00ED117A" w:rsidRPr="00D51D96" w:rsidRDefault="00ED117A">
            <w:pPr>
              <w:pStyle w:val="Compact"/>
              <w:rPr>
                <w:rFonts w:ascii="Arial" w:hAnsi="Arial" w:cs="Arial"/>
                <w:sz w:val="20"/>
                <w:szCs w:val="20"/>
                <w:rPrChange w:id="926" w:author="Dovev Lavie" w:date="2026-09-17T14:09:00Z">
                  <w:rPr>
                    <w:rFonts w:ascii="Arial" w:hAnsi="Arial" w:cs="Arial"/>
                  </w:rPr>
                </w:rPrChange>
              </w:rPr>
            </w:pPr>
            <w:r w:rsidRPr="00D51D96">
              <w:rPr>
                <w:rFonts w:ascii="Arial" w:hAnsi="Arial" w:cs="Arial"/>
                <w:sz w:val="20"/>
                <w:szCs w:val="20"/>
                <w:rPrChange w:id="927" w:author="Dovev Lavie" w:date="2026-09-17T14:09:00Z">
                  <w:rPr>
                    <w:rFonts w:ascii="Arial" w:hAnsi="Arial" w:cs="Arial"/>
                  </w:rPr>
                </w:rPrChange>
              </w:rPr>
              <w:t>2</w:t>
            </w:r>
          </w:p>
        </w:tc>
      </w:tr>
      <w:tr w:rsidR="00ED117A" w:rsidRPr="00D51D96" w14:paraId="081A7D78" w14:textId="77777777">
        <w:tc>
          <w:tcPr>
            <w:tcW w:w="2640" w:type="dxa"/>
          </w:tcPr>
          <w:p w14:paraId="06B1F68F" w14:textId="77777777" w:rsidR="00ED117A" w:rsidRPr="00D51D96" w:rsidRDefault="00ED117A">
            <w:pPr>
              <w:pStyle w:val="Compact"/>
              <w:rPr>
                <w:rFonts w:ascii="Arial" w:hAnsi="Arial" w:cs="Arial"/>
                <w:sz w:val="20"/>
                <w:szCs w:val="20"/>
                <w:rPrChange w:id="928" w:author="Dovev Lavie" w:date="2026-09-17T14:09:00Z">
                  <w:rPr>
                    <w:rFonts w:ascii="Arial" w:hAnsi="Arial" w:cs="Arial"/>
                  </w:rPr>
                </w:rPrChange>
              </w:rPr>
            </w:pPr>
            <w:r w:rsidRPr="00D51D96">
              <w:rPr>
                <w:rFonts w:ascii="Arial" w:hAnsi="Arial" w:cs="Arial"/>
                <w:sz w:val="20"/>
                <w:szCs w:val="20"/>
                <w:rPrChange w:id="929" w:author="Dovev Lavie" w:date="2026-09-17T14:09:00Z">
                  <w:rPr>
                    <w:rFonts w:ascii="Arial" w:hAnsi="Arial" w:cs="Arial"/>
                  </w:rPr>
                </w:rPrChange>
              </w:rPr>
              <w:t>1 (Lowest 20% of Willingness-to-Pay score segment)</w:t>
            </w:r>
          </w:p>
        </w:tc>
        <w:tc>
          <w:tcPr>
            <w:tcW w:w="2640" w:type="dxa"/>
          </w:tcPr>
          <w:p w14:paraId="744C8DCF" w14:textId="77777777" w:rsidR="00ED117A" w:rsidRPr="00D51D96" w:rsidRDefault="00ED117A">
            <w:pPr>
              <w:pStyle w:val="Compact"/>
              <w:rPr>
                <w:rFonts w:ascii="Arial" w:hAnsi="Arial" w:cs="Arial"/>
                <w:sz w:val="20"/>
                <w:szCs w:val="20"/>
                <w:rPrChange w:id="930" w:author="Dovev Lavie" w:date="2026-09-17T14:09:00Z">
                  <w:rPr>
                    <w:rFonts w:ascii="Arial" w:hAnsi="Arial" w:cs="Arial"/>
                  </w:rPr>
                </w:rPrChange>
              </w:rPr>
            </w:pPr>
            <w:r w:rsidRPr="00D51D96">
              <w:rPr>
                <w:rFonts w:ascii="Arial" w:hAnsi="Arial" w:cs="Arial"/>
                <w:sz w:val="20"/>
                <w:szCs w:val="20"/>
                <w:rPrChange w:id="931" w:author="Dovev Lavie" w:date="2026-09-17T14:09:00Z">
                  <w:rPr>
                    <w:rFonts w:ascii="Arial" w:hAnsi="Arial" w:cs="Arial"/>
                  </w:rPr>
                </w:rPrChange>
              </w:rPr>
              <w:t>5</w:t>
            </w:r>
          </w:p>
        </w:tc>
        <w:tc>
          <w:tcPr>
            <w:tcW w:w="2640" w:type="dxa"/>
          </w:tcPr>
          <w:p w14:paraId="37E93171" w14:textId="77777777" w:rsidR="00ED117A" w:rsidRPr="00D51D96" w:rsidRDefault="00ED117A">
            <w:pPr>
              <w:pStyle w:val="Compact"/>
              <w:rPr>
                <w:rFonts w:ascii="Arial" w:hAnsi="Arial" w:cs="Arial"/>
                <w:sz w:val="20"/>
                <w:szCs w:val="20"/>
                <w:rPrChange w:id="932" w:author="Dovev Lavie" w:date="2026-09-17T14:09:00Z">
                  <w:rPr>
                    <w:rFonts w:ascii="Arial" w:hAnsi="Arial" w:cs="Arial"/>
                  </w:rPr>
                </w:rPrChange>
              </w:rPr>
            </w:pPr>
            <w:r w:rsidRPr="00D51D96">
              <w:rPr>
                <w:rFonts w:ascii="Arial" w:hAnsi="Arial" w:cs="Arial"/>
                <w:sz w:val="20"/>
                <w:szCs w:val="20"/>
                <w:rPrChange w:id="933" w:author="Dovev Lavie" w:date="2026-09-17T14:09:00Z">
                  <w:rPr>
                    <w:rFonts w:ascii="Arial" w:hAnsi="Arial" w:cs="Arial"/>
                  </w:rPr>
                </w:rPrChange>
              </w:rPr>
              <w:t>1</w:t>
            </w:r>
          </w:p>
        </w:tc>
      </w:tr>
    </w:tbl>
    <w:p w14:paraId="7B4C07A8" w14:textId="77777777" w:rsidR="00ED117A" w:rsidRPr="00D51D96" w:rsidRDefault="00ED117A" w:rsidP="00ED117A">
      <w:pPr>
        <w:pStyle w:val="Heading3"/>
        <w:rPr>
          <w:rFonts w:ascii="Arial" w:hAnsi="Arial" w:cs="Arial"/>
          <w:sz w:val="22"/>
          <w:szCs w:val="22"/>
          <w:rPrChange w:id="934" w:author="Dovev Lavie" w:date="2026-09-17T14:09:00Z">
            <w:rPr>
              <w:rFonts w:ascii="Arial" w:hAnsi="Arial" w:cs="Arial"/>
            </w:rPr>
          </w:rPrChange>
        </w:rPr>
      </w:pPr>
      <w:bookmarkStart w:id="935" w:name="risk-taking-option-4-2-1-3-5"/>
      <w:bookmarkEnd w:id="896"/>
      <w:r w:rsidRPr="00D51D96">
        <w:rPr>
          <w:rFonts w:ascii="Arial" w:hAnsi="Arial" w:cs="Arial"/>
          <w:sz w:val="22"/>
          <w:szCs w:val="22"/>
          <w:rPrChange w:id="936" w:author="Dovev Lavie" w:date="2026-09-17T14:09:00Z">
            <w:rPr>
              <w:rFonts w:ascii="Arial" w:hAnsi="Arial" w:cs="Arial"/>
            </w:rPr>
          </w:rPrChange>
        </w:rPr>
        <w:t>Risk-Taking (Option 4 → 2 → 1 → 3 → 5)</w:t>
      </w:r>
    </w:p>
    <w:tbl>
      <w:tblPr>
        <w:tblW w:w="5000" w:type="pct"/>
        <w:tblLayout w:type="fixed"/>
        <w:tblLook w:val="0020" w:firstRow="1" w:lastRow="0" w:firstColumn="0" w:lastColumn="0" w:noHBand="0" w:noVBand="0"/>
      </w:tblPr>
      <w:tblGrid>
        <w:gridCol w:w="3120"/>
        <w:gridCol w:w="3120"/>
        <w:gridCol w:w="3120"/>
      </w:tblGrid>
      <w:tr w:rsidR="00ED117A" w:rsidRPr="00D51D96" w14:paraId="65115F79" w14:textId="77777777">
        <w:trPr>
          <w:tblHeader/>
        </w:trPr>
        <w:tc>
          <w:tcPr>
            <w:tcW w:w="2640" w:type="dxa"/>
          </w:tcPr>
          <w:p w14:paraId="2ECEB889" w14:textId="77777777" w:rsidR="00ED117A" w:rsidRPr="00D51D96" w:rsidRDefault="00ED117A">
            <w:pPr>
              <w:pStyle w:val="Compact"/>
              <w:rPr>
                <w:rFonts w:ascii="Arial" w:hAnsi="Arial" w:cs="Arial"/>
                <w:sz w:val="20"/>
                <w:szCs w:val="20"/>
                <w:rPrChange w:id="937" w:author="Dovev Lavie" w:date="2026-09-17T14:09:00Z">
                  <w:rPr>
                    <w:rFonts w:ascii="Arial" w:hAnsi="Arial" w:cs="Arial"/>
                  </w:rPr>
                </w:rPrChange>
              </w:rPr>
            </w:pPr>
            <w:r w:rsidRPr="00D51D96">
              <w:rPr>
                <w:rFonts w:ascii="Arial" w:hAnsi="Arial" w:cs="Arial"/>
                <w:sz w:val="20"/>
                <w:szCs w:val="20"/>
                <w:rPrChange w:id="938" w:author="Dovev Lavie" w:date="2026-09-17T14:09:00Z">
                  <w:rPr>
                    <w:rFonts w:ascii="Arial" w:hAnsi="Arial" w:cs="Arial"/>
                  </w:rPr>
                </w:rPrChange>
              </w:rPr>
              <w:t>Risk-Taking score segment</w:t>
            </w:r>
          </w:p>
        </w:tc>
        <w:tc>
          <w:tcPr>
            <w:tcW w:w="2640" w:type="dxa"/>
          </w:tcPr>
          <w:p w14:paraId="4B8A2707" w14:textId="77777777" w:rsidR="00ED117A" w:rsidRPr="00D51D96" w:rsidRDefault="00ED117A">
            <w:pPr>
              <w:pStyle w:val="Compact"/>
              <w:rPr>
                <w:rFonts w:ascii="Arial" w:hAnsi="Arial" w:cs="Arial"/>
                <w:sz w:val="20"/>
                <w:szCs w:val="20"/>
                <w:rPrChange w:id="939" w:author="Dovev Lavie" w:date="2026-09-17T14:09:00Z">
                  <w:rPr>
                    <w:rFonts w:ascii="Arial" w:hAnsi="Arial" w:cs="Arial"/>
                  </w:rPr>
                </w:rPrChange>
              </w:rPr>
            </w:pPr>
            <w:r w:rsidRPr="00D51D96">
              <w:rPr>
                <w:rFonts w:ascii="Arial" w:hAnsi="Arial" w:cs="Arial"/>
                <w:sz w:val="20"/>
                <w:szCs w:val="20"/>
                <w:rPrChange w:id="940" w:author="Dovev Lavie" w:date="2026-09-17T14:09:00Z">
                  <w:rPr>
                    <w:rFonts w:ascii="Arial" w:hAnsi="Arial" w:cs="Arial"/>
                  </w:rPr>
                </w:rPrChange>
              </w:rPr>
              <w:t>Priority list for rejected transaction options</w:t>
            </w:r>
          </w:p>
        </w:tc>
        <w:tc>
          <w:tcPr>
            <w:tcW w:w="2640" w:type="dxa"/>
          </w:tcPr>
          <w:p w14:paraId="0E08076B" w14:textId="77777777" w:rsidR="00ED117A" w:rsidRPr="00D51D96" w:rsidRDefault="00ED117A">
            <w:pPr>
              <w:pStyle w:val="Compact"/>
              <w:rPr>
                <w:rFonts w:ascii="Arial" w:hAnsi="Arial" w:cs="Arial"/>
                <w:sz w:val="20"/>
                <w:szCs w:val="20"/>
                <w:rPrChange w:id="941" w:author="Dovev Lavie" w:date="2026-09-17T14:09:00Z">
                  <w:rPr>
                    <w:rFonts w:ascii="Arial" w:hAnsi="Arial" w:cs="Arial"/>
                  </w:rPr>
                </w:rPrChange>
              </w:rPr>
            </w:pPr>
            <w:r w:rsidRPr="00D51D96">
              <w:rPr>
                <w:rFonts w:ascii="Arial" w:hAnsi="Arial" w:cs="Arial"/>
                <w:sz w:val="20"/>
                <w:szCs w:val="20"/>
                <w:rPrChange w:id="942" w:author="Dovev Lavie" w:date="2026-09-17T14:09:00Z">
                  <w:rPr>
                    <w:rFonts w:ascii="Arial" w:hAnsi="Arial" w:cs="Arial"/>
                  </w:rPr>
                </w:rPrChange>
              </w:rPr>
              <w:t>Options list length</w:t>
            </w:r>
          </w:p>
        </w:tc>
      </w:tr>
      <w:tr w:rsidR="00ED117A" w:rsidRPr="00D51D96" w14:paraId="5D13422C" w14:textId="77777777">
        <w:tc>
          <w:tcPr>
            <w:tcW w:w="2640" w:type="dxa"/>
          </w:tcPr>
          <w:p w14:paraId="6688895C" w14:textId="77777777" w:rsidR="00ED117A" w:rsidRPr="00D51D96" w:rsidRDefault="00ED117A">
            <w:pPr>
              <w:pStyle w:val="Compact"/>
              <w:rPr>
                <w:rFonts w:ascii="Arial" w:hAnsi="Arial" w:cs="Arial"/>
                <w:sz w:val="20"/>
                <w:szCs w:val="20"/>
                <w:rPrChange w:id="943" w:author="Dovev Lavie" w:date="2026-09-17T14:09:00Z">
                  <w:rPr>
                    <w:rFonts w:ascii="Arial" w:hAnsi="Arial" w:cs="Arial"/>
                  </w:rPr>
                </w:rPrChange>
              </w:rPr>
            </w:pPr>
            <w:r w:rsidRPr="00D51D96">
              <w:rPr>
                <w:rFonts w:ascii="Arial" w:hAnsi="Arial" w:cs="Arial"/>
                <w:sz w:val="20"/>
                <w:szCs w:val="20"/>
                <w:rPrChange w:id="944" w:author="Dovev Lavie" w:date="2026-09-17T14:09:00Z">
                  <w:rPr>
                    <w:rFonts w:ascii="Arial" w:hAnsi="Arial" w:cs="Arial"/>
                  </w:rPr>
                </w:rPrChange>
              </w:rPr>
              <w:t>5 (Highest 20% of Risk-Taking score segment)</w:t>
            </w:r>
          </w:p>
        </w:tc>
        <w:tc>
          <w:tcPr>
            <w:tcW w:w="2640" w:type="dxa"/>
          </w:tcPr>
          <w:p w14:paraId="1F0A778C" w14:textId="77777777" w:rsidR="00ED117A" w:rsidRPr="00D51D96" w:rsidRDefault="00ED117A">
            <w:pPr>
              <w:pStyle w:val="Compact"/>
              <w:rPr>
                <w:rFonts w:ascii="Arial" w:hAnsi="Arial" w:cs="Arial"/>
                <w:sz w:val="20"/>
                <w:szCs w:val="20"/>
                <w:rPrChange w:id="945" w:author="Dovev Lavie" w:date="2026-09-17T14:09:00Z">
                  <w:rPr>
                    <w:rFonts w:ascii="Arial" w:hAnsi="Arial" w:cs="Arial"/>
                  </w:rPr>
                </w:rPrChange>
              </w:rPr>
            </w:pPr>
            <w:r w:rsidRPr="00D51D96">
              <w:rPr>
                <w:rFonts w:ascii="Arial" w:hAnsi="Arial" w:cs="Arial"/>
                <w:sz w:val="20"/>
                <w:szCs w:val="20"/>
                <w:rPrChange w:id="946" w:author="Dovev Lavie" w:date="2026-09-17T14:09:00Z">
                  <w:rPr>
                    <w:rFonts w:ascii="Arial" w:hAnsi="Arial" w:cs="Arial"/>
                  </w:rPr>
                </w:rPrChange>
              </w:rPr>
              <w:t>4 &gt; 2 &gt; 1 &gt; 3 &gt; 5</w:t>
            </w:r>
          </w:p>
        </w:tc>
        <w:tc>
          <w:tcPr>
            <w:tcW w:w="2640" w:type="dxa"/>
          </w:tcPr>
          <w:p w14:paraId="6F9909A0" w14:textId="77777777" w:rsidR="00ED117A" w:rsidRPr="00D51D96" w:rsidRDefault="00ED117A">
            <w:pPr>
              <w:pStyle w:val="Compact"/>
              <w:rPr>
                <w:rFonts w:ascii="Arial" w:hAnsi="Arial" w:cs="Arial"/>
                <w:sz w:val="20"/>
                <w:szCs w:val="20"/>
                <w:rPrChange w:id="947" w:author="Dovev Lavie" w:date="2026-09-17T14:09:00Z">
                  <w:rPr>
                    <w:rFonts w:ascii="Arial" w:hAnsi="Arial" w:cs="Arial"/>
                  </w:rPr>
                </w:rPrChange>
              </w:rPr>
            </w:pPr>
            <w:r w:rsidRPr="00D51D96">
              <w:rPr>
                <w:rFonts w:ascii="Arial" w:hAnsi="Arial" w:cs="Arial"/>
                <w:sz w:val="20"/>
                <w:szCs w:val="20"/>
                <w:rPrChange w:id="948" w:author="Dovev Lavie" w:date="2026-09-17T14:09:00Z">
                  <w:rPr>
                    <w:rFonts w:ascii="Arial" w:hAnsi="Arial" w:cs="Arial"/>
                  </w:rPr>
                </w:rPrChange>
              </w:rPr>
              <w:t>5</w:t>
            </w:r>
          </w:p>
        </w:tc>
      </w:tr>
      <w:tr w:rsidR="00ED117A" w:rsidRPr="00D51D96" w14:paraId="4F321680" w14:textId="77777777">
        <w:tc>
          <w:tcPr>
            <w:tcW w:w="2640" w:type="dxa"/>
          </w:tcPr>
          <w:p w14:paraId="46DE8659" w14:textId="77777777" w:rsidR="00ED117A" w:rsidRPr="00D51D96" w:rsidRDefault="00ED117A">
            <w:pPr>
              <w:pStyle w:val="Compact"/>
              <w:rPr>
                <w:rFonts w:ascii="Arial" w:hAnsi="Arial" w:cs="Arial"/>
                <w:sz w:val="20"/>
                <w:szCs w:val="20"/>
                <w:rPrChange w:id="949" w:author="Dovev Lavie" w:date="2026-09-17T14:09:00Z">
                  <w:rPr>
                    <w:rFonts w:ascii="Arial" w:hAnsi="Arial" w:cs="Arial"/>
                  </w:rPr>
                </w:rPrChange>
              </w:rPr>
            </w:pPr>
            <w:r w:rsidRPr="00D51D96">
              <w:rPr>
                <w:rFonts w:ascii="Arial" w:hAnsi="Arial" w:cs="Arial"/>
                <w:sz w:val="20"/>
                <w:szCs w:val="20"/>
                <w:rPrChange w:id="950" w:author="Dovev Lavie" w:date="2026-09-17T14:09:00Z">
                  <w:rPr>
                    <w:rFonts w:ascii="Arial" w:hAnsi="Arial" w:cs="Arial"/>
                  </w:rPr>
                </w:rPrChange>
              </w:rPr>
              <w:t>4</w:t>
            </w:r>
          </w:p>
        </w:tc>
        <w:tc>
          <w:tcPr>
            <w:tcW w:w="2640" w:type="dxa"/>
          </w:tcPr>
          <w:p w14:paraId="61D4E18B" w14:textId="77777777" w:rsidR="00ED117A" w:rsidRPr="00D51D96" w:rsidRDefault="00ED117A">
            <w:pPr>
              <w:pStyle w:val="Compact"/>
              <w:rPr>
                <w:rFonts w:ascii="Arial" w:hAnsi="Arial" w:cs="Arial"/>
                <w:sz w:val="20"/>
                <w:szCs w:val="20"/>
                <w:rPrChange w:id="951" w:author="Dovev Lavie" w:date="2026-09-17T14:09:00Z">
                  <w:rPr>
                    <w:rFonts w:ascii="Arial" w:hAnsi="Arial" w:cs="Arial"/>
                  </w:rPr>
                </w:rPrChange>
              </w:rPr>
            </w:pPr>
            <w:r w:rsidRPr="00D51D96">
              <w:rPr>
                <w:rFonts w:ascii="Arial" w:hAnsi="Arial" w:cs="Arial"/>
                <w:sz w:val="20"/>
                <w:szCs w:val="20"/>
                <w:rPrChange w:id="952" w:author="Dovev Lavie" w:date="2026-09-17T14:09:00Z">
                  <w:rPr>
                    <w:rFonts w:ascii="Arial" w:hAnsi="Arial" w:cs="Arial"/>
                  </w:rPr>
                </w:rPrChange>
              </w:rPr>
              <w:t>2 &gt; 1 &gt; 3 &gt; 5</w:t>
            </w:r>
          </w:p>
        </w:tc>
        <w:tc>
          <w:tcPr>
            <w:tcW w:w="2640" w:type="dxa"/>
          </w:tcPr>
          <w:p w14:paraId="3EDD69D6" w14:textId="77777777" w:rsidR="00ED117A" w:rsidRPr="00D51D96" w:rsidRDefault="00ED117A">
            <w:pPr>
              <w:pStyle w:val="Compact"/>
              <w:rPr>
                <w:rFonts w:ascii="Arial" w:hAnsi="Arial" w:cs="Arial"/>
                <w:sz w:val="20"/>
                <w:szCs w:val="20"/>
                <w:rPrChange w:id="953" w:author="Dovev Lavie" w:date="2026-09-17T14:09:00Z">
                  <w:rPr>
                    <w:rFonts w:ascii="Arial" w:hAnsi="Arial" w:cs="Arial"/>
                  </w:rPr>
                </w:rPrChange>
              </w:rPr>
            </w:pPr>
            <w:r w:rsidRPr="00D51D96">
              <w:rPr>
                <w:rFonts w:ascii="Arial" w:hAnsi="Arial" w:cs="Arial"/>
                <w:sz w:val="20"/>
                <w:szCs w:val="20"/>
                <w:rPrChange w:id="954" w:author="Dovev Lavie" w:date="2026-09-17T14:09:00Z">
                  <w:rPr>
                    <w:rFonts w:ascii="Arial" w:hAnsi="Arial" w:cs="Arial"/>
                  </w:rPr>
                </w:rPrChange>
              </w:rPr>
              <w:t>4</w:t>
            </w:r>
          </w:p>
        </w:tc>
      </w:tr>
      <w:tr w:rsidR="00ED117A" w:rsidRPr="00D51D96" w14:paraId="4DA2417E" w14:textId="77777777">
        <w:tc>
          <w:tcPr>
            <w:tcW w:w="2640" w:type="dxa"/>
          </w:tcPr>
          <w:p w14:paraId="4F960B95" w14:textId="77777777" w:rsidR="00ED117A" w:rsidRPr="00D51D96" w:rsidRDefault="00ED117A">
            <w:pPr>
              <w:pStyle w:val="Compact"/>
              <w:rPr>
                <w:rFonts w:ascii="Arial" w:hAnsi="Arial" w:cs="Arial"/>
                <w:sz w:val="20"/>
                <w:szCs w:val="20"/>
                <w:rPrChange w:id="955" w:author="Dovev Lavie" w:date="2026-09-17T14:09:00Z">
                  <w:rPr>
                    <w:rFonts w:ascii="Arial" w:hAnsi="Arial" w:cs="Arial"/>
                  </w:rPr>
                </w:rPrChange>
              </w:rPr>
            </w:pPr>
            <w:r w:rsidRPr="00D51D96">
              <w:rPr>
                <w:rFonts w:ascii="Arial" w:hAnsi="Arial" w:cs="Arial"/>
                <w:sz w:val="20"/>
                <w:szCs w:val="20"/>
                <w:rPrChange w:id="956" w:author="Dovev Lavie" w:date="2026-09-17T14:09:00Z">
                  <w:rPr>
                    <w:rFonts w:ascii="Arial" w:hAnsi="Arial" w:cs="Arial"/>
                  </w:rPr>
                </w:rPrChange>
              </w:rPr>
              <w:t>3</w:t>
            </w:r>
          </w:p>
        </w:tc>
        <w:tc>
          <w:tcPr>
            <w:tcW w:w="2640" w:type="dxa"/>
          </w:tcPr>
          <w:p w14:paraId="4A474039" w14:textId="77777777" w:rsidR="00ED117A" w:rsidRPr="00D51D96" w:rsidRDefault="00ED117A">
            <w:pPr>
              <w:pStyle w:val="Compact"/>
              <w:rPr>
                <w:rFonts w:ascii="Arial" w:hAnsi="Arial" w:cs="Arial"/>
                <w:sz w:val="20"/>
                <w:szCs w:val="20"/>
                <w:rPrChange w:id="957" w:author="Dovev Lavie" w:date="2026-09-17T14:09:00Z">
                  <w:rPr>
                    <w:rFonts w:ascii="Arial" w:hAnsi="Arial" w:cs="Arial"/>
                  </w:rPr>
                </w:rPrChange>
              </w:rPr>
            </w:pPr>
            <w:r w:rsidRPr="00D51D96">
              <w:rPr>
                <w:rFonts w:ascii="Arial" w:hAnsi="Arial" w:cs="Arial"/>
                <w:sz w:val="20"/>
                <w:szCs w:val="20"/>
                <w:rPrChange w:id="958" w:author="Dovev Lavie" w:date="2026-09-17T14:09:00Z">
                  <w:rPr>
                    <w:rFonts w:ascii="Arial" w:hAnsi="Arial" w:cs="Arial"/>
                  </w:rPr>
                </w:rPrChange>
              </w:rPr>
              <w:t>1 &gt; 3 &gt; 5</w:t>
            </w:r>
          </w:p>
        </w:tc>
        <w:tc>
          <w:tcPr>
            <w:tcW w:w="2640" w:type="dxa"/>
          </w:tcPr>
          <w:p w14:paraId="2A77B688" w14:textId="77777777" w:rsidR="00ED117A" w:rsidRPr="00D51D96" w:rsidRDefault="00ED117A">
            <w:pPr>
              <w:pStyle w:val="Compact"/>
              <w:rPr>
                <w:rFonts w:ascii="Arial" w:hAnsi="Arial" w:cs="Arial"/>
                <w:sz w:val="20"/>
                <w:szCs w:val="20"/>
                <w:rPrChange w:id="959" w:author="Dovev Lavie" w:date="2026-09-17T14:09:00Z">
                  <w:rPr>
                    <w:rFonts w:ascii="Arial" w:hAnsi="Arial" w:cs="Arial"/>
                  </w:rPr>
                </w:rPrChange>
              </w:rPr>
            </w:pPr>
            <w:r w:rsidRPr="00D51D96">
              <w:rPr>
                <w:rFonts w:ascii="Arial" w:hAnsi="Arial" w:cs="Arial"/>
                <w:sz w:val="20"/>
                <w:szCs w:val="20"/>
                <w:rPrChange w:id="960" w:author="Dovev Lavie" w:date="2026-09-17T14:09:00Z">
                  <w:rPr>
                    <w:rFonts w:ascii="Arial" w:hAnsi="Arial" w:cs="Arial"/>
                  </w:rPr>
                </w:rPrChange>
              </w:rPr>
              <w:t>3</w:t>
            </w:r>
          </w:p>
        </w:tc>
      </w:tr>
      <w:tr w:rsidR="00ED117A" w:rsidRPr="00D51D96" w14:paraId="4DFCD429" w14:textId="77777777">
        <w:tc>
          <w:tcPr>
            <w:tcW w:w="2640" w:type="dxa"/>
          </w:tcPr>
          <w:p w14:paraId="64B7608E" w14:textId="77777777" w:rsidR="00ED117A" w:rsidRPr="00D51D96" w:rsidRDefault="00ED117A">
            <w:pPr>
              <w:pStyle w:val="Compact"/>
              <w:rPr>
                <w:rFonts w:ascii="Arial" w:hAnsi="Arial" w:cs="Arial"/>
                <w:sz w:val="20"/>
                <w:szCs w:val="20"/>
                <w:rPrChange w:id="961" w:author="Dovev Lavie" w:date="2026-09-17T14:09:00Z">
                  <w:rPr>
                    <w:rFonts w:ascii="Arial" w:hAnsi="Arial" w:cs="Arial"/>
                  </w:rPr>
                </w:rPrChange>
              </w:rPr>
            </w:pPr>
            <w:r w:rsidRPr="00D51D96">
              <w:rPr>
                <w:rFonts w:ascii="Arial" w:hAnsi="Arial" w:cs="Arial"/>
                <w:sz w:val="20"/>
                <w:szCs w:val="20"/>
                <w:rPrChange w:id="962" w:author="Dovev Lavie" w:date="2026-09-17T14:09:00Z">
                  <w:rPr>
                    <w:rFonts w:ascii="Arial" w:hAnsi="Arial" w:cs="Arial"/>
                  </w:rPr>
                </w:rPrChange>
              </w:rPr>
              <w:t>2</w:t>
            </w:r>
          </w:p>
        </w:tc>
        <w:tc>
          <w:tcPr>
            <w:tcW w:w="2640" w:type="dxa"/>
          </w:tcPr>
          <w:p w14:paraId="6A0002FF" w14:textId="77777777" w:rsidR="00ED117A" w:rsidRPr="00D51D96" w:rsidRDefault="00ED117A">
            <w:pPr>
              <w:pStyle w:val="Compact"/>
              <w:rPr>
                <w:rFonts w:ascii="Arial" w:hAnsi="Arial" w:cs="Arial"/>
                <w:sz w:val="20"/>
                <w:szCs w:val="20"/>
                <w:rPrChange w:id="963" w:author="Dovev Lavie" w:date="2026-09-17T14:09:00Z">
                  <w:rPr>
                    <w:rFonts w:ascii="Arial" w:hAnsi="Arial" w:cs="Arial"/>
                  </w:rPr>
                </w:rPrChange>
              </w:rPr>
            </w:pPr>
            <w:r w:rsidRPr="00D51D96">
              <w:rPr>
                <w:rFonts w:ascii="Arial" w:hAnsi="Arial" w:cs="Arial"/>
                <w:sz w:val="20"/>
                <w:szCs w:val="20"/>
                <w:rPrChange w:id="964" w:author="Dovev Lavie" w:date="2026-09-17T14:09:00Z">
                  <w:rPr>
                    <w:rFonts w:ascii="Arial" w:hAnsi="Arial" w:cs="Arial"/>
                  </w:rPr>
                </w:rPrChange>
              </w:rPr>
              <w:t>3 &gt; 5</w:t>
            </w:r>
          </w:p>
        </w:tc>
        <w:tc>
          <w:tcPr>
            <w:tcW w:w="2640" w:type="dxa"/>
          </w:tcPr>
          <w:p w14:paraId="1D7FE18E" w14:textId="77777777" w:rsidR="00ED117A" w:rsidRPr="00D51D96" w:rsidRDefault="00ED117A">
            <w:pPr>
              <w:pStyle w:val="Compact"/>
              <w:rPr>
                <w:rFonts w:ascii="Arial" w:hAnsi="Arial" w:cs="Arial"/>
                <w:sz w:val="20"/>
                <w:szCs w:val="20"/>
                <w:rPrChange w:id="965" w:author="Dovev Lavie" w:date="2026-09-17T14:09:00Z">
                  <w:rPr>
                    <w:rFonts w:ascii="Arial" w:hAnsi="Arial" w:cs="Arial"/>
                  </w:rPr>
                </w:rPrChange>
              </w:rPr>
            </w:pPr>
            <w:r w:rsidRPr="00D51D96">
              <w:rPr>
                <w:rFonts w:ascii="Arial" w:hAnsi="Arial" w:cs="Arial"/>
                <w:sz w:val="20"/>
                <w:szCs w:val="20"/>
                <w:rPrChange w:id="966" w:author="Dovev Lavie" w:date="2026-09-17T14:09:00Z">
                  <w:rPr>
                    <w:rFonts w:ascii="Arial" w:hAnsi="Arial" w:cs="Arial"/>
                  </w:rPr>
                </w:rPrChange>
              </w:rPr>
              <w:t>2</w:t>
            </w:r>
          </w:p>
        </w:tc>
      </w:tr>
      <w:tr w:rsidR="00ED117A" w:rsidRPr="00D51D96" w14:paraId="39507F22" w14:textId="77777777">
        <w:tc>
          <w:tcPr>
            <w:tcW w:w="2640" w:type="dxa"/>
          </w:tcPr>
          <w:p w14:paraId="7763FEFC" w14:textId="77777777" w:rsidR="00ED117A" w:rsidRPr="00D51D96" w:rsidRDefault="00ED117A">
            <w:pPr>
              <w:pStyle w:val="Compact"/>
              <w:rPr>
                <w:rFonts w:ascii="Arial" w:hAnsi="Arial" w:cs="Arial"/>
                <w:sz w:val="20"/>
                <w:szCs w:val="20"/>
                <w:rPrChange w:id="967" w:author="Dovev Lavie" w:date="2026-09-17T14:09:00Z">
                  <w:rPr>
                    <w:rFonts w:ascii="Arial" w:hAnsi="Arial" w:cs="Arial"/>
                  </w:rPr>
                </w:rPrChange>
              </w:rPr>
            </w:pPr>
            <w:r w:rsidRPr="00D51D96">
              <w:rPr>
                <w:rFonts w:ascii="Arial" w:hAnsi="Arial" w:cs="Arial"/>
                <w:sz w:val="20"/>
                <w:szCs w:val="20"/>
                <w:rPrChange w:id="968" w:author="Dovev Lavie" w:date="2026-09-17T14:09:00Z">
                  <w:rPr>
                    <w:rFonts w:ascii="Arial" w:hAnsi="Arial" w:cs="Arial"/>
                  </w:rPr>
                </w:rPrChange>
              </w:rPr>
              <w:t>1 (Lowest 20% of Risk-Taking score segment)</w:t>
            </w:r>
          </w:p>
        </w:tc>
        <w:tc>
          <w:tcPr>
            <w:tcW w:w="2640" w:type="dxa"/>
          </w:tcPr>
          <w:p w14:paraId="5239FE6F" w14:textId="77777777" w:rsidR="00ED117A" w:rsidRPr="00D51D96" w:rsidRDefault="00ED117A">
            <w:pPr>
              <w:pStyle w:val="Compact"/>
              <w:rPr>
                <w:rFonts w:ascii="Arial" w:hAnsi="Arial" w:cs="Arial"/>
                <w:sz w:val="20"/>
                <w:szCs w:val="20"/>
                <w:rPrChange w:id="969" w:author="Dovev Lavie" w:date="2026-09-17T14:09:00Z">
                  <w:rPr>
                    <w:rFonts w:ascii="Arial" w:hAnsi="Arial" w:cs="Arial"/>
                  </w:rPr>
                </w:rPrChange>
              </w:rPr>
            </w:pPr>
            <w:r w:rsidRPr="00D51D96">
              <w:rPr>
                <w:rFonts w:ascii="Arial" w:hAnsi="Arial" w:cs="Arial"/>
                <w:sz w:val="20"/>
                <w:szCs w:val="20"/>
                <w:rPrChange w:id="970" w:author="Dovev Lavie" w:date="2026-09-17T14:09:00Z">
                  <w:rPr>
                    <w:rFonts w:ascii="Arial" w:hAnsi="Arial" w:cs="Arial"/>
                  </w:rPr>
                </w:rPrChange>
              </w:rPr>
              <w:t>5</w:t>
            </w:r>
          </w:p>
        </w:tc>
        <w:tc>
          <w:tcPr>
            <w:tcW w:w="2640" w:type="dxa"/>
          </w:tcPr>
          <w:p w14:paraId="15E2CFF4" w14:textId="77777777" w:rsidR="00ED117A" w:rsidRPr="00D51D96" w:rsidRDefault="00ED117A">
            <w:pPr>
              <w:pStyle w:val="Compact"/>
              <w:rPr>
                <w:rFonts w:ascii="Arial" w:hAnsi="Arial" w:cs="Arial"/>
                <w:sz w:val="20"/>
                <w:szCs w:val="20"/>
                <w:rPrChange w:id="971" w:author="Dovev Lavie" w:date="2026-09-17T14:09:00Z">
                  <w:rPr>
                    <w:rFonts w:ascii="Arial" w:hAnsi="Arial" w:cs="Arial"/>
                  </w:rPr>
                </w:rPrChange>
              </w:rPr>
            </w:pPr>
            <w:r w:rsidRPr="00D51D96">
              <w:rPr>
                <w:rFonts w:ascii="Arial" w:hAnsi="Arial" w:cs="Arial"/>
                <w:sz w:val="20"/>
                <w:szCs w:val="20"/>
                <w:rPrChange w:id="972" w:author="Dovev Lavie" w:date="2026-09-17T14:09:00Z">
                  <w:rPr>
                    <w:rFonts w:ascii="Arial" w:hAnsi="Arial" w:cs="Arial"/>
                  </w:rPr>
                </w:rPrChange>
              </w:rPr>
              <w:t>1</w:t>
            </w:r>
          </w:p>
        </w:tc>
      </w:tr>
    </w:tbl>
    <w:p w14:paraId="602A1DBB" w14:textId="77777777" w:rsidR="00ED117A" w:rsidRPr="00D51D96" w:rsidRDefault="00ED117A" w:rsidP="00ED117A">
      <w:pPr>
        <w:pStyle w:val="Heading3"/>
        <w:rPr>
          <w:rFonts w:ascii="Arial" w:hAnsi="Arial" w:cs="Arial"/>
          <w:sz w:val="22"/>
          <w:szCs w:val="22"/>
          <w:rPrChange w:id="973" w:author="Dovev Lavie" w:date="2026-09-17T14:09:00Z">
            <w:rPr>
              <w:rFonts w:ascii="Arial" w:hAnsi="Arial" w:cs="Arial"/>
            </w:rPr>
          </w:rPrChange>
        </w:rPr>
      </w:pPr>
      <w:bookmarkStart w:id="974" w:name="flexibility-option-2-4-3-1-5"/>
      <w:bookmarkEnd w:id="935"/>
      <w:r w:rsidRPr="00D51D96">
        <w:rPr>
          <w:rFonts w:ascii="Arial" w:hAnsi="Arial" w:cs="Arial"/>
          <w:sz w:val="22"/>
          <w:szCs w:val="22"/>
          <w:rPrChange w:id="975" w:author="Dovev Lavie" w:date="2026-09-17T14:09:00Z">
            <w:rPr>
              <w:rFonts w:ascii="Arial" w:hAnsi="Arial" w:cs="Arial"/>
            </w:rPr>
          </w:rPrChange>
        </w:rPr>
        <w:t>Flexibility (Option 2 → 4 → 3 → 1 → 5)</w:t>
      </w:r>
    </w:p>
    <w:tbl>
      <w:tblPr>
        <w:tblW w:w="5000" w:type="pct"/>
        <w:tblLayout w:type="fixed"/>
        <w:tblLook w:val="0020" w:firstRow="1" w:lastRow="0" w:firstColumn="0" w:lastColumn="0" w:noHBand="0" w:noVBand="0"/>
      </w:tblPr>
      <w:tblGrid>
        <w:gridCol w:w="3120"/>
        <w:gridCol w:w="3120"/>
        <w:gridCol w:w="3120"/>
      </w:tblGrid>
      <w:tr w:rsidR="00ED117A" w:rsidRPr="00D51D96" w14:paraId="5B763AC4" w14:textId="77777777">
        <w:trPr>
          <w:tblHeader/>
        </w:trPr>
        <w:tc>
          <w:tcPr>
            <w:tcW w:w="2640" w:type="dxa"/>
          </w:tcPr>
          <w:p w14:paraId="4AC37BBB" w14:textId="77777777" w:rsidR="00ED117A" w:rsidRPr="00D51D96" w:rsidRDefault="00ED117A">
            <w:pPr>
              <w:pStyle w:val="Compact"/>
              <w:rPr>
                <w:rFonts w:ascii="Arial" w:hAnsi="Arial" w:cs="Arial"/>
                <w:sz w:val="20"/>
                <w:szCs w:val="20"/>
                <w:rPrChange w:id="976" w:author="Dovev Lavie" w:date="2026-09-17T14:09:00Z">
                  <w:rPr>
                    <w:rFonts w:ascii="Arial" w:hAnsi="Arial" w:cs="Arial"/>
                  </w:rPr>
                </w:rPrChange>
              </w:rPr>
            </w:pPr>
            <w:r w:rsidRPr="00D51D96">
              <w:rPr>
                <w:rFonts w:ascii="Arial" w:hAnsi="Arial" w:cs="Arial"/>
                <w:sz w:val="20"/>
                <w:szCs w:val="20"/>
                <w:rPrChange w:id="977" w:author="Dovev Lavie" w:date="2026-09-17T14:09:00Z">
                  <w:rPr>
                    <w:rFonts w:ascii="Arial" w:hAnsi="Arial" w:cs="Arial"/>
                  </w:rPr>
                </w:rPrChange>
              </w:rPr>
              <w:t>Flexibility score segment</w:t>
            </w:r>
          </w:p>
        </w:tc>
        <w:tc>
          <w:tcPr>
            <w:tcW w:w="2640" w:type="dxa"/>
          </w:tcPr>
          <w:p w14:paraId="486E84E2" w14:textId="77777777" w:rsidR="00ED117A" w:rsidRPr="00D51D96" w:rsidRDefault="00ED117A">
            <w:pPr>
              <w:pStyle w:val="Compact"/>
              <w:rPr>
                <w:rFonts w:ascii="Arial" w:hAnsi="Arial" w:cs="Arial"/>
                <w:sz w:val="20"/>
                <w:szCs w:val="20"/>
                <w:rPrChange w:id="978" w:author="Dovev Lavie" w:date="2026-09-17T14:09:00Z">
                  <w:rPr>
                    <w:rFonts w:ascii="Arial" w:hAnsi="Arial" w:cs="Arial"/>
                  </w:rPr>
                </w:rPrChange>
              </w:rPr>
            </w:pPr>
            <w:r w:rsidRPr="00D51D96">
              <w:rPr>
                <w:rFonts w:ascii="Arial" w:hAnsi="Arial" w:cs="Arial"/>
                <w:sz w:val="20"/>
                <w:szCs w:val="20"/>
                <w:rPrChange w:id="979" w:author="Dovev Lavie" w:date="2026-09-17T14:09:00Z">
                  <w:rPr>
                    <w:rFonts w:ascii="Arial" w:hAnsi="Arial" w:cs="Arial"/>
                  </w:rPr>
                </w:rPrChange>
              </w:rPr>
              <w:t>Priority list for rejected transaction options</w:t>
            </w:r>
          </w:p>
        </w:tc>
        <w:tc>
          <w:tcPr>
            <w:tcW w:w="2640" w:type="dxa"/>
          </w:tcPr>
          <w:p w14:paraId="52ECA4AC" w14:textId="77777777" w:rsidR="00ED117A" w:rsidRPr="00D51D96" w:rsidRDefault="00ED117A">
            <w:pPr>
              <w:pStyle w:val="Compact"/>
              <w:rPr>
                <w:rFonts w:ascii="Arial" w:hAnsi="Arial" w:cs="Arial"/>
                <w:sz w:val="20"/>
                <w:szCs w:val="20"/>
                <w:rPrChange w:id="980" w:author="Dovev Lavie" w:date="2026-09-17T14:09:00Z">
                  <w:rPr>
                    <w:rFonts w:ascii="Arial" w:hAnsi="Arial" w:cs="Arial"/>
                  </w:rPr>
                </w:rPrChange>
              </w:rPr>
            </w:pPr>
            <w:r w:rsidRPr="00D51D96">
              <w:rPr>
                <w:rFonts w:ascii="Arial" w:hAnsi="Arial" w:cs="Arial"/>
                <w:sz w:val="20"/>
                <w:szCs w:val="20"/>
                <w:rPrChange w:id="981" w:author="Dovev Lavie" w:date="2026-09-17T14:09:00Z">
                  <w:rPr>
                    <w:rFonts w:ascii="Arial" w:hAnsi="Arial" w:cs="Arial"/>
                  </w:rPr>
                </w:rPrChange>
              </w:rPr>
              <w:t>Options list length</w:t>
            </w:r>
          </w:p>
        </w:tc>
      </w:tr>
      <w:tr w:rsidR="00ED117A" w:rsidRPr="00D51D96" w14:paraId="10CAC532" w14:textId="77777777">
        <w:tc>
          <w:tcPr>
            <w:tcW w:w="2640" w:type="dxa"/>
          </w:tcPr>
          <w:p w14:paraId="61B95AB3" w14:textId="77777777" w:rsidR="00ED117A" w:rsidRPr="00D51D96" w:rsidRDefault="00ED117A">
            <w:pPr>
              <w:pStyle w:val="Compact"/>
              <w:rPr>
                <w:rFonts w:ascii="Arial" w:hAnsi="Arial" w:cs="Arial"/>
                <w:sz w:val="20"/>
                <w:szCs w:val="20"/>
                <w:rPrChange w:id="982" w:author="Dovev Lavie" w:date="2026-09-17T14:09:00Z">
                  <w:rPr>
                    <w:rFonts w:ascii="Arial" w:hAnsi="Arial" w:cs="Arial"/>
                  </w:rPr>
                </w:rPrChange>
              </w:rPr>
            </w:pPr>
            <w:r w:rsidRPr="00D51D96">
              <w:rPr>
                <w:rFonts w:ascii="Arial" w:hAnsi="Arial" w:cs="Arial"/>
                <w:sz w:val="20"/>
                <w:szCs w:val="20"/>
                <w:rPrChange w:id="983" w:author="Dovev Lavie" w:date="2026-09-17T14:09:00Z">
                  <w:rPr>
                    <w:rFonts w:ascii="Arial" w:hAnsi="Arial" w:cs="Arial"/>
                  </w:rPr>
                </w:rPrChange>
              </w:rPr>
              <w:t>5 (Highest 20% of Flexibility score segment)</w:t>
            </w:r>
          </w:p>
        </w:tc>
        <w:tc>
          <w:tcPr>
            <w:tcW w:w="2640" w:type="dxa"/>
          </w:tcPr>
          <w:p w14:paraId="1ED97BA4" w14:textId="77777777" w:rsidR="00ED117A" w:rsidRPr="00D51D96" w:rsidRDefault="00ED117A">
            <w:pPr>
              <w:pStyle w:val="Compact"/>
              <w:rPr>
                <w:rFonts w:ascii="Arial" w:hAnsi="Arial" w:cs="Arial"/>
                <w:sz w:val="20"/>
                <w:szCs w:val="20"/>
                <w:rPrChange w:id="984" w:author="Dovev Lavie" w:date="2026-09-17T14:09:00Z">
                  <w:rPr>
                    <w:rFonts w:ascii="Arial" w:hAnsi="Arial" w:cs="Arial"/>
                  </w:rPr>
                </w:rPrChange>
              </w:rPr>
            </w:pPr>
            <w:r w:rsidRPr="00D51D96">
              <w:rPr>
                <w:rFonts w:ascii="Arial" w:hAnsi="Arial" w:cs="Arial"/>
                <w:sz w:val="20"/>
                <w:szCs w:val="20"/>
                <w:rPrChange w:id="985" w:author="Dovev Lavie" w:date="2026-09-17T14:09:00Z">
                  <w:rPr>
                    <w:rFonts w:ascii="Arial" w:hAnsi="Arial" w:cs="Arial"/>
                  </w:rPr>
                </w:rPrChange>
              </w:rPr>
              <w:t>2 &gt; 4 &gt; 3 &gt; 1 &gt; 5</w:t>
            </w:r>
          </w:p>
        </w:tc>
        <w:tc>
          <w:tcPr>
            <w:tcW w:w="2640" w:type="dxa"/>
          </w:tcPr>
          <w:p w14:paraId="18690AA9" w14:textId="77777777" w:rsidR="00ED117A" w:rsidRPr="00D51D96" w:rsidRDefault="00ED117A">
            <w:pPr>
              <w:pStyle w:val="Compact"/>
              <w:rPr>
                <w:rFonts w:ascii="Arial" w:hAnsi="Arial" w:cs="Arial"/>
                <w:sz w:val="20"/>
                <w:szCs w:val="20"/>
                <w:rPrChange w:id="986" w:author="Dovev Lavie" w:date="2026-09-17T14:09:00Z">
                  <w:rPr>
                    <w:rFonts w:ascii="Arial" w:hAnsi="Arial" w:cs="Arial"/>
                  </w:rPr>
                </w:rPrChange>
              </w:rPr>
            </w:pPr>
            <w:r w:rsidRPr="00D51D96">
              <w:rPr>
                <w:rFonts w:ascii="Arial" w:hAnsi="Arial" w:cs="Arial"/>
                <w:sz w:val="20"/>
                <w:szCs w:val="20"/>
                <w:rPrChange w:id="987" w:author="Dovev Lavie" w:date="2026-09-17T14:09:00Z">
                  <w:rPr>
                    <w:rFonts w:ascii="Arial" w:hAnsi="Arial" w:cs="Arial"/>
                  </w:rPr>
                </w:rPrChange>
              </w:rPr>
              <w:t>5</w:t>
            </w:r>
          </w:p>
        </w:tc>
      </w:tr>
      <w:tr w:rsidR="00ED117A" w:rsidRPr="00D51D96" w14:paraId="1C97E73D" w14:textId="77777777">
        <w:tc>
          <w:tcPr>
            <w:tcW w:w="2640" w:type="dxa"/>
          </w:tcPr>
          <w:p w14:paraId="4DFBD3CC" w14:textId="77777777" w:rsidR="00ED117A" w:rsidRPr="00D51D96" w:rsidRDefault="00ED117A">
            <w:pPr>
              <w:pStyle w:val="Compact"/>
              <w:rPr>
                <w:rFonts w:ascii="Arial" w:hAnsi="Arial" w:cs="Arial"/>
                <w:sz w:val="20"/>
                <w:szCs w:val="20"/>
                <w:rPrChange w:id="988" w:author="Dovev Lavie" w:date="2026-09-17T14:09:00Z">
                  <w:rPr>
                    <w:rFonts w:ascii="Arial" w:hAnsi="Arial" w:cs="Arial"/>
                  </w:rPr>
                </w:rPrChange>
              </w:rPr>
            </w:pPr>
            <w:r w:rsidRPr="00D51D96">
              <w:rPr>
                <w:rFonts w:ascii="Arial" w:hAnsi="Arial" w:cs="Arial"/>
                <w:sz w:val="20"/>
                <w:szCs w:val="20"/>
                <w:rPrChange w:id="989" w:author="Dovev Lavie" w:date="2026-09-17T14:09:00Z">
                  <w:rPr>
                    <w:rFonts w:ascii="Arial" w:hAnsi="Arial" w:cs="Arial"/>
                  </w:rPr>
                </w:rPrChange>
              </w:rPr>
              <w:t>4</w:t>
            </w:r>
          </w:p>
        </w:tc>
        <w:tc>
          <w:tcPr>
            <w:tcW w:w="2640" w:type="dxa"/>
          </w:tcPr>
          <w:p w14:paraId="50F921A2" w14:textId="77777777" w:rsidR="00ED117A" w:rsidRPr="00D51D96" w:rsidRDefault="00ED117A">
            <w:pPr>
              <w:pStyle w:val="Compact"/>
              <w:rPr>
                <w:rFonts w:ascii="Arial" w:hAnsi="Arial" w:cs="Arial"/>
                <w:sz w:val="20"/>
                <w:szCs w:val="20"/>
                <w:rPrChange w:id="990" w:author="Dovev Lavie" w:date="2026-09-17T14:09:00Z">
                  <w:rPr>
                    <w:rFonts w:ascii="Arial" w:hAnsi="Arial" w:cs="Arial"/>
                  </w:rPr>
                </w:rPrChange>
              </w:rPr>
            </w:pPr>
            <w:r w:rsidRPr="00D51D96">
              <w:rPr>
                <w:rFonts w:ascii="Arial" w:hAnsi="Arial" w:cs="Arial"/>
                <w:sz w:val="20"/>
                <w:szCs w:val="20"/>
                <w:rPrChange w:id="991" w:author="Dovev Lavie" w:date="2026-09-17T14:09:00Z">
                  <w:rPr>
                    <w:rFonts w:ascii="Arial" w:hAnsi="Arial" w:cs="Arial"/>
                  </w:rPr>
                </w:rPrChange>
              </w:rPr>
              <w:t>4 &gt; 3 &gt; 1 &gt; 5</w:t>
            </w:r>
          </w:p>
        </w:tc>
        <w:tc>
          <w:tcPr>
            <w:tcW w:w="2640" w:type="dxa"/>
          </w:tcPr>
          <w:p w14:paraId="008C2C9B" w14:textId="77777777" w:rsidR="00ED117A" w:rsidRPr="00D51D96" w:rsidRDefault="00ED117A">
            <w:pPr>
              <w:pStyle w:val="Compact"/>
              <w:rPr>
                <w:rFonts w:ascii="Arial" w:hAnsi="Arial" w:cs="Arial"/>
                <w:sz w:val="20"/>
                <w:szCs w:val="20"/>
                <w:rPrChange w:id="992" w:author="Dovev Lavie" w:date="2026-09-17T14:09:00Z">
                  <w:rPr>
                    <w:rFonts w:ascii="Arial" w:hAnsi="Arial" w:cs="Arial"/>
                  </w:rPr>
                </w:rPrChange>
              </w:rPr>
            </w:pPr>
            <w:r w:rsidRPr="00D51D96">
              <w:rPr>
                <w:rFonts w:ascii="Arial" w:hAnsi="Arial" w:cs="Arial"/>
                <w:sz w:val="20"/>
                <w:szCs w:val="20"/>
                <w:rPrChange w:id="993" w:author="Dovev Lavie" w:date="2026-09-17T14:09:00Z">
                  <w:rPr>
                    <w:rFonts w:ascii="Arial" w:hAnsi="Arial" w:cs="Arial"/>
                  </w:rPr>
                </w:rPrChange>
              </w:rPr>
              <w:t>4</w:t>
            </w:r>
          </w:p>
        </w:tc>
      </w:tr>
      <w:tr w:rsidR="00ED117A" w:rsidRPr="00D51D96" w14:paraId="4AE5EE77" w14:textId="77777777">
        <w:tc>
          <w:tcPr>
            <w:tcW w:w="2640" w:type="dxa"/>
          </w:tcPr>
          <w:p w14:paraId="0A8EDA18" w14:textId="77777777" w:rsidR="00ED117A" w:rsidRPr="00D51D96" w:rsidRDefault="00ED117A">
            <w:pPr>
              <w:pStyle w:val="Compact"/>
              <w:rPr>
                <w:rFonts w:ascii="Arial" w:hAnsi="Arial" w:cs="Arial"/>
                <w:sz w:val="20"/>
                <w:szCs w:val="20"/>
                <w:rPrChange w:id="994" w:author="Dovev Lavie" w:date="2026-09-17T14:09:00Z">
                  <w:rPr>
                    <w:rFonts w:ascii="Arial" w:hAnsi="Arial" w:cs="Arial"/>
                  </w:rPr>
                </w:rPrChange>
              </w:rPr>
            </w:pPr>
            <w:r w:rsidRPr="00D51D96">
              <w:rPr>
                <w:rFonts w:ascii="Arial" w:hAnsi="Arial" w:cs="Arial"/>
                <w:sz w:val="20"/>
                <w:szCs w:val="20"/>
                <w:rPrChange w:id="995" w:author="Dovev Lavie" w:date="2026-09-17T14:09:00Z">
                  <w:rPr>
                    <w:rFonts w:ascii="Arial" w:hAnsi="Arial" w:cs="Arial"/>
                  </w:rPr>
                </w:rPrChange>
              </w:rPr>
              <w:t>3</w:t>
            </w:r>
          </w:p>
        </w:tc>
        <w:tc>
          <w:tcPr>
            <w:tcW w:w="2640" w:type="dxa"/>
          </w:tcPr>
          <w:p w14:paraId="25517BE9" w14:textId="77777777" w:rsidR="00ED117A" w:rsidRPr="00D51D96" w:rsidRDefault="00ED117A">
            <w:pPr>
              <w:pStyle w:val="Compact"/>
              <w:rPr>
                <w:rFonts w:ascii="Arial" w:hAnsi="Arial" w:cs="Arial"/>
                <w:sz w:val="20"/>
                <w:szCs w:val="20"/>
                <w:rPrChange w:id="996" w:author="Dovev Lavie" w:date="2026-09-17T14:09:00Z">
                  <w:rPr>
                    <w:rFonts w:ascii="Arial" w:hAnsi="Arial" w:cs="Arial"/>
                  </w:rPr>
                </w:rPrChange>
              </w:rPr>
            </w:pPr>
            <w:r w:rsidRPr="00D51D96">
              <w:rPr>
                <w:rFonts w:ascii="Arial" w:hAnsi="Arial" w:cs="Arial"/>
                <w:sz w:val="20"/>
                <w:szCs w:val="20"/>
                <w:rPrChange w:id="997" w:author="Dovev Lavie" w:date="2026-09-17T14:09:00Z">
                  <w:rPr>
                    <w:rFonts w:ascii="Arial" w:hAnsi="Arial" w:cs="Arial"/>
                  </w:rPr>
                </w:rPrChange>
              </w:rPr>
              <w:t>3 &gt; 1 &gt; 5</w:t>
            </w:r>
          </w:p>
        </w:tc>
        <w:tc>
          <w:tcPr>
            <w:tcW w:w="2640" w:type="dxa"/>
          </w:tcPr>
          <w:p w14:paraId="420B69C8" w14:textId="77777777" w:rsidR="00ED117A" w:rsidRPr="00D51D96" w:rsidRDefault="00ED117A">
            <w:pPr>
              <w:pStyle w:val="Compact"/>
              <w:rPr>
                <w:rFonts w:ascii="Arial" w:hAnsi="Arial" w:cs="Arial"/>
                <w:sz w:val="20"/>
                <w:szCs w:val="20"/>
                <w:rPrChange w:id="998" w:author="Dovev Lavie" w:date="2026-09-17T14:09:00Z">
                  <w:rPr>
                    <w:rFonts w:ascii="Arial" w:hAnsi="Arial" w:cs="Arial"/>
                  </w:rPr>
                </w:rPrChange>
              </w:rPr>
            </w:pPr>
            <w:r w:rsidRPr="00D51D96">
              <w:rPr>
                <w:rFonts w:ascii="Arial" w:hAnsi="Arial" w:cs="Arial"/>
                <w:sz w:val="20"/>
                <w:szCs w:val="20"/>
                <w:rPrChange w:id="999" w:author="Dovev Lavie" w:date="2026-09-17T14:09:00Z">
                  <w:rPr>
                    <w:rFonts w:ascii="Arial" w:hAnsi="Arial" w:cs="Arial"/>
                  </w:rPr>
                </w:rPrChange>
              </w:rPr>
              <w:t>3</w:t>
            </w:r>
          </w:p>
        </w:tc>
      </w:tr>
      <w:tr w:rsidR="00ED117A" w:rsidRPr="00D51D96" w14:paraId="06FB1E65" w14:textId="77777777">
        <w:tc>
          <w:tcPr>
            <w:tcW w:w="2640" w:type="dxa"/>
          </w:tcPr>
          <w:p w14:paraId="71FA346D" w14:textId="77777777" w:rsidR="00ED117A" w:rsidRPr="00D51D96" w:rsidRDefault="00ED117A">
            <w:pPr>
              <w:pStyle w:val="Compact"/>
              <w:rPr>
                <w:rFonts w:ascii="Arial" w:hAnsi="Arial" w:cs="Arial"/>
                <w:sz w:val="20"/>
                <w:szCs w:val="20"/>
                <w:rPrChange w:id="1000" w:author="Dovev Lavie" w:date="2026-09-17T14:09:00Z">
                  <w:rPr>
                    <w:rFonts w:ascii="Arial" w:hAnsi="Arial" w:cs="Arial"/>
                  </w:rPr>
                </w:rPrChange>
              </w:rPr>
            </w:pPr>
            <w:r w:rsidRPr="00D51D96">
              <w:rPr>
                <w:rFonts w:ascii="Arial" w:hAnsi="Arial" w:cs="Arial"/>
                <w:sz w:val="20"/>
                <w:szCs w:val="20"/>
                <w:rPrChange w:id="1001" w:author="Dovev Lavie" w:date="2026-09-17T14:09:00Z">
                  <w:rPr>
                    <w:rFonts w:ascii="Arial" w:hAnsi="Arial" w:cs="Arial"/>
                  </w:rPr>
                </w:rPrChange>
              </w:rPr>
              <w:t>2</w:t>
            </w:r>
          </w:p>
        </w:tc>
        <w:tc>
          <w:tcPr>
            <w:tcW w:w="2640" w:type="dxa"/>
          </w:tcPr>
          <w:p w14:paraId="26BA3AB3" w14:textId="77777777" w:rsidR="00ED117A" w:rsidRPr="00D51D96" w:rsidRDefault="00ED117A">
            <w:pPr>
              <w:pStyle w:val="Compact"/>
              <w:rPr>
                <w:rFonts w:ascii="Arial" w:hAnsi="Arial" w:cs="Arial"/>
                <w:sz w:val="20"/>
                <w:szCs w:val="20"/>
                <w:rPrChange w:id="1002" w:author="Dovev Lavie" w:date="2026-09-17T14:09:00Z">
                  <w:rPr>
                    <w:rFonts w:ascii="Arial" w:hAnsi="Arial" w:cs="Arial"/>
                  </w:rPr>
                </w:rPrChange>
              </w:rPr>
            </w:pPr>
            <w:r w:rsidRPr="00D51D96">
              <w:rPr>
                <w:rFonts w:ascii="Arial" w:hAnsi="Arial" w:cs="Arial"/>
                <w:sz w:val="20"/>
                <w:szCs w:val="20"/>
                <w:rPrChange w:id="1003" w:author="Dovev Lavie" w:date="2026-09-17T14:09:00Z">
                  <w:rPr>
                    <w:rFonts w:ascii="Arial" w:hAnsi="Arial" w:cs="Arial"/>
                  </w:rPr>
                </w:rPrChange>
              </w:rPr>
              <w:t>1 &gt; 5</w:t>
            </w:r>
          </w:p>
        </w:tc>
        <w:tc>
          <w:tcPr>
            <w:tcW w:w="2640" w:type="dxa"/>
          </w:tcPr>
          <w:p w14:paraId="516ABDAB" w14:textId="77777777" w:rsidR="00ED117A" w:rsidRPr="00D51D96" w:rsidRDefault="00ED117A">
            <w:pPr>
              <w:pStyle w:val="Compact"/>
              <w:rPr>
                <w:rFonts w:ascii="Arial" w:hAnsi="Arial" w:cs="Arial"/>
                <w:sz w:val="20"/>
                <w:szCs w:val="20"/>
                <w:rPrChange w:id="1004" w:author="Dovev Lavie" w:date="2026-09-17T14:09:00Z">
                  <w:rPr>
                    <w:rFonts w:ascii="Arial" w:hAnsi="Arial" w:cs="Arial"/>
                  </w:rPr>
                </w:rPrChange>
              </w:rPr>
            </w:pPr>
            <w:r w:rsidRPr="00D51D96">
              <w:rPr>
                <w:rFonts w:ascii="Arial" w:hAnsi="Arial" w:cs="Arial"/>
                <w:sz w:val="20"/>
                <w:szCs w:val="20"/>
                <w:rPrChange w:id="1005" w:author="Dovev Lavie" w:date="2026-09-17T14:09:00Z">
                  <w:rPr>
                    <w:rFonts w:ascii="Arial" w:hAnsi="Arial" w:cs="Arial"/>
                  </w:rPr>
                </w:rPrChange>
              </w:rPr>
              <w:t>2</w:t>
            </w:r>
          </w:p>
        </w:tc>
      </w:tr>
      <w:tr w:rsidR="00ED117A" w:rsidRPr="00D51D96" w14:paraId="33D98207" w14:textId="77777777">
        <w:tc>
          <w:tcPr>
            <w:tcW w:w="2640" w:type="dxa"/>
          </w:tcPr>
          <w:p w14:paraId="6AC9B0ED" w14:textId="77777777" w:rsidR="00ED117A" w:rsidRPr="00D51D96" w:rsidRDefault="00ED117A">
            <w:pPr>
              <w:pStyle w:val="Compact"/>
              <w:rPr>
                <w:rFonts w:ascii="Arial" w:hAnsi="Arial" w:cs="Arial"/>
                <w:sz w:val="20"/>
                <w:szCs w:val="20"/>
                <w:rPrChange w:id="1006" w:author="Dovev Lavie" w:date="2026-09-17T14:09:00Z">
                  <w:rPr>
                    <w:rFonts w:ascii="Arial" w:hAnsi="Arial" w:cs="Arial"/>
                  </w:rPr>
                </w:rPrChange>
              </w:rPr>
            </w:pPr>
            <w:r w:rsidRPr="00D51D96">
              <w:rPr>
                <w:rFonts w:ascii="Arial" w:hAnsi="Arial" w:cs="Arial"/>
                <w:sz w:val="20"/>
                <w:szCs w:val="20"/>
                <w:rPrChange w:id="1007" w:author="Dovev Lavie" w:date="2026-09-17T14:09:00Z">
                  <w:rPr>
                    <w:rFonts w:ascii="Arial" w:hAnsi="Arial" w:cs="Arial"/>
                  </w:rPr>
                </w:rPrChange>
              </w:rPr>
              <w:lastRenderedPageBreak/>
              <w:t>1 (Lowest 20% of Flexibility score segment)</w:t>
            </w:r>
          </w:p>
        </w:tc>
        <w:tc>
          <w:tcPr>
            <w:tcW w:w="2640" w:type="dxa"/>
          </w:tcPr>
          <w:p w14:paraId="569562B1" w14:textId="77777777" w:rsidR="00ED117A" w:rsidRPr="00D51D96" w:rsidRDefault="00ED117A">
            <w:pPr>
              <w:pStyle w:val="Compact"/>
              <w:rPr>
                <w:rFonts w:ascii="Arial" w:hAnsi="Arial" w:cs="Arial"/>
                <w:sz w:val="20"/>
                <w:szCs w:val="20"/>
                <w:rPrChange w:id="1008" w:author="Dovev Lavie" w:date="2026-09-17T14:09:00Z">
                  <w:rPr>
                    <w:rFonts w:ascii="Arial" w:hAnsi="Arial" w:cs="Arial"/>
                  </w:rPr>
                </w:rPrChange>
              </w:rPr>
            </w:pPr>
            <w:r w:rsidRPr="00D51D96">
              <w:rPr>
                <w:rFonts w:ascii="Arial" w:hAnsi="Arial" w:cs="Arial"/>
                <w:sz w:val="20"/>
                <w:szCs w:val="20"/>
                <w:rPrChange w:id="1009" w:author="Dovev Lavie" w:date="2026-09-17T14:09:00Z">
                  <w:rPr>
                    <w:rFonts w:ascii="Arial" w:hAnsi="Arial" w:cs="Arial"/>
                  </w:rPr>
                </w:rPrChange>
              </w:rPr>
              <w:t>5</w:t>
            </w:r>
          </w:p>
        </w:tc>
        <w:tc>
          <w:tcPr>
            <w:tcW w:w="2640" w:type="dxa"/>
          </w:tcPr>
          <w:p w14:paraId="3BF7FE09" w14:textId="77777777" w:rsidR="00ED117A" w:rsidRPr="00D51D96" w:rsidRDefault="00ED117A">
            <w:pPr>
              <w:pStyle w:val="Compact"/>
              <w:rPr>
                <w:rFonts w:ascii="Arial" w:hAnsi="Arial" w:cs="Arial"/>
                <w:sz w:val="20"/>
                <w:szCs w:val="20"/>
                <w:rPrChange w:id="1010" w:author="Dovev Lavie" w:date="2026-09-17T14:09:00Z">
                  <w:rPr>
                    <w:rFonts w:ascii="Arial" w:hAnsi="Arial" w:cs="Arial"/>
                  </w:rPr>
                </w:rPrChange>
              </w:rPr>
            </w:pPr>
            <w:r w:rsidRPr="00D51D96">
              <w:rPr>
                <w:rFonts w:ascii="Arial" w:hAnsi="Arial" w:cs="Arial"/>
                <w:sz w:val="20"/>
                <w:szCs w:val="20"/>
                <w:rPrChange w:id="1011" w:author="Dovev Lavie" w:date="2026-09-17T14:09:00Z">
                  <w:rPr>
                    <w:rFonts w:ascii="Arial" w:hAnsi="Arial" w:cs="Arial"/>
                  </w:rPr>
                </w:rPrChange>
              </w:rPr>
              <w:t>1</w:t>
            </w:r>
          </w:p>
        </w:tc>
      </w:tr>
    </w:tbl>
    <w:p w14:paraId="3A5E0974" w14:textId="77777777" w:rsidR="00ED117A" w:rsidRPr="00D51D96" w:rsidRDefault="00ED117A" w:rsidP="00ED117A">
      <w:pPr>
        <w:pStyle w:val="BodyText"/>
        <w:rPr>
          <w:rFonts w:ascii="Arial" w:hAnsi="Arial" w:cs="Arial"/>
          <w:sz w:val="20"/>
          <w:szCs w:val="20"/>
          <w:rPrChange w:id="1012" w:author="Dovev Lavie" w:date="2026-09-17T14:09:00Z">
            <w:rPr>
              <w:rFonts w:ascii="Arial" w:hAnsi="Arial" w:cs="Arial"/>
            </w:rPr>
          </w:rPrChange>
        </w:rPr>
      </w:pPr>
      <w:r w:rsidRPr="00D51D96">
        <w:rPr>
          <w:rFonts w:ascii="Arial" w:hAnsi="Arial" w:cs="Arial"/>
          <w:sz w:val="20"/>
          <w:szCs w:val="20"/>
          <w:rPrChange w:id="1013" w:author="Dovev Lavie" w:date="2026-09-17T14:09:00Z">
            <w:rPr>
              <w:rFonts w:ascii="Arial" w:hAnsi="Arial" w:cs="Arial"/>
            </w:rPr>
          </w:rPrChange>
        </w:rPr>
        <w:t xml:space="preserve">Note that the list length </w:t>
      </w:r>
      <w:del w:id="1014" w:author="Dovev Lavie" w:date="2026-09-17T16:42:00Z">
        <w:r w:rsidRPr="00D51D96" w:rsidDel="00D44A63">
          <w:rPr>
            <w:rFonts w:ascii="Arial" w:hAnsi="Arial" w:cs="Arial"/>
            <w:sz w:val="20"/>
            <w:szCs w:val="20"/>
            <w:rPrChange w:id="1015" w:author="Dovev Lavie" w:date="2026-09-17T14:09:00Z">
              <w:rPr>
                <w:rFonts w:ascii="Arial" w:hAnsi="Arial" w:cs="Arial"/>
              </w:rPr>
            </w:rPrChange>
          </w:rPr>
          <w:delText xml:space="preserve">implied </w:delText>
        </w:r>
      </w:del>
      <w:ins w:id="1016" w:author="Dovev Lavie" w:date="2026-09-17T16:42:00Z">
        <w:r w:rsidR="00D44A63" w:rsidRPr="00D51D96">
          <w:rPr>
            <w:rFonts w:ascii="Arial" w:hAnsi="Arial" w:cs="Arial"/>
            <w:sz w:val="20"/>
            <w:szCs w:val="20"/>
          </w:rPr>
          <w:t>set</w:t>
        </w:r>
        <w:r w:rsidR="00D44A63" w:rsidRPr="00D51D96">
          <w:rPr>
            <w:rFonts w:ascii="Arial" w:hAnsi="Arial" w:cs="Arial"/>
            <w:sz w:val="20"/>
            <w:szCs w:val="20"/>
            <w:rPrChange w:id="1017" w:author="Dovev Lavie" w:date="2026-09-17T14:09:00Z">
              <w:rPr>
                <w:rFonts w:ascii="Arial" w:hAnsi="Arial" w:cs="Arial"/>
              </w:rPr>
            </w:rPrChange>
          </w:rPr>
          <w:t xml:space="preserve"> </w:t>
        </w:r>
      </w:ins>
      <w:r w:rsidRPr="00D51D96">
        <w:rPr>
          <w:rFonts w:ascii="Arial" w:hAnsi="Arial" w:cs="Arial"/>
          <w:sz w:val="20"/>
          <w:szCs w:val="20"/>
          <w:rPrChange w:id="1018" w:author="Dovev Lavie" w:date="2026-09-17T14:09:00Z">
            <w:rPr>
              <w:rFonts w:ascii="Arial" w:hAnsi="Arial" w:cs="Arial"/>
            </w:rPr>
          </w:rPrChange>
        </w:rPr>
        <w:t xml:space="preserve">by the score segment is a property of </w:t>
      </w:r>
      <w:del w:id="1019" w:author="Dovev Lavie" w:date="2026-09-17T16:42:00Z">
        <w:r w:rsidRPr="00D51D96" w:rsidDel="00D44A63">
          <w:rPr>
            <w:rFonts w:ascii="Arial" w:hAnsi="Arial" w:cs="Arial"/>
            <w:sz w:val="20"/>
            <w:szCs w:val="20"/>
            <w:rPrChange w:id="1020" w:author="Dovev Lavie" w:date="2026-09-17T14:09:00Z">
              <w:rPr>
                <w:rFonts w:ascii="Arial" w:hAnsi="Arial" w:cs="Arial"/>
              </w:rPr>
            </w:rPrChange>
          </w:rPr>
          <w:delText>the individual</w:delText>
        </w:r>
      </w:del>
      <w:ins w:id="1021" w:author="Dovev Lavie" w:date="2026-09-17T16:42:00Z">
        <w:r w:rsidR="00D44A63" w:rsidRPr="00D51D96">
          <w:rPr>
            <w:rFonts w:ascii="Arial" w:hAnsi="Arial" w:cs="Arial"/>
            <w:sz w:val="20"/>
            <w:szCs w:val="20"/>
          </w:rPr>
          <w:t>each</w:t>
        </w:r>
      </w:ins>
      <w:r w:rsidRPr="00D51D96">
        <w:rPr>
          <w:rFonts w:ascii="Arial" w:hAnsi="Arial" w:cs="Arial"/>
          <w:sz w:val="20"/>
          <w:szCs w:val="20"/>
          <w:rPrChange w:id="1022" w:author="Dovev Lavie" w:date="2026-09-17T14:09:00Z">
            <w:rPr>
              <w:rFonts w:ascii="Arial" w:hAnsi="Arial" w:cs="Arial"/>
            </w:rPr>
          </w:rPrChange>
        </w:rPr>
        <w:t xml:space="preserve"> mechanism. It is not the agent’s options list length which is set by the Tendency to Plan mechanism and is applied only to the integrated list, at the integration step described in section 13.</w:t>
      </w:r>
    </w:p>
    <w:p w14:paraId="449D88D9" w14:textId="77777777" w:rsidR="00ED117A" w:rsidRPr="00D51D96" w:rsidRDefault="00ED117A" w:rsidP="00ED117A">
      <w:pPr>
        <w:pStyle w:val="Heading2"/>
        <w:rPr>
          <w:rFonts w:ascii="Arial" w:hAnsi="Arial" w:cs="Arial"/>
          <w:i w:val="0"/>
          <w:iCs w:val="0"/>
          <w:sz w:val="22"/>
          <w:szCs w:val="22"/>
          <w:rPrChange w:id="1023" w:author="Dovev Lavie" w:date="2026-09-17T16:14:00Z">
            <w:rPr>
              <w:rFonts w:ascii="Arial" w:hAnsi="Arial" w:cs="Arial"/>
            </w:rPr>
          </w:rPrChange>
        </w:rPr>
      </w:pPr>
      <w:bookmarkStart w:id="1024" w:name="the-intercepts-β₀-β₄"/>
      <w:bookmarkEnd w:id="846"/>
      <w:bookmarkEnd w:id="974"/>
      <w:r w:rsidRPr="00D51D96">
        <w:rPr>
          <w:rFonts w:ascii="Arial" w:hAnsi="Arial" w:cs="Arial"/>
          <w:i w:val="0"/>
          <w:iCs w:val="0"/>
          <w:sz w:val="22"/>
          <w:szCs w:val="22"/>
          <w:rPrChange w:id="1025" w:author="Dovev Lavie" w:date="2026-09-17T16:14:00Z">
            <w:rPr>
              <w:rFonts w:ascii="Arial" w:hAnsi="Arial" w:cs="Arial"/>
            </w:rPr>
          </w:rPrChange>
        </w:rPr>
        <w:t>10. The Intercepts (β</w:t>
      </w:r>
      <w:r w:rsidRPr="00EC3023">
        <w:rPr>
          <w:rFonts w:ascii="Cambria Math" w:hAnsi="Cambria Math" w:cs="Cambria Math"/>
          <w:i w:val="0"/>
          <w:iCs w:val="0"/>
          <w:sz w:val="22"/>
          <w:szCs w:val="22"/>
          <w:rPrChange w:id="1026" w:author="Dovev Lavie" w:date="2026-09-17T16:14:00Z">
            <w:rPr>
              <w:rFonts w:ascii="Cambria Math" w:hAnsi="Cambria Math" w:cs="Cambria Math"/>
            </w:rPr>
          </w:rPrChange>
        </w:rPr>
        <w:t>₀</w:t>
      </w:r>
      <w:r w:rsidRPr="00D51D96">
        <w:rPr>
          <w:rFonts w:ascii="Arial" w:hAnsi="Arial" w:cs="Arial"/>
          <w:i w:val="0"/>
          <w:iCs w:val="0"/>
          <w:sz w:val="22"/>
          <w:szCs w:val="22"/>
          <w:rPrChange w:id="1027" w:author="Dovev Lavie" w:date="2026-09-17T16:14:00Z">
            <w:rPr>
              <w:rFonts w:ascii="Arial" w:hAnsi="Arial" w:cs="Arial"/>
            </w:rPr>
          </w:rPrChange>
        </w:rPr>
        <w:t xml:space="preserve"> – β</w:t>
      </w:r>
      <w:r w:rsidRPr="00EC3023">
        <w:rPr>
          <w:rFonts w:ascii="Cambria Math" w:hAnsi="Cambria Math" w:cs="Cambria Math"/>
          <w:i w:val="0"/>
          <w:iCs w:val="0"/>
          <w:sz w:val="22"/>
          <w:szCs w:val="22"/>
          <w:rPrChange w:id="1028" w:author="Dovev Lavie" w:date="2026-09-17T16:14:00Z">
            <w:rPr>
              <w:rFonts w:ascii="Cambria Math" w:hAnsi="Cambria Math" w:cs="Cambria Math"/>
            </w:rPr>
          </w:rPrChange>
        </w:rPr>
        <w:t>₄</w:t>
      </w:r>
      <w:r w:rsidRPr="00D51D96">
        <w:rPr>
          <w:rFonts w:ascii="Arial" w:hAnsi="Arial" w:cs="Arial"/>
          <w:i w:val="0"/>
          <w:iCs w:val="0"/>
          <w:sz w:val="22"/>
          <w:szCs w:val="22"/>
          <w:rPrChange w:id="1029" w:author="Dovev Lavie" w:date="2026-09-17T16:14:00Z">
            <w:rPr>
              <w:rFonts w:ascii="Arial" w:hAnsi="Arial" w:cs="Arial"/>
            </w:rPr>
          </w:rPrChange>
        </w:rPr>
        <w:t>)</w:t>
      </w:r>
    </w:p>
    <w:p w14:paraId="6A97C146" w14:textId="77777777" w:rsidR="00ED117A" w:rsidRPr="00D51D96" w:rsidRDefault="00ED117A" w:rsidP="00ED117A">
      <w:pPr>
        <w:pStyle w:val="FirstParagraph"/>
        <w:rPr>
          <w:rFonts w:ascii="Arial" w:hAnsi="Arial" w:cs="Arial"/>
          <w:sz w:val="20"/>
          <w:szCs w:val="20"/>
          <w:rPrChange w:id="1030" w:author="Dovev Lavie" w:date="2026-09-17T14:09:00Z">
            <w:rPr>
              <w:rFonts w:ascii="Arial" w:hAnsi="Arial" w:cs="Arial"/>
            </w:rPr>
          </w:rPrChange>
        </w:rPr>
      </w:pPr>
      <w:r w:rsidRPr="00D51D96">
        <w:rPr>
          <w:rFonts w:ascii="Arial" w:hAnsi="Arial" w:cs="Arial"/>
          <w:sz w:val="20"/>
          <w:szCs w:val="20"/>
          <w:rPrChange w:id="1031" w:author="Dovev Lavie" w:date="2026-09-17T14:09:00Z">
            <w:rPr>
              <w:rFonts w:ascii="Arial" w:hAnsi="Arial" w:cs="Arial"/>
            </w:rPr>
          </w:rPrChange>
        </w:rPr>
        <w:t>Each mechanism carries its own intercept, which sets a baseline level for that element and can be modified in the “Intercept Override” section of the element’s sub-tab:</w:t>
      </w:r>
    </w:p>
    <w:tbl>
      <w:tblPr>
        <w:tblW w:w="5000" w:type="pct"/>
        <w:tblLayout w:type="fixed"/>
        <w:tblLook w:val="0020" w:firstRow="1" w:lastRow="0" w:firstColumn="0" w:lastColumn="0" w:noHBand="0" w:noVBand="0"/>
        <w:tblPrChange w:id="1032" w:author="Dovev Lavie" w:date="2026-09-17T16:43:00Z">
          <w:tblPr>
            <w:tblW w:w="5000" w:type="pct"/>
            <w:tblLayout w:type="fixed"/>
            <w:tblLook w:val="0020" w:firstRow="1" w:lastRow="0" w:firstColumn="0" w:lastColumn="0" w:noHBand="0" w:noVBand="0"/>
          </w:tblPr>
        </w:tblPrChange>
      </w:tblPr>
      <w:tblGrid>
        <w:gridCol w:w="1076"/>
        <w:gridCol w:w="2333"/>
        <w:gridCol w:w="1812"/>
        <w:gridCol w:w="4139"/>
        <w:tblGridChange w:id="1033">
          <w:tblGrid>
            <w:gridCol w:w="1076"/>
            <w:gridCol w:w="1318"/>
            <w:gridCol w:w="1015"/>
            <w:gridCol w:w="1379"/>
            <w:gridCol w:w="433"/>
            <w:gridCol w:w="1961"/>
            <w:gridCol w:w="2178"/>
            <w:gridCol w:w="216"/>
          </w:tblGrid>
        </w:tblGridChange>
      </w:tblGrid>
      <w:tr w:rsidR="00ED117A" w:rsidRPr="00D51D96" w14:paraId="59EA60F9" w14:textId="77777777" w:rsidTr="00D44A63">
        <w:trPr>
          <w:tblHeader/>
          <w:trPrChange w:id="1034" w:author="Dovev Lavie" w:date="2026-09-17T16:43:00Z">
            <w:trPr>
              <w:tblHeader/>
            </w:trPr>
          </w:trPrChange>
        </w:trPr>
        <w:tc>
          <w:tcPr>
            <w:tcW w:w="1101" w:type="dxa"/>
            <w:tcPrChange w:id="1035" w:author="Dovev Lavie" w:date="2026-09-17T16:43:00Z">
              <w:tcPr>
                <w:tcW w:w="1980" w:type="dxa"/>
                <w:gridSpan w:val="2"/>
              </w:tcPr>
            </w:tcPrChange>
          </w:tcPr>
          <w:p w14:paraId="5ADE8F77" w14:textId="77777777" w:rsidR="00ED117A" w:rsidRPr="00D51D96" w:rsidRDefault="00ED117A">
            <w:pPr>
              <w:pStyle w:val="Compact"/>
              <w:rPr>
                <w:rFonts w:ascii="Arial" w:hAnsi="Arial" w:cs="Arial"/>
                <w:sz w:val="20"/>
                <w:szCs w:val="20"/>
                <w:rPrChange w:id="1036" w:author="Dovev Lavie" w:date="2026-09-17T14:09:00Z">
                  <w:rPr>
                    <w:rFonts w:ascii="Arial" w:hAnsi="Arial" w:cs="Arial"/>
                  </w:rPr>
                </w:rPrChange>
              </w:rPr>
            </w:pPr>
            <w:r w:rsidRPr="00D51D96">
              <w:rPr>
                <w:rFonts w:ascii="Arial" w:hAnsi="Arial" w:cs="Arial"/>
                <w:sz w:val="20"/>
                <w:szCs w:val="20"/>
                <w:rPrChange w:id="1037" w:author="Dovev Lavie" w:date="2026-09-17T14:09:00Z">
                  <w:rPr>
                    <w:rFonts w:ascii="Arial" w:hAnsi="Arial" w:cs="Arial"/>
                  </w:rPr>
                </w:rPrChange>
              </w:rPr>
              <w:t>Symbol</w:t>
            </w:r>
          </w:p>
        </w:tc>
        <w:tc>
          <w:tcPr>
            <w:tcW w:w="2394" w:type="dxa"/>
            <w:tcPrChange w:id="1038" w:author="Dovev Lavie" w:date="2026-09-17T16:43:00Z">
              <w:tcPr>
                <w:tcW w:w="1980" w:type="dxa"/>
                <w:gridSpan w:val="2"/>
              </w:tcPr>
            </w:tcPrChange>
          </w:tcPr>
          <w:p w14:paraId="2732BDCB" w14:textId="77777777" w:rsidR="00ED117A" w:rsidRPr="00D51D96" w:rsidRDefault="00ED117A">
            <w:pPr>
              <w:pStyle w:val="Compact"/>
              <w:rPr>
                <w:rFonts w:ascii="Arial" w:hAnsi="Arial" w:cs="Arial"/>
                <w:sz w:val="20"/>
                <w:szCs w:val="20"/>
                <w:rPrChange w:id="1039" w:author="Dovev Lavie" w:date="2026-09-17T14:09:00Z">
                  <w:rPr>
                    <w:rFonts w:ascii="Arial" w:hAnsi="Arial" w:cs="Arial"/>
                  </w:rPr>
                </w:rPrChange>
              </w:rPr>
            </w:pPr>
            <w:r w:rsidRPr="00D51D96">
              <w:rPr>
                <w:rFonts w:ascii="Arial" w:hAnsi="Arial" w:cs="Arial"/>
                <w:sz w:val="20"/>
                <w:szCs w:val="20"/>
                <w:rPrChange w:id="1040" w:author="Dovev Lavie" w:date="2026-09-17T14:09:00Z">
                  <w:rPr>
                    <w:rFonts w:ascii="Arial" w:hAnsi="Arial" w:cs="Arial"/>
                  </w:rPr>
                </w:rPrChange>
              </w:rPr>
              <w:t>Element</w:t>
            </w:r>
          </w:p>
        </w:tc>
        <w:tc>
          <w:tcPr>
            <w:tcW w:w="1858" w:type="dxa"/>
            <w:tcPrChange w:id="1041" w:author="Dovev Lavie" w:date="2026-09-17T16:43:00Z">
              <w:tcPr>
                <w:tcW w:w="1980" w:type="dxa"/>
                <w:gridSpan w:val="2"/>
              </w:tcPr>
            </w:tcPrChange>
          </w:tcPr>
          <w:p w14:paraId="60A7EE5C" w14:textId="77777777" w:rsidR="00ED117A" w:rsidRPr="00D51D96" w:rsidRDefault="00ED117A">
            <w:pPr>
              <w:pStyle w:val="Compact"/>
              <w:rPr>
                <w:rFonts w:ascii="Arial" w:hAnsi="Arial" w:cs="Arial"/>
                <w:sz w:val="20"/>
                <w:szCs w:val="20"/>
                <w:rPrChange w:id="1042" w:author="Dovev Lavie" w:date="2026-09-17T14:09:00Z">
                  <w:rPr>
                    <w:rFonts w:ascii="Arial" w:hAnsi="Arial" w:cs="Arial"/>
                  </w:rPr>
                </w:rPrChange>
              </w:rPr>
            </w:pPr>
            <w:r w:rsidRPr="00D51D96">
              <w:rPr>
                <w:rFonts w:ascii="Arial" w:hAnsi="Arial" w:cs="Arial"/>
                <w:sz w:val="20"/>
                <w:szCs w:val="20"/>
                <w:rPrChange w:id="1043" w:author="Dovev Lavie" w:date="2026-09-17T14:09:00Z">
                  <w:rPr>
                    <w:rFonts w:ascii="Arial" w:hAnsi="Arial" w:cs="Arial"/>
                  </w:rPr>
                </w:rPrChange>
              </w:rPr>
              <w:t>Research default</w:t>
            </w:r>
          </w:p>
        </w:tc>
        <w:tc>
          <w:tcPr>
            <w:tcW w:w="4253" w:type="dxa"/>
            <w:tcPrChange w:id="1044" w:author="Dovev Lavie" w:date="2026-09-17T16:43:00Z">
              <w:tcPr>
                <w:tcW w:w="1980" w:type="dxa"/>
                <w:gridSpan w:val="2"/>
              </w:tcPr>
            </w:tcPrChange>
          </w:tcPr>
          <w:p w14:paraId="2570228E" w14:textId="77777777" w:rsidR="00ED117A" w:rsidRPr="00D51D96" w:rsidRDefault="00ED117A">
            <w:pPr>
              <w:pStyle w:val="Compact"/>
              <w:rPr>
                <w:rFonts w:ascii="Arial" w:hAnsi="Arial" w:cs="Arial"/>
                <w:sz w:val="20"/>
                <w:szCs w:val="20"/>
                <w:rPrChange w:id="1045" w:author="Dovev Lavie" w:date="2026-09-17T14:09:00Z">
                  <w:rPr>
                    <w:rFonts w:ascii="Arial" w:hAnsi="Arial" w:cs="Arial"/>
                  </w:rPr>
                </w:rPrChange>
              </w:rPr>
            </w:pPr>
            <w:r w:rsidRPr="00D51D96">
              <w:rPr>
                <w:rFonts w:ascii="Arial" w:hAnsi="Arial" w:cs="Arial"/>
                <w:sz w:val="20"/>
                <w:szCs w:val="20"/>
                <w:rPrChange w:id="1046" w:author="Dovev Lavie" w:date="2026-09-17T14:09:00Z">
                  <w:rPr>
                    <w:rFonts w:ascii="Arial" w:hAnsi="Arial" w:cs="Arial"/>
                  </w:rPr>
                </w:rPrChange>
              </w:rPr>
              <w:t xml:space="preserve">Scale </w:t>
            </w:r>
            <w:del w:id="1047" w:author="Dovev Lavie" w:date="2026-09-17T16:43:00Z">
              <w:r w:rsidRPr="00D51D96" w:rsidDel="00D44A63">
                <w:rPr>
                  <w:rFonts w:ascii="Arial" w:hAnsi="Arial" w:cs="Arial"/>
                  <w:sz w:val="20"/>
                  <w:szCs w:val="20"/>
                  <w:rPrChange w:id="1048" w:author="Dovev Lavie" w:date="2026-09-17T14:09:00Z">
                    <w:rPr>
                      <w:rFonts w:ascii="Arial" w:hAnsi="Arial" w:cs="Arial"/>
                    </w:rPr>
                  </w:rPrChange>
                </w:rPr>
                <w:delText xml:space="preserve">on </w:delText>
              </w:r>
            </w:del>
            <w:ins w:id="1049" w:author="Dovev Lavie" w:date="2026-09-17T16:43:00Z">
              <w:r w:rsidR="00D44A63" w:rsidRPr="00D51D96">
                <w:rPr>
                  <w:rFonts w:ascii="Arial" w:hAnsi="Arial" w:cs="Arial"/>
                  <w:sz w:val="20"/>
                  <w:szCs w:val="20"/>
                </w:rPr>
                <w:t>for</w:t>
              </w:r>
              <w:r w:rsidR="00D44A63" w:rsidRPr="00D51D96">
                <w:rPr>
                  <w:rFonts w:ascii="Arial" w:hAnsi="Arial" w:cs="Arial"/>
                  <w:sz w:val="20"/>
                  <w:szCs w:val="20"/>
                  <w:rPrChange w:id="1050" w:author="Dovev Lavie" w:date="2026-09-17T14:09:00Z">
                    <w:rPr>
                      <w:rFonts w:ascii="Arial" w:hAnsi="Arial" w:cs="Arial"/>
                    </w:rPr>
                  </w:rPrChange>
                </w:rPr>
                <w:t xml:space="preserve"> </w:t>
              </w:r>
            </w:ins>
            <w:r w:rsidRPr="00D51D96">
              <w:rPr>
                <w:rFonts w:ascii="Arial" w:hAnsi="Arial" w:cs="Arial"/>
                <w:sz w:val="20"/>
                <w:szCs w:val="20"/>
                <w:rPrChange w:id="1051" w:author="Dovev Lavie" w:date="2026-09-17T14:09:00Z">
                  <w:rPr>
                    <w:rFonts w:ascii="Arial" w:hAnsi="Arial" w:cs="Arial"/>
                  </w:rPr>
                </w:rPrChange>
              </w:rPr>
              <w:t>which it applies</w:t>
            </w:r>
          </w:p>
        </w:tc>
      </w:tr>
      <w:tr w:rsidR="00ED117A" w:rsidRPr="00D51D96" w14:paraId="0A2802F2" w14:textId="77777777" w:rsidTr="00D44A63">
        <w:tc>
          <w:tcPr>
            <w:tcW w:w="1101" w:type="dxa"/>
            <w:tcPrChange w:id="1052" w:author="Dovev Lavie" w:date="2026-09-17T16:43:00Z">
              <w:tcPr>
                <w:tcW w:w="1980" w:type="dxa"/>
                <w:gridSpan w:val="2"/>
              </w:tcPr>
            </w:tcPrChange>
          </w:tcPr>
          <w:p w14:paraId="0F9723ED" w14:textId="77777777" w:rsidR="00ED117A" w:rsidRPr="00D51D96" w:rsidRDefault="00ED117A">
            <w:pPr>
              <w:pStyle w:val="Compact"/>
              <w:rPr>
                <w:rFonts w:ascii="Arial" w:hAnsi="Arial" w:cs="Arial"/>
                <w:sz w:val="20"/>
                <w:szCs w:val="20"/>
                <w:rPrChange w:id="1053" w:author="Dovev Lavie" w:date="2026-09-17T14:09:00Z">
                  <w:rPr>
                    <w:rFonts w:ascii="Arial" w:hAnsi="Arial" w:cs="Arial"/>
                  </w:rPr>
                </w:rPrChange>
              </w:rPr>
            </w:pPr>
            <w:r w:rsidRPr="00D51D96">
              <w:rPr>
                <w:rFonts w:ascii="Arial" w:hAnsi="Arial" w:cs="Arial"/>
                <w:sz w:val="20"/>
                <w:szCs w:val="20"/>
                <w:rPrChange w:id="1054" w:author="Dovev Lavie" w:date="2026-09-17T14:09:00Z">
                  <w:rPr>
                    <w:rFonts w:ascii="Arial" w:hAnsi="Arial" w:cs="Arial"/>
                  </w:rPr>
                </w:rPrChange>
              </w:rPr>
              <w:t>β</w:t>
            </w:r>
            <w:r w:rsidRPr="00E5378D">
              <w:rPr>
                <w:rFonts w:ascii="Cambria Math" w:hAnsi="Cambria Math" w:cs="Cambria Math"/>
                <w:sz w:val="20"/>
                <w:szCs w:val="20"/>
                <w:rPrChange w:id="1055" w:author="Dovev Lavie" w:date="2026-09-17T14:09:00Z">
                  <w:rPr>
                    <w:rFonts w:ascii="Cambria Math" w:hAnsi="Cambria Math" w:cs="Cambria Math"/>
                  </w:rPr>
                </w:rPrChange>
              </w:rPr>
              <w:t>₀</w:t>
            </w:r>
          </w:p>
        </w:tc>
        <w:tc>
          <w:tcPr>
            <w:tcW w:w="2394" w:type="dxa"/>
            <w:tcPrChange w:id="1056" w:author="Dovev Lavie" w:date="2026-09-17T16:43:00Z">
              <w:tcPr>
                <w:tcW w:w="1980" w:type="dxa"/>
                <w:gridSpan w:val="2"/>
              </w:tcPr>
            </w:tcPrChange>
          </w:tcPr>
          <w:p w14:paraId="3449EB0E" w14:textId="77777777" w:rsidR="00ED117A" w:rsidRPr="00D51D96" w:rsidRDefault="00ED117A">
            <w:pPr>
              <w:pStyle w:val="Compact"/>
              <w:rPr>
                <w:rFonts w:ascii="Arial" w:hAnsi="Arial" w:cs="Arial"/>
                <w:sz w:val="20"/>
                <w:szCs w:val="20"/>
                <w:rPrChange w:id="1057" w:author="Dovev Lavie" w:date="2026-09-17T14:09:00Z">
                  <w:rPr>
                    <w:rFonts w:ascii="Arial" w:hAnsi="Arial" w:cs="Arial"/>
                  </w:rPr>
                </w:rPrChange>
              </w:rPr>
            </w:pPr>
            <w:r w:rsidRPr="00D51D96">
              <w:rPr>
                <w:rFonts w:ascii="Arial" w:hAnsi="Arial" w:cs="Arial"/>
                <w:sz w:val="20"/>
                <w:szCs w:val="20"/>
                <w:rPrChange w:id="1058" w:author="Dovev Lavie" w:date="2026-09-17T14:09:00Z">
                  <w:rPr>
                    <w:rFonts w:ascii="Arial" w:hAnsi="Arial" w:cs="Arial"/>
                  </w:rPr>
                </w:rPrChange>
              </w:rPr>
              <w:t>Options List Length (Tendency to Plan)</w:t>
            </w:r>
          </w:p>
        </w:tc>
        <w:tc>
          <w:tcPr>
            <w:tcW w:w="1858" w:type="dxa"/>
            <w:tcPrChange w:id="1059" w:author="Dovev Lavie" w:date="2026-09-17T16:43:00Z">
              <w:tcPr>
                <w:tcW w:w="1980" w:type="dxa"/>
                <w:gridSpan w:val="2"/>
              </w:tcPr>
            </w:tcPrChange>
          </w:tcPr>
          <w:p w14:paraId="12CB3528" w14:textId="77777777" w:rsidR="00ED117A" w:rsidRPr="00D51D96" w:rsidRDefault="00ED117A">
            <w:pPr>
              <w:pStyle w:val="Compact"/>
              <w:rPr>
                <w:rFonts w:ascii="Arial" w:hAnsi="Arial" w:cs="Arial"/>
                <w:sz w:val="20"/>
                <w:szCs w:val="20"/>
                <w:rPrChange w:id="1060" w:author="Dovev Lavie" w:date="2026-09-17T14:09:00Z">
                  <w:rPr>
                    <w:rFonts w:ascii="Arial" w:hAnsi="Arial" w:cs="Arial"/>
                  </w:rPr>
                </w:rPrChange>
              </w:rPr>
            </w:pPr>
            <w:del w:id="1061" w:author="Sueda Gul" w:date="2026-10-07T09:00:00Z">
              <w:r w:rsidRPr="00D51D96">
                <w:rPr>
                  <w:rFonts w:ascii="Arial" w:hAnsi="Arial" w:cs="Arial"/>
                  <w:sz w:val="20"/>
                  <w:szCs w:val="20"/>
                  <w:rPrChange w:id="1062" w:author="Dovev Lavie" w:date="2026-09-17T14:09:00Z">
                    <w:rPr>
                      <w:rFonts w:ascii="Arial" w:hAnsi="Arial" w:cs="Arial"/>
                    </w:rPr>
                  </w:rPrChange>
                </w:rPr>
                <w:delText>0.</w:delText>
              </w:r>
            </w:del>
            <w:del w:id="1063" w:author="Dovev Lavie" w:date="2026-09-17T16:59:00Z">
              <w:r w:rsidRPr="00D51D96" w:rsidDel="00CA3AC1">
                <w:rPr>
                  <w:rFonts w:ascii="Arial" w:hAnsi="Arial" w:cs="Arial"/>
                  <w:sz w:val="20"/>
                  <w:szCs w:val="20"/>
                  <w:rPrChange w:id="1064" w:author="Dovev Lavie" w:date="2026-09-17T14:09:00Z">
                    <w:rPr>
                      <w:rFonts w:ascii="Arial" w:hAnsi="Arial" w:cs="Arial"/>
                    </w:rPr>
                  </w:rPrChange>
                </w:rPr>
                <w:delText>0</w:delText>
              </w:r>
              <w:r w:rsidR="00FF1530" w:rsidRPr="00D51D96" w:rsidDel="00CA3AC1">
                <w:rPr>
                  <w:rFonts w:ascii="Arial" w:hAnsi="Arial" w:cs="Arial"/>
                  <w:sz w:val="20"/>
                  <w:szCs w:val="20"/>
                  <w:rPrChange w:id="1065" w:author="Dovev Lavie" w:date="2026-09-17T14:09:00Z">
                    <w:rPr>
                      <w:rFonts w:ascii="Arial" w:hAnsi="Arial" w:cs="Arial"/>
                    </w:rPr>
                  </w:rPrChange>
                </w:rPr>
                <w:delText>0</w:delText>
              </w:r>
            </w:del>
            <w:ins w:id="1066" w:author="Dovev Lavie" w:date="2026-09-17T16:59:00Z">
              <w:del w:id="1067" w:author="Sueda Gul" w:date="2026-10-07T09:00:00Z">
                <w:r w:rsidR="00CA3AC1" w:rsidRPr="00D51D96">
                  <w:rPr>
                    <w:rFonts w:ascii="Arial" w:hAnsi="Arial" w:cs="Arial"/>
                    <w:sz w:val="20"/>
                    <w:szCs w:val="20"/>
                  </w:rPr>
                  <w:delText>5</w:delText>
                </w:r>
                <w:r w:rsidR="00CA3AC1" w:rsidRPr="00D51D96">
                  <w:rPr>
                    <w:rFonts w:ascii="Arial" w:hAnsi="Arial" w:cs="Arial"/>
                    <w:sz w:val="20"/>
                    <w:szCs w:val="20"/>
                    <w:rPrChange w:id="1068" w:author="Dovev Lavie" w:date="2026-09-17T14:09:00Z">
                      <w:rPr>
                        <w:rFonts w:ascii="Arial" w:hAnsi="Arial" w:cs="Arial"/>
                      </w:rPr>
                    </w:rPrChange>
                  </w:rPr>
                  <w:delText>0</w:delText>
                </w:r>
              </w:del>
            </w:ins>
            <w:ins w:id="1069" w:author="Sueda Gul" w:date="2026-10-07T09:00:00Z">
              <w:r>
                <w:rPr>
                  <w:rFonts w:ascii="Arial" w:hAnsi="Arial" w:cs="Arial"/>
                  <w:sz w:val="20"/>
                  <w:szCs w:val="20"/>
                </w:rPr>
                <w:t>0.00</w:t>
              </w:r>
            </w:ins>
          </w:p>
        </w:tc>
        <w:tc>
          <w:tcPr>
            <w:tcW w:w="4253" w:type="dxa"/>
            <w:tcPrChange w:id="1070" w:author="Dovev Lavie" w:date="2026-09-17T16:43:00Z">
              <w:tcPr>
                <w:tcW w:w="1980" w:type="dxa"/>
                <w:gridSpan w:val="2"/>
              </w:tcPr>
            </w:tcPrChange>
          </w:tcPr>
          <w:p w14:paraId="18C2F46F" w14:textId="77777777" w:rsidR="00ED117A" w:rsidRPr="00D51D96" w:rsidRDefault="00ED117A">
            <w:pPr>
              <w:pStyle w:val="Compact"/>
              <w:rPr>
                <w:rFonts w:ascii="Arial" w:hAnsi="Arial" w:cs="Arial"/>
                <w:sz w:val="20"/>
                <w:szCs w:val="20"/>
                <w:rPrChange w:id="1071" w:author="Dovev Lavie" w:date="2026-09-17T14:09:00Z">
                  <w:rPr>
                    <w:rFonts w:ascii="Arial" w:hAnsi="Arial" w:cs="Arial"/>
                  </w:rPr>
                </w:rPrChange>
              </w:rPr>
            </w:pPr>
            <w:del w:id="1072" w:author="Sueda Gul" w:date="2026-10-07T09:00:00Z">
              <w:r w:rsidRPr="00D51D96">
                <w:rPr>
                  <w:rFonts w:ascii="Arial" w:hAnsi="Arial" w:cs="Arial"/>
                  <w:sz w:val="20"/>
                  <w:szCs w:val="20"/>
                  <w:rPrChange w:id="1073" w:author="Dovev Lavie" w:date="2026-09-17T14:09:00Z">
                    <w:rPr>
                      <w:rFonts w:ascii="Arial" w:hAnsi="Arial" w:cs="Arial"/>
                    </w:rPr>
                  </w:rPrChange>
                </w:rPr>
                <w:delText>Standardized Tendency to Plan score</w:delText>
              </w:r>
            </w:del>
            <w:ins w:id="1074" w:author="Sueda Gul" w:date="2026-10-07T09:00:00Z">
              <w:r>
                <w:rPr>
                  <w:rFonts w:ascii="Arial" w:hAnsi="Arial" w:cs="Arial"/>
                  <w:sz w:val="20"/>
                  <w:szCs w:val="20"/>
                </w:rPr>
                <w:t>Tendency to Plan score (raw composite, before rescaling to 0–6)</w:t>
              </w:r>
            </w:ins>
          </w:p>
        </w:tc>
      </w:tr>
      <w:tr w:rsidR="00ED117A" w:rsidRPr="00D51D96" w14:paraId="76E2A65F" w14:textId="77777777" w:rsidTr="00D44A63">
        <w:tc>
          <w:tcPr>
            <w:tcW w:w="1101" w:type="dxa"/>
            <w:tcPrChange w:id="1075" w:author="Dovev Lavie" w:date="2026-09-17T16:43:00Z">
              <w:tcPr>
                <w:tcW w:w="1980" w:type="dxa"/>
                <w:gridSpan w:val="2"/>
              </w:tcPr>
            </w:tcPrChange>
          </w:tcPr>
          <w:p w14:paraId="3C05AF5E" w14:textId="77777777" w:rsidR="00ED117A" w:rsidRPr="00D51D96" w:rsidRDefault="00ED117A">
            <w:pPr>
              <w:pStyle w:val="Compact"/>
              <w:rPr>
                <w:rFonts w:ascii="Arial" w:hAnsi="Arial" w:cs="Arial"/>
                <w:sz w:val="20"/>
                <w:szCs w:val="20"/>
                <w:rPrChange w:id="1076" w:author="Dovev Lavie" w:date="2026-09-17T14:09:00Z">
                  <w:rPr>
                    <w:rFonts w:ascii="Arial" w:hAnsi="Arial" w:cs="Arial"/>
                  </w:rPr>
                </w:rPrChange>
              </w:rPr>
            </w:pPr>
            <w:r w:rsidRPr="00D51D96">
              <w:rPr>
                <w:rFonts w:ascii="Arial" w:hAnsi="Arial" w:cs="Arial"/>
                <w:sz w:val="20"/>
                <w:szCs w:val="20"/>
                <w:rPrChange w:id="1077" w:author="Dovev Lavie" w:date="2026-09-17T14:09:00Z">
                  <w:rPr>
                    <w:rFonts w:ascii="Arial" w:hAnsi="Arial" w:cs="Arial"/>
                  </w:rPr>
                </w:rPrChange>
              </w:rPr>
              <w:t>β</w:t>
            </w:r>
            <w:r w:rsidRPr="00E5378D">
              <w:rPr>
                <w:rFonts w:ascii="Cambria Math" w:hAnsi="Cambria Math" w:cs="Cambria Math"/>
                <w:sz w:val="20"/>
                <w:szCs w:val="20"/>
                <w:rPrChange w:id="1078" w:author="Dovev Lavie" w:date="2026-09-17T14:09:00Z">
                  <w:rPr>
                    <w:rFonts w:ascii="Cambria Math" w:hAnsi="Cambria Math" w:cs="Cambria Math"/>
                  </w:rPr>
                </w:rPrChange>
              </w:rPr>
              <w:t>₁</w:t>
            </w:r>
          </w:p>
        </w:tc>
        <w:tc>
          <w:tcPr>
            <w:tcW w:w="2394" w:type="dxa"/>
            <w:tcPrChange w:id="1079" w:author="Dovev Lavie" w:date="2026-09-17T16:43:00Z">
              <w:tcPr>
                <w:tcW w:w="1980" w:type="dxa"/>
                <w:gridSpan w:val="2"/>
              </w:tcPr>
            </w:tcPrChange>
          </w:tcPr>
          <w:p w14:paraId="41257E7E" w14:textId="77777777" w:rsidR="00ED117A" w:rsidRPr="00D51D96" w:rsidRDefault="00ED117A">
            <w:pPr>
              <w:pStyle w:val="Compact"/>
              <w:rPr>
                <w:rFonts w:ascii="Arial" w:hAnsi="Arial" w:cs="Arial"/>
                <w:sz w:val="20"/>
                <w:szCs w:val="20"/>
                <w:rPrChange w:id="1080" w:author="Dovev Lavie" w:date="2026-09-17T14:09:00Z">
                  <w:rPr>
                    <w:rFonts w:ascii="Arial" w:hAnsi="Arial" w:cs="Arial"/>
                  </w:rPr>
                </w:rPrChange>
              </w:rPr>
            </w:pPr>
            <w:r w:rsidRPr="00D51D96">
              <w:rPr>
                <w:rFonts w:ascii="Arial" w:hAnsi="Arial" w:cs="Arial"/>
                <w:sz w:val="20"/>
                <w:szCs w:val="20"/>
                <w:rPrChange w:id="1081" w:author="Dovev Lavie" w:date="2026-09-17T14:09:00Z">
                  <w:rPr>
                    <w:rFonts w:ascii="Arial" w:hAnsi="Arial" w:cs="Arial"/>
                  </w:rPr>
                </w:rPrChange>
              </w:rPr>
              <w:t>Loyalty</w:t>
            </w:r>
          </w:p>
        </w:tc>
        <w:tc>
          <w:tcPr>
            <w:tcW w:w="1858" w:type="dxa"/>
            <w:tcPrChange w:id="1082" w:author="Dovev Lavie" w:date="2026-09-17T16:43:00Z">
              <w:tcPr>
                <w:tcW w:w="1980" w:type="dxa"/>
                <w:gridSpan w:val="2"/>
              </w:tcPr>
            </w:tcPrChange>
          </w:tcPr>
          <w:p w14:paraId="56727D57" w14:textId="77777777" w:rsidR="00ED117A" w:rsidRPr="00D51D96" w:rsidRDefault="00ED117A">
            <w:pPr>
              <w:pStyle w:val="Compact"/>
              <w:rPr>
                <w:rFonts w:ascii="Arial" w:hAnsi="Arial" w:cs="Arial"/>
                <w:sz w:val="20"/>
                <w:szCs w:val="20"/>
                <w:rPrChange w:id="1083" w:author="Dovev Lavie" w:date="2026-09-17T14:09:00Z">
                  <w:rPr>
                    <w:rFonts w:ascii="Arial" w:hAnsi="Arial" w:cs="Arial"/>
                  </w:rPr>
                </w:rPrChange>
              </w:rPr>
            </w:pPr>
            <w:r w:rsidRPr="00D51D96">
              <w:rPr>
                <w:rFonts w:ascii="Arial" w:hAnsi="Arial" w:cs="Arial"/>
                <w:sz w:val="20"/>
                <w:szCs w:val="20"/>
                <w:rPrChange w:id="1084" w:author="Dovev Lavie" w:date="2026-09-17T14:09:00Z">
                  <w:rPr>
                    <w:rFonts w:ascii="Arial" w:hAnsi="Arial" w:cs="Arial"/>
                  </w:rPr>
                </w:rPrChange>
              </w:rPr>
              <w:t>0.00</w:t>
            </w:r>
          </w:p>
        </w:tc>
        <w:tc>
          <w:tcPr>
            <w:tcW w:w="4253" w:type="dxa"/>
            <w:tcPrChange w:id="1085" w:author="Dovev Lavie" w:date="2026-09-17T16:43:00Z">
              <w:tcPr>
                <w:tcW w:w="1980" w:type="dxa"/>
                <w:gridSpan w:val="2"/>
              </w:tcPr>
            </w:tcPrChange>
          </w:tcPr>
          <w:p w14:paraId="013F5D15" w14:textId="77777777" w:rsidR="00ED117A" w:rsidRPr="00D51D96" w:rsidRDefault="00ED117A">
            <w:pPr>
              <w:pStyle w:val="Compact"/>
              <w:rPr>
                <w:rFonts w:ascii="Arial" w:hAnsi="Arial" w:cs="Arial"/>
                <w:sz w:val="20"/>
                <w:szCs w:val="20"/>
                <w:rPrChange w:id="1086" w:author="Dovev Lavie" w:date="2026-09-17T14:09:00Z">
                  <w:rPr>
                    <w:rFonts w:ascii="Arial" w:hAnsi="Arial" w:cs="Arial"/>
                  </w:rPr>
                </w:rPrChange>
              </w:rPr>
            </w:pPr>
            <w:r w:rsidRPr="00D51D96">
              <w:rPr>
                <w:rFonts w:ascii="Arial" w:hAnsi="Arial" w:cs="Arial"/>
                <w:sz w:val="20"/>
                <w:szCs w:val="20"/>
                <w:rPrChange w:id="1087" w:author="Dovev Lavie" w:date="2026-09-17T14:09:00Z">
                  <w:rPr>
                    <w:rFonts w:ascii="Arial" w:hAnsi="Arial" w:cs="Arial"/>
                  </w:rPr>
                </w:rPrChange>
              </w:rPr>
              <w:t>Standardized loyalty score</w:t>
            </w:r>
          </w:p>
        </w:tc>
      </w:tr>
      <w:tr w:rsidR="00ED117A" w:rsidRPr="00D51D96" w14:paraId="6B391A94" w14:textId="77777777" w:rsidTr="00D44A63">
        <w:tc>
          <w:tcPr>
            <w:tcW w:w="1101" w:type="dxa"/>
            <w:tcPrChange w:id="1088" w:author="Dovev Lavie" w:date="2026-09-17T16:43:00Z">
              <w:tcPr>
                <w:tcW w:w="1980" w:type="dxa"/>
                <w:gridSpan w:val="2"/>
              </w:tcPr>
            </w:tcPrChange>
          </w:tcPr>
          <w:p w14:paraId="7015901B" w14:textId="77777777" w:rsidR="00ED117A" w:rsidRPr="00D51D96" w:rsidRDefault="00ED117A">
            <w:pPr>
              <w:pStyle w:val="Compact"/>
              <w:rPr>
                <w:rFonts w:ascii="Arial" w:hAnsi="Arial" w:cs="Arial"/>
                <w:sz w:val="20"/>
                <w:szCs w:val="20"/>
                <w:rPrChange w:id="1089" w:author="Dovev Lavie" w:date="2026-09-17T14:09:00Z">
                  <w:rPr>
                    <w:rFonts w:ascii="Arial" w:hAnsi="Arial" w:cs="Arial"/>
                  </w:rPr>
                </w:rPrChange>
              </w:rPr>
            </w:pPr>
            <w:r w:rsidRPr="00D51D96">
              <w:rPr>
                <w:rFonts w:ascii="Arial" w:hAnsi="Arial" w:cs="Arial"/>
                <w:sz w:val="20"/>
                <w:szCs w:val="20"/>
                <w:rPrChange w:id="1090" w:author="Dovev Lavie" w:date="2026-09-17T14:09:00Z">
                  <w:rPr>
                    <w:rFonts w:ascii="Arial" w:hAnsi="Arial" w:cs="Arial"/>
                  </w:rPr>
                </w:rPrChange>
              </w:rPr>
              <w:t>β</w:t>
            </w:r>
            <w:r w:rsidRPr="00E5378D">
              <w:rPr>
                <w:rFonts w:ascii="Cambria Math" w:hAnsi="Cambria Math" w:cs="Cambria Math"/>
                <w:sz w:val="20"/>
                <w:szCs w:val="20"/>
                <w:rPrChange w:id="1091" w:author="Dovev Lavie" w:date="2026-09-17T14:09:00Z">
                  <w:rPr>
                    <w:rFonts w:ascii="Cambria Math" w:hAnsi="Cambria Math" w:cs="Cambria Math"/>
                  </w:rPr>
                </w:rPrChange>
              </w:rPr>
              <w:t>₂</w:t>
            </w:r>
          </w:p>
        </w:tc>
        <w:tc>
          <w:tcPr>
            <w:tcW w:w="2394" w:type="dxa"/>
            <w:tcPrChange w:id="1092" w:author="Dovev Lavie" w:date="2026-09-17T16:43:00Z">
              <w:tcPr>
                <w:tcW w:w="1980" w:type="dxa"/>
                <w:gridSpan w:val="2"/>
              </w:tcPr>
            </w:tcPrChange>
          </w:tcPr>
          <w:p w14:paraId="0646624F" w14:textId="77777777" w:rsidR="00ED117A" w:rsidRPr="00D51D96" w:rsidRDefault="00ED117A">
            <w:pPr>
              <w:pStyle w:val="Compact"/>
              <w:rPr>
                <w:rFonts w:ascii="Arial" w:hAnsi="Arial" w:cs="Arial"/>
                <w:sz w:val="20"/>
                <w:szCs w:val="20"/>
                <w:rPrChange w:id="1093" w:author="Dovev Lavie" w:date="2026-09-17T14:09:00Z">
                  <w:rPr>
                    <w:rFonts w:ascii="Arial" w:hAnsi="Arial" w:cs="Arial"/>
                  </w:rPr>
                </w:rPrChange>
              </w:rPr>
            </w:pPr>
            <w:r w:rsidRPr="00D51D96">
              <w:rPr>
                <w:rFonts w:ascii="Arial" w:hAnsi="Arial" w:cs="Arial"/>
                <w:sz w:val="20"/>
                <w:szCs w:val="20"/>
                <w:rPrChange w:id="1094" w:author="Dovev Lavie" w:date="2026-09-17T14:09:00Z">
                  <w:rPr>
                    <w:rFonts w:ascii="Arial" w:hAnsi="Arial" w:cs="Arial"/>
                  </w:rPr>
                </w:rPrChange>
              </w:rPr>
              <w:t>Willingness to Pay</w:t>
            </w:r>
          </w:p>
        </w:tc>
        <w:tc>
          <w:tcPr>
            <w:tcW w:w="1858" w:type="dxa"/>
            <w:tcPrChange w:id="1095" w:author="Dovev Lavie" w:date="2026-09-17T16:43:00Z">
              <w:tcPr>
                <w:tcW w:w="1980" w:type="dxa"/>
                <w:gridSpan w:val="2"/>
              </w:tcPr>
            </w:tcPrChange>
          </w:tcPr>
          <w:p w14:paraId="553625F9" w14:textId="77777777" w:rsidR="00ED117A" w:rsidRPr="00D51D96" w:rsidRDefault="00ED117A">
            <w:pPr>
              <w:pStyle w:val="Compact"/>
              <w:rPr>
                <w:rFonts w:ascii="Arial" w:hAnsi="Arial" w:cs="Arial"/>
                <w:sz w:val="20"/>
                <w:szCs w:val="20"/>
                <w:rPrChange w:id="1096" w:author="Dovev Lavie" w:date="2026-09-17T14:09:00Z">
                  <w:rPr>
                    <w:rFonts w:ascii="Arial" w:hAnsi="Arial" w:cs="Arial"/>
                  </w:rPr>
                </w:rPrChange>
              </w:rPr>
            </w:pPr>
            <w:r w:rsidRPr="00D51D96">
              <w:rPr>
                <w:rFonts w:ascii="Arial" w:hAnsi="Arial" w:cs="Arial"/>
                <w:sz w:val="20"/>
                <w:szCs w:val="20"/>
                <w:rPrChange w:id="1097" w:author="Dovev Lavie" w:date="2026-09-17T14:09:00Z">
                  <w:rPr>
                    <w:rFonts w:ascii="Arial" w:hAnsi="Arial" w:cs="Arial"/>
                  </w:rPr>
                </w:rPrChange>
              </w:rPr>
              <w:t>0.00</w:t>
            </w:r>
          </w:p>
        </w:tc>
        <w:tc>
          <w:tcPr>
            <w:tcW w:w="4253" w:type="dxa"/>
            <w:tcPrChange w:id="1098" w:author="Dovev Lavie" w:date="2026-09-17T16:43:00Z">
              <w:tcPr>
                <w:tcW w:w="1980" w:type="dxa"/>
                <w:gridSpan w:val="2"/>
              </w:tcPr>
            </w:tcPrChange>
          </w:tcPr>
          <w:p w14:paraId="195BA0EB" w14:textId="77777777" w:rsidR="00ED117A" w:rsidRPr="00D51D96" w:rsidRDefault="00ED117A">
            <w:pPr>
              <w:pStyle w:val="Compact"/>
              <w:rPr>
                <w:rFonts w:ascii="Arial" w:hAnsi="Arial" w:cs="Arial"/>
                <w:sz w:val="20"/>
                <w:szCs w:val="20"/>
                <w:rPrChange w:id="1099" w:author="Dovev Lavie" w:date="2026-09-17T14:09:00Z">
                  <w:rPr>
                    <w:rFonts w:ascii="Arial" w:hAnsi="Arial" w:cs="Arial"/>
                  </w:rPr>
                </w:rPrChange>
              </w:rPr>
            </w:pPr>
            <w:r w:rsidRPr="00D51D96">
              <w:rPr>
                <w:rFonts w:ascii="Arial" w:hAnsi="Arial" w:cs="Arial"/>
                <w:sz w:val="20"/>
                <w:szCs w:val="20"/>
                <w:rPrChange w:id="1100" w:author="Dovev Lavie" w:date="2026-09-17T14:09:00Z">
                  <w:rPr>
                    <w:rFonts w:ascii="Arial" w:hAnsi="Arial" w:cs="Arial"/>
                  </w:rPr>
                </w:rPrChange>
              </w:rPr>
              <w:t>Standardized willingness-to-pay score</w:t>
            </w:r>
          </w:p>
        </w:tc>
      </w:tr>
      <w:tr w:rsidR="00ED117A" w:rsidRPr="00D51D96" w14:paraId="61833E40" w14:textId="77777777" w:rsidTr="00D44A63">
        <w:tc>
          <w:tcPr>
            <w:tcW w:w="1101" w:type="dxa"/>
            <w:tcPrChange w:id="1101" w:author="Dovev Lavie" w:date="2026-09-17T16:43:00Z">
              <w:tcPr>
                <w:tcW w:w="1980" w:type="dxa"/>
                <w:gridSpan w:val="2"/>
              </w:tcPr>
            </w:tcPrChange>
          </w:tcPr>
          <w:p w14:paraId="08BD9D59" w14:textId="77777777" w:rsidR="00ED117A" w:rsidRPr="00D51D96" w:rsidRDefault="00ED117A">
            <w:pPr>
              <w:pStyle w:val="Compact"/>
              <w:rPr>
                <w:rFonts w:ascii="Arial" w:hAnsi="Arial" w:cs="Arial"/>
                <w:sz w:val="20"/>
                <w:szCs w:val="20"/>
                <w:rPrChange w:id="1102" w:author="Dovev Lavie" w:date="2026-09-17T14:09:00Z">
                  <w:rPr>
                    <w:rFonts w:ascii="Arial" w:hAnsi="Arial" w:cs="Arial"/>
                  </w:rPr>
                </w:rPrChange>
              </w:rPr>
            </w:pPr>
            <w:r w:rsidRPr="00D51D96">
              <w:rPr>
                <w:rFonts w:ascii="Arial" w:hAnsi="Arial" w:cs="Arial"/>
                <w:sz w:val="20"/>
                <w:szCs w:val="20"/>
                <w:rPrChange w:id="1103" w:author="Dovev Lavie" w:date="2026-09-17T14:09:00Z">
                  <w:rPr>
                    <w:rFonts w:ascii="Arial" w:hAnsi="Arial" w:cs="Arial"/>
                  </w:rPr>
                </w:rPrChange>
              </w:rPr>
              <w:t>β</w:t>
            </w:r>
            <w:r w:rsidRPr="00E5378D">
              <w:rPr>
                <w:rFonts w:ascii="Cambria Math" w:hAnsi="Cambria Math" w:cs="Cambria Math"/>
                <w:sz w:val="20"/>
                <w:szCs w:val="20"/>
                <w:rPrChange w:id="1104" w:author="Dovev Lavie" w:date="2026-09-17T14:09:00Z">
                  <w:rPr>
                    <w:rFonts w:ascii="Cambria Math" w:hAnsi="Cambria Math" w:cs="Cambria Math"/>
                  </w:rPr>
                </w:rPrChange>
              </w:rPr>
              <w:t>₃</w:t>
            </w:r>
          </w:p>
        </w:tc>
        <w:tc>
          <w:tcPr>
            <w:tcW w:w="2394" w:type="dxa"/>
            <w:tcPrChange w:id="1105" w:author="Dovev Lavie" w:date="2026-09-17T16:43:00Z">
              <w:tcPr>
                <w:tcW w:w="1980" w:type="dxa"/>
                <w:gridSpan w:val="2"/>
              </w:tcPr>
            </w:tcPrChange>
          </w:tcPr>
          <w:p w14:paraId="6D4A234A" w14:textId="77777777" w:rsidR="00ED117A" w:rsidRPr="00D51D96" w:rsidRDefault="00ED117A">
            <w:pPr>
              <w:pStyle w:val="Compact"/>
              <w:rPr>
                <w:rFonts w:ascii="Arial" w:hAnsi="Arial" w:cs="Arial"/>
                <w:sz w:val="20"/>
                <w:szCs w:val="20"/>
                <w:rPrChange w:id="1106" w:author="Dovev Lavie" w:date="2026-09-17T14:09:00Z">
                  <w:rPr>
                    <w:rFonts w:ascii="Arial" w:hAnsi="Arial" w:cs="Arial"/>
                  </w:rPr>
                </w:rPrChange>
              </w:rPr>
            </w:pPr>
            <w:r w:rsidRPr="00D51D96">
              <w:rPr>
                <w:rFonts w:ascii="Arial" w:hAnsi="Arial" w:cs="Arial"/>
                <w:sz w:val="20"/>
                <w:szCs w:val="20"/>
                <w:rPrChange w:id="1107" w:author="Dovev Lavie" w:date="2026-09-17T14:09:00Z">
                  <w:rPr>
                    <w:rFonts w:ascii="Arial" w:hAnsi="Arial" w:cs="Arial"/>
                  </w:rPr>
                </w:rPrChange>
              </w:rPr>
              <w:t>Risk-Taking</w:t>
            </w:r>
          </w:p>
        </w:tc>
        <w:tc>
          <w:tcPr>
            <w:tcW w:w="1858" w:type="dxa"/>
            <w:tcPrChange w:id="1108" w:author="Dovev Lavie" w:date="2026-09-17T16:43:00Z">
              <w:tcPr>
                <w:tcW w:w="1980" w:type="dxa"/>
                <w:gridSpan w:val="2"/>
              </w:tcPr>
            </w:tcPrChange>
          </w:tcPr>
          <w:p w14:paraId="5038C46B" w14:textId="77777777" w:rsidR="00ED117A" w:rsidRPr="00D51D96" w:rsidRDefault="00ED117A">
            <w:pPr>
              <w:pStyle w:val="Compact"/>
              <w:rPr>
                <w:rFonts w:ascii="Arial" w:hAnsi="Arial" w:cs="Arial"/>
                <w:sz w:val="20"/>
                <w:szCs w:val="20"/>
                <w:rPrChange w:id="1109" w:author="Dovev Lavie" w:date="2026-09-17T14:09:00Z">
                  <w:rPr>
                    <w:rFonts w:ascii="Arial" w:hAnsi="Arial" w:cs="Arial"/>
                  </w:rPr>
                </w:rPrChange>
              </w:rPr>
            </w:pPr>
            <w:r w:rsidRPr="00D51D96">
              <w:rPr>
                <w:rFonts w:ascii="Arial" w:hAnsi="Arial" w:cs="Arial"/>
                <w:sz w:val="20"/>
                <w:szCs w:val="20"/>
                <w:rPrChange w:id="1110" w:author="Dovev Lavie" w:date="2026-09-17T14:09:00Z">
                  <w:rPr>
                    <w:rFonts w:ascii="Arial" w:hAnsi="Arial" w:cs="Arial"/>
                  </w:rPr>
                </w:rPrChange>
              </w:rPr>
              <w:t>0.00</w:t>
            </w:r>
          </w:p>
        </w:tc>
        <w:tc>
          <w:tcPr>
            <w:tcW w:w="4253" w:type="dxa"/>
            <w:tcPrChange w:id="1111" w:author="Dovev Lavie" w:date="2026-09-17T16:43:00Z">
              <w:tcPr>
                <w:tcW w:w="1980" w:type="dxa"/>
                <w:gridSpan w:val="2"/>
              </w:tcPr>
            </w:tcPrChange>
          </w:tcPr>
          <w:p w14:paraId="2CD42459" w14:textId="77777777" w:rsidR="00ED117A" w:rsidRPr="00D51D96" w:rsidRDefault="00ED117A">
            <w:pPr>
              <w:pStyle w:val="Compact"/>
              <w:rPr>
                <w:rFonts w:ascii="Arial" w:hAnsi="Arial" w:cs="Arial"/>
                <w:sz w:val="20"/>
                <w:szCs w:val="20"/>
                <w:rPrChange w:id="1112" w:author="Dovev Lavie" w:date="2026-09-17T14:09:00Z">
                  <w:rPr>
                    <w:rFonts w:ascii="Arial" w:hAnsi="Arial" w:cs="Arial"/>
                  </w:rPr>
                </w:rPrChange>
              </w:rPr>
            </w:pPr>
            <w:r w:rsidRPr="00D51D96">
              <w:rPr>
                <w:rFonts w:ascii="Arial" w:hAnsi="Arial" w:cs="Arial"/>
                <w:sz w:val="20"/>
                <w:szCs w:val="20"/>
                <w:rPrChange w:id="1113" w:author="Dovev Lavie" w:date="2026-09-17T14:09:00Z">
                  <w:rPr>
                    <w:rFonts w:ascii="Arial" w:hAnsi="Arial" w:cs="Arial"/>
                  </w:rPr>
                </w:rPrChange>
              </w:rPr>
              <w:t>Standardized risk-taking score</w:t>
            </w:r>
          </w:p>
        </w:tc>
      </w:tr>
      <w:tr w:rsidR="00ED117A" w:rsidRPr="00D51D96" w14:paraId="37BDFDD1" w14:textId="77777777" w:rsidTr="00D44A63">
        <w:tc>
          <w:tcPr>
            <w:tcW w:w="1101" w:type="dxa"/>
            <w:tcPrChange w:id="1114" w:author="Dovev Lavie" w:date="2026-09-17T16:43:00Z">
              <w:tcPr>
                <w:tcW w:w="1980" w:type="dxa"/>
                <w:gridSpan w:val="2"/>
              </w:tcPr>
            </w:tcPrChange>
          </w:tcPr>
          <w:p w14:paraId="02F807E1" w14:textId="77777777" w:rsidR="00ED117A" w:rsidRPr="00D51D96" w:rsidRDefault="00ED117A">
            <w:pPr>
              <w:pStyle w:val="Compact"/>
              <w:rPr>
                <w:rFonts w:ascii="Arial" w:hAnsi="Arial" w:cs="Arial"/>
                <w:sz w:val="20"/>
                <w:szCs w:val="20"/>
                <w:rPrChange w:id="1115" w:author="Dovev Lavie" w:date="2026-09-17T14:09:00Z">
                  <w:rPr>
                    <w:rFonts w:ascii="Arial" w:hAnsi="Arial" w:cs="Arial"/>
                  </w:rPr>
                </w:rPrChange>
              </w:rPr>
            </w:pPr>
            <w:r w:rsidRPr="00D51D96">
              <w:rPr>
                <w:rFonts w:ascii="Arial" w:hAnsi="Arial" w:cs="Arial"/>
                <w:sz w:val="20"/>
                <w:szCs w:val="20"/>
                <w:rPrChange w:id="1116" w:author="Dovev Lavie" w:date="2026-09-17T14:09:00Z">
                  <w:rPr>
                    <w:rFonts w:ascii="Arial" w:hAnsi="Arial" w:cs="Arial"/>
                  </w:rPr>
                </w:rPrChange>
              </w:rPr>
              <w:t>β</w:t>
            </w:r>
            <w:r w:rsidRPr="00E5378D">
              <w:rPr>
                <w:rFonts w:ascii="Cambria Math" w:hAnsi="Cambria Math" w:cs="Cambria Math"/>
                <w:sz w:val="20"/>
                <w:szCs w:val="20"/>
                <w:rPrChange w:id="1117" w:author="Dovev Lavie" w:date="2026-09-17T14:09:00Z">
                  <w:rPr>
                    <w:rFonts w:ascii="Cambria Math" w:hAnsi="Cambria Math" w:cs="Cambria Math"/>
                  </w:rPr>
                </w:rPrChange>
              </w:rPr>
              <w:t>₄</w:t>
            </w:r>
          </w:p>
        </w:tc>
        <w:tc>
          <w:tcPr>
            <w:tcW w:w="2394" w:type="dxa"/>
            <w:tcPrChange w:id="1118" w:author="Dovev Lavie" w:date="2026-09-17T16:43:00Z">
              <w:tcPr>
                <w:tcW w:w="1980" w:type="dxa"/>
                <w:gridSpan w:val="2"/>
              </w:tcPr>
            </w:tcPrChange>
          </w:tcPr>
          <w:p w14:paraId="0052E210" w14:textId="77777777" w:rsidR="00ED117A" w:rsidRPr="00D51D96" w:rsidRDefault="00ED117A">
            <w:pPr>
              <w:pStyle w:val="Compact"/>
              <w:rPr>
                <w:rFonts w:ascii="Arial" w:hAnsi="Arial" w:cs="Arial"/>
                <w:sz w:val="20"/>
                <w:szCs w:val="20"/>
                <w:rPrChange w:id="1119" w:author="Dovev Lavie" w:date="2026-09-17T14:09:00Z">
                  <w:rPr>
                    <w:rFonts w:ascii="Arial" w:hAnsi="Arial" w:cs="Arial"/>
                  </w:rPr>
                </w:rPrChange>
              </w:rPr>
            </w:pPr>
            <w:r w:rsidRPr="00D51D96">
              <w:rPr>
                <w:rFonts w:ascii="Arial" w:hAnsi="Arial" w:cs="Arial"/>
                <w:sz w:val="20"/>
                <w:szCs w:val="20"/>
                <w:rPrChange w:id="1120" w:author="Dovev Lavie" w:date="2026-09-17T14:09:00Z">
                  <w:rPr>
                    <w:rFonts w:ascii="Arial" w:hAnsi="Arial" w:cs="Arial"/>
                  </w:rPr>
                </w:rPrChange>
              </w:rPr>
              <w:t>Flexibility</w:t>
            </w:r>
          </w:p>
        </w:tc>
        <w:tc>
          <w:tcPr>
            <w:tcW w:w="1858" w:type="dxa"/>
            <w:tcPrChange w:id="1121" w:author="Dovev Lavie" w:date="2026-09-17T16:43:00Z">
              <w:tcPr>
                <w:tcW w:w="1980" w:type="dxa"/>
                <w:gridSpan w:val="2"/>
              </w:tcPr>
            </w:tcPrChange>
          </w:tcPr>
          <w:p w14:paraId="06B73072" w14:textId="77777777" w:rsidR="00ED117A" w:rsidRPr="00D51D96" w:rsidRDefault="00ED117A">
            <w:pPr>
              <w:pStyle w:val="Compact"/>
              <w:rPr>
                <w:rFonts w:ascii="Arial" w:hAnsi="Arial" w:cs="Arial"/>
                <w:sz w:val="20"/>
                <w:szCs w:val="20"/>
                <w:rPrChange w:id="1122" w:author="Dovev Lavie" w:date="2026-09-17T14:09:00Z">
                  <w:rPr>
                    <w:rFonts w:ascii="Arial" w:hAnsi="Arial" w:cs="Arial"/>
                  </w:rPr>
                </w:rPrChange>
              </w:rPr>
            </w:pPr>
            <w:r w:rsidRPr="00D51D96">
              <w:rPr>
                <w:rFonts w:ascii="Arial" w:hAnsi="Arial" w:cs="Arial"/>
                <w:sz w:val="20"/>
                <w:szCs w:val="20"/>
                <w:rPrChange w:id="1123" w:author="Dovev Lavie" w:date="2026-09-17T14:09:00Z">
                  <w:rPr>
                    <w:rFonts w:ascii="Arial" w:hAnsi="Arial" w:cs="Arial"/>
                  </w:rPr>
                </w:rPrChange>
              </w:rPr>
              <w:t>0.00</w:t>
            </w:r>
          </w:p>
        </w:tc>
        <w:tc>
          <w:tcPr>
            <w:tcW w:w="4253" w:type="dxa"/>
            <w:tcPrChange w:id="1124" w:author="Dovev Lavie" w:date="2026-09-17T16:43:00Z">
              <w:tcPr>
                <w:tcW w:w="1980" w:type="dxa"/>
                <w:gridSpan w:val="2"/>
              </w:tcPr>
            </w:tcPrChange>
          </w:tcPr>
          <w:p w14:paraId="3CCA4B78" w14:textId="77777777" w:rsidR="00ED117A" w:rsidRPr="00D51D96" w:rsidRDefault="00ED117A">
            <w:pPr>
              <w:pStyle w:val="Compact"/>
              <w:rPr>
                <w:rFonts w:ascii="Arial" w:hAnsi="Arial" w:cs="Arial"/>
                <w:sz w:val="20"/>
                <w:szCs w:val="20"/>
                <w:rPrChange w:id="1125" w:author="Dovev Lavie" w:date="2026-09-17T14:09:00Z">
                  <w:rPr>
                    <w:rFonts w:ascii="Arial" w:hAnsi="Arial" w:cs="Arial"/>
                  </w:rPr>
                </w:rPrChange>
              </w:rPr>
            </w:pPr>
            <w:r w:rsidRPr="00D51D96">
              <w:rPr>
                <w:rFonts w:ascii="Arial" w:hAnsi="Arial" w:cs="Arial"/>
                <w:sz w:val="20"/>
                <w:szCs w:val="20"/>
                <w:rPrChange w:id="1126" w:author="Dovev Lavie" w:date="2026-09-17T14:09:00Z">
                  <w:rPr>
                    <w:rFonts w:ascii="Arial" w:hAnsi="Arial" w:cs="Arial"/>
                  </w:rPr>
                </w:rPrChange>
              </w:rPr>
              <w:t xml:space="preserve">Standardized calculated flexibility score, before </w:t>
            </w:r>
            <w:del w:id="1127" w:author="Dovev Lavie" w:date="2026-09-17T16:43:00Z">
              <w:r w:rsidRPr="00D51D96" w:rsidDel="00D44A63">
                <w:rPr>
                  <w:rFonts w:ascii="Arial" w:hAnsi="Arial" w:cs="Arial"/>
                  <w:sz w:val="20"/>
                  <w:szCs w:val="20"/>
                  <w:rPrChange w:id="1128" w:author="Dovev Lavie" w:date="2026-09-17T14:09:00Z">
                    <w:rPr>
                      <w:rFonts w:ascii="Arial" w:hAnsi="Arial" w:cs="Arial"/>
                    </w:rPr>
                  </w:rPrChange>
                </w:rPr>
                <w:delText xml:space="preserve">the </w:delText>
              </w:r>
            </w:del>
            <w:r w:rsidRPr="00D51D96">
              <w:rPr>
                <w:rFonts w:ascii="Arial" w:hAnsi="Arial" w:cs="Arial"/>
                <w:sz w:val="20"/>
                <w:szCs w:val="20"/>
                <w:rPrChange w:id="1129" w:author="Dovev Lavie" w:date="2026-09-17T14:09:00Z">
                  <w:rPr>
                    <w:rFonts w:ascii="Arial" w:hAnsi="Arial" w:cs="Arial"/>
                  </w:rPr>
                </w:rPrChange>
              </w:rPr>
              <w:t>anchoring with observed flexibility</w:t>
            </w:r>
          </w:p>
        </w:tc>
      </w:tr>
    </w:tbl>
    <w:p w14:paraId="1A2B0007" w14:textId="77777777" w:rsidR="00B65712" w:rsidRDefault="003E4F5D">
      <w:pPr>
        <w:pStyle w:val="FirstParagraph"/>
        <w:rPr>
          <w:ins w:id="1130" w:author="Sueda Gul" w:date="2026-10-07T09:00:00Z"/>
          <w:rFonts w:ascii="Arial" w:hAnsi="Arial" w:cs="Arial"/>
          <w:sz w:val="20"/>
          <w:szCs w:val="20"/>
        </w:rPr>
      </w:pPr>
      <w:ins w:id="1131" w:author="Sueda Gul" w:date="2026-10-07T09:00:00Z">
        <w:r>
          <w:rPr>
            <w:rFonts w:ascii="Arial" w:hAnsi="Arial" w:cs="Arial"/>
            <w:sz w:val="20"/>
            <w:szCs w:val="20"/>
          </w:rPr>
          <w:t>The β₀ override accepts values from −0.25 to 0.25, in steps of 0.01. β₀ is added to the raw Tendency to Plan score, which spans only about 0.21 across the 280 participants. A change of 0.01 therefore moves an agent’s list score (on the 0–6 scale) by about 0.28, so this range already covers everything from “no options” to “all five options” for every agent. The overrides for β₁–β₄ accept values from −5 to 5.</w:t>
        </w:r>
      </w:ins>
    </w:p>
    <w:p w14:paraId="0EBEFB11" w14:textId="77777777" w:rsidR="00ED117A" w:rsidRPr="00D51D96" w:rsidRDefault="00ED117A">
      <w:pPr>
        <w:pStyle w:val="Heading2"/>
        <w:spacing w:before="0"/>
        <w:rPr>
          <w:rFonts w:ascii="Arial" w:hAnsi="Arial" w:cs="Arial"/>
          <w:i w:val="0"/>
          <w:iCs w:val="0"/>
          <w:sz w:val="22"/>
          <w:szCs w:val="22"/>
          <w:rPrChange w:id="1132" w:author="Dovev Lavie" w:date="2026-09-17T16:14:00Z">
            <w:rPr>
              <w:rFonts w:ascii="Arial" w:hAnsi="Arial" w:cs="Arial"/>
            </w:rPr>
          </w:rPrChange>
        </w:rPr>
        <w:pPrChange w:id="1133" w:author="Dovev Lavie" w:date="2026-09-17T16:45:00Z">
          <w:pPr>
            <w:pStyle w:val="Heading2"/>
          </w:pPr>
        </w:pPrChange>
      </w:pPr>
      <w:bookmarkStart w:id="1134" w:name="the-stochastic-component-σ"/>
      <w:bookmarkEnd w:id="1024"/>
      <w:r w:rsidRPr="00D51D96">
        <w:rPr>
          <w:rFonts w:ascii="Arial" w:hAnsi="Arial" w:cs="Arial"/>
          <w:i w:val="0"/>
          <w:iCs w:val="0"/>
          <w:sz w:val="22"/>
          <w:szCs w:val="22"/>
          <w:rPrChange w:id="1135" w:author="Dovev Lavie" w:date="2026-09-17T16:14:00Z">
            <w:rPr>
              <w:rFonts w:ascii="Arial" w:hAnsi="Arial" w:cs="Arial"/>
            </w:rPr>
          </w:rPrChange>
        </w:rPr>
        <w:t>11. The Stochastic Component (σ)</w:t>
      </w:r>
    </w:p>
    <w:p w14:paraId="4FB2813C" w14:textId="77777777" w:rsidR="00ED117A" w:rsidRPr="00D51D96" w:rsidRDefault="00ED117A" w:rsidP="00ED117A">
      <w:pPr>
        <w:pStyle w:val="FirstParagraph"/>
        <w:rPr>
          <w:rFonts w:ascii="Arial" w:hAnsi="Arial" w:cs="Arial"/>
          <w:sz w:val="20"/>
          <w:szCs w:val="20"/>
          <w:rPrChange w:id="1136" w:author="Dovev Lavie" w:date="2026-09-17T14:09:00Z">
            <w:rPr>
              <w:rFonts w:ascii="Arial" w:hAnsi="Arial" w:cs="Arial"/>
            </w:rPr>
          </w:rPrChange>
        </w:rPr>
      </w:pPr>
      <w:r w:rsidRPr="00D51D96">
        <w:rPr>
          <w:rFonts w:ascii="Arial" w:hAnsi="Arial" w:cs="Arial"/>
          <w:sz w:val="20"/>
          <w:szCs w:val="20"/>
          <w:rPrChange w:id="1137" w:author="Dovev Lavie" w:date="2026-09-17T14:09:00Z">
            <w:rPr>
              <w:rFonts w:ascii="Arial" w:hAnsi="Arial" w:cs="Arial"/>
            </w:rPr>
          </w:rPrChange>
        </w:rPr>
        <w:t>Every element is modelled as a deterministic component plus an optional stochastic element, configured once for the whole decision in the “Stochastic Component” section at the top of the tab. When enabled, the model makes one random draw per element for each agent:</w:t>
      </w:r>
    </w:p>
    <w:p w14:paraId="0E14AE45" w14:textId="77777777" w:rsidR="00ED117A" w:rsidRPr="00D51D96" w:rsidRDefault="00ED117A" w:rsidP="00ED117A">
      <w:pPr>
        <w:pStyle w:val="BodyText"/>
        <w:rPr>
          <w:rFonts w:ascii="Arial" w:hAnsi="Arial" w:cs="Arial"/>
          <w:sz w:val="20"/>
          <w:szCs w:val="20"/>
          <w:rPrChange w:id="1138" w:author="Dovev Lavie" w:date="2026-09-17T14:09:00Z">
            <w:rPr>
              <w:rFonts w:ascii="Arial" w:hAnsi="Arial" w:cs="Arial"/>
            </w:rPr>
          </w:rPrChange>
        </w:rPr>
      </w:pPr>
      <w:r w:rsidRPr="00D51D96">
        <w:rPr>
          <w:rFonts w:ascii="Arial" w:hAnsi="Arial" w:cs="Arial"/>
          <w:sz w:val="20"/>
          <w:szCs w:val="20"/>
          <w:rPrChange w:id="1139" w:author="Dovev Lavie" w:date="2026-09-17T14:09:00Z">
            <w:rPr>
              <w:rFonts w:ascii="Arial" w:hAnsi="Arial" w:cs="Arial"/>
            </w:rPr>
          </w:rPrChange>
        </w:rPr>
        <w:t>draw_k ~ Normal(μ = anchor, σ = σ_base × coefficient)</w:t>
      </w:r>
    </w:p>
    <w:p w14:paraId="4A6E4DE1" w14:textId="77777777" w:rsidR="00ED117A" w:rsidRPr="00D51D96" w:rsidRDefault="00ED117A" w:rsidP="00ED117A">
      <w:pPr>
        <w:pStyle w:val="BodyText"/>
        <w:rPr>
          <w:rFonts w:ascii="Arial" w:hAnsi="Arial" w:cs="Arial"/>
          <w:sz w:val="20"/>
          <w:szCs w:val="20"/>
          <w:rPrChange w:id="1140" w:author="Dovev Lavie" w:date="2026-09-17T14:09:00Z">
            <w:rPr>
              <w:rFonts w:ascii="Arial" w:hAnsi="Arial" w:cs="Arial"/>
            </w:rPr>
          </w:rPrChange>
        </w:rPr>
      </w:pPr>
      <w:r w:rsidRPr="00D51D96">
        <w:rPr>
          <w:rFonts w:ascii="Arial" w:hAnsi="Arial" w:cs="Arial"/>
          <w:sz w:val="20"/>
          <w:szCs w:val="20"/>
          <w:rPrChange w:id="1141" w:author="Dovev Lavie" w:date="2026-09-17T14:09:00Z">
            <w:rPr>
              <w:rFonts w:ascii="Arial" w:hAnsi="Arial" w:cs="Arial"/>
            </w:rPr>
          </w:rPrChange>
        </w:rPr>
        <w:t xml:space="preserve">The anchor is the agent’s own continuous score for that element. </w:t>
      </w:r>
    </w:p>
    <w:p w14:paraId="04AE8F27" w14:textId="77777777" w:rsidR="00ED117A" w:rsidRPr="00D51D96" w:rsidRDefault="00ED117A" w:rsidP="00ED117A">
      <w:pPr>
        <w:pStyle w:val="BodyText"/>
        <w:rPr>
          <w:rFonts w:ascii="Arial" w:hAnsi="Arial" w:cs="Arial"/>
          <w:sz w:val="20"/>
          <w:szCs w:val="20"/>
          <w:rPrChange w:id="1142" w:author="Dovev Lavie" w:date="2026-09-17T14:09:00Z">
            <w:rPr>
              <w:rFonts w:ascii="Arial" w:hAnsi="Arial" w:cs="Arial"/>
            </w:rPr>
          </w:rPrChange>
        </w:rPr>
      </w:pPr>
      <w:r w:rsidRPr="00D51D96">
        <w:rPr>
          <w:rFonts w:ascii="Arial" w:hAnsi="Arial" w:cs="Arial"/>
          <w:sz w:val="20"/>
          <w:szCs w:val="20"/>
          <w:rPrChange w:id="1143" w:author="Dovev Lavie" w:date="2026-09-17T14:09:00Z">
            <w:rPr>
              <w:rFonts w:ascii="Arial" w:hAnsi="Arial" w:cs="Arial"/>
            </w:rPr>
          </w:rPrChange>
        </w:rPr>
        <w:t>The base σ values derive from the natural variability observed in the experiment: σ = (range of the element’s score / 18) × mean(stdactions), where the division by 18 reflects that the choice set spans a 1–5 standardized range.</w:t>
      </w:r>
    </w:p>
    <w:p w14:paraId="37B6798D" w14:textId="77777777" w:rsidR="00ED117A" w:rsidRPr="00D51D96" w:rsidRDefault="00ED117A" w:rsidP="00ED117A">
      <w:pPr>
        <w:pStyle w:val="Heading3"/>
        <w:rPr>
          <w:rFonts w:ascii="Arial" w:hAnsi="Arial" w:cs="Arial"/>
          <w:sz w:val="22"/>
          <w:szCs w:val="22"/>
          <w:rPrChange w:id="1144" w:author="Dovev Lavie" w:date="2026-09-17T14:09:00Z">
            <w:rPr>
              <w:rFonts w:ascii="Arial" w:hAnsi="Arial" w:cs="Arial"/>
            </w:rPr>
          </w:rPrChange>
        </w:rPr>
      </w:pPr>
      <w:r w:rsidRPr="00D51D96">
        <w:rPr>
          <w:rFonts w:ascii="Arial" w:hAnsi="Arial" w:cs="Arial"/>
          <w:sz w:val="22"/>
          <w:szCs w:val="22"/>
          <w:rPrChange w:id="1145" w:author="Dovev Lavie" w:date="2026-09-17T14:09:00Z">
            <w:rPr>
              <w:rFonts w:ascii="Arial" w:hAnsi="Arial" w:cs="Arial"/>
            </w:rPr>
          </w:rPrChange>
        </w:rPr>
        <w:t>σ Modes</w:t>
      </w:r>
    </w:p>
    <w:p w14:paraId="6E61DA68" w14:textId="77777777" w:rsidR="00ED117A" w:rsidRPr="00D51D96" w:rsidDel="002E093A" w:rsidRDefault="00ED117A">
      <w:pPr>
        <w:pStyle w:val="BodyText"/>
        <w:rPr>
          <w:del w:id="1146" w:author="Dovev Lavie" w:date="2026-09-17T16:45:00Z"/>
          <w:rFonts w:ascii="Arial" w:hAnsi="Arial" w:cs="Arial"/>
          <w:sz w:val="20"/>
          <w:szCs w:val="20"/>
          <w:rPrChange w:id="1147" w:author="Dovev Lavie" w:date="2026-09-17T14:09:00Z">
            <w:rPr>
              <w:del w:id="1148" w:author="Dovev Lavie" w:date="2026-09-17T16:45:00Z"/>
              <w:rFonts w:ascii="Arial" w:hAnsi="Arial" w:cs="Arial"/>
            </w:rPr>
          </w:rPrChange>
        </w:rPr>
        <w:pPrChange w:id="1149" w:author="Dovev Lavie" w:date="2026-09-17T16:45:00Z">
          <w:pPr>
            <w:pStyle w:val="FirstParagraph"/>
          </w:pPr>
        </w:pPrChange>
      </w:pPr>
      <w:r w:rsidRPr="00D51D96">
        <w:rPr>
          <w:rFonts w:ascii="Arial" w:hAnsi="Arial"/>
          <w:sz w:val="20"/>
          <w:szCs w:val="20"/>
          <w:rPrChange w:id="1150" w:author="Dovev Lavie" w:date="2026-09-17T14:09:00Z">
            <w:rPr>
              <w:rFonts w:ascii="Arial" w:hAnsi="Arial"/>
            </w:rPr>
          </w:rPrChange>
        </w:rPr>
        <w:t>The user can choose between two σ modes using the radio button in the “Stochastic Component” section.</w:t>
      </w:r>
    </w:p>
    <w:p w14:paraId="3B04ACDC" w14:textId="77777777" w:rsidR="00ED117A" w:rsidRPr="00D51D96" w:rsidRDefault="002E093A" w:rsidP="002E093A">
      <w:pPr>
        <w:pStyle w:val="BodyText"/>
        <w:rPr>
          <w:rFonts w:ascii="Arial" w:hAnsi="Arial" w:cs="Arial"/>
          <w:sz w:val="20"/>
          <w:szCs w:val="20"/>
          <w:rPrChange w:id="1151" w:author="Dovev Lavie" w:date="2026-09-17T14:09:00Z">
            <w:rPr>
              <w:rFonts w:ascii="Arial" w:hAnsi="Arial" w:cs="Arial"/>
            </w:rPr>
          </w:rPrChange>
        </w:rPr>
      </w:pPr>
      <w:ins w:id="1152" w:author="Dovev Lavie" w:date="2026-09-17T16:45:00Z">
        <w:r w:rsidRPr="00D51D96">
          <w:rPr>
            <w:rFonts w:ascii="Arial" w:hAnsi="Arial" w:cs="Arial"/>
            <w:sz w:val="20"/>
            <w:szCs w:val="20"/>
          </w:rPr>
          <w:t xml:space="preserve"> </w:t>
        </w:r>
      </w:ins>
      <w:r w:rsidR="00ED117A" w:rsidRPr="00D51D96">
        <w:rPr>
          <w:rFonts w:ascii="Arial" w:hAnsi="Arial" w:cs="Arial"/>
          <w:sz w:val="20"/>
          <w:szCs w:val="20"/>
          <w:rPrChange w:id="1153" w:author="Dovev Lavie" w:date="2026-09-17T14:09:00Z">
            <w:rPr>
              <w:rFonts w:ascii="Arial" w:hAnsi="Arial" w:cs="Arial"/>
            </w:rPr>
          </w:rPrChange>
        </w:rPr>
        <w:t>Uniformly (Overall σ) applies one common σ per element to all agents:</w:t>
      </w:r>
    </w:p>
    <w:tbl>
      <w:tblPr>
        <w:tblW w:w="0" w:type="auto"/>
        <w:tblLook w:val="0020" w:firstRow="1" w:lastRow="0" w:firstColumn="0" w:lastColumn="0" w:noHBand="0" w:noVBand="0"/>
      </w:tblPr>
      <w:tblGrid>
        <w:gridCol w:w="1940"/>
        <w:gridCol w:w="1496"/>
      </w:tblGrid>
      <w:tr w:rsidR="00ED117A" w:rsidRPr="00D51D96" w14:paraId="22930403" w14:textId="77777777">
        <w:trPr>
          <w:tblHeader/>
        </w:trPr>
        <w:tc>
          <w:tcPr>
            <w:tcW w:w="0" w:type="auto"/>
          </w:tcPr>
          <w:p w14:paraId="3D684F1C" w14:textId="77777777" w:rsidR="00ED117A" w:rsidRPr="00D51D96" w:rsidRDefault="00ED117A">
            <w:pPr>
              <w:pStyle w:val="Compact"/>
              <w:rPr>
                <w:rFonts w:ascii="Arial" w:hAnsi="Arial" w:cs="Arial"/>
                <w:sz w:val="20"/>
                <w:szCs w:val="20"/>
                <w:rPrChange w:id="1154" w:author="Dovev Lavie" w:date="2026-09-17T14:09:00Z">
                  <w:rPr>
                    <w:rFonts w:ascii="Arial" w:hAnsi="Arial" w:cs="Arial"/>
                  </w:rPr>
                </w:rPrChange>
              </w:rPr>
            </w:pPr>
            <w:r w:rsidRPr="00D51D96">
              <w:rPr>
                <w:rFonts w:ascii="Arial" w:hAnsi="Arial" w:cs="Arial"/>
                <w:sz w:val="20"/>
                <w:szCs w:val="20"/>
                <w:rPrChange w:id="1155" w:author="Dovev Lavie" w:date="2026-09-17T14:09:00Z">
                  <w:rPr>
                    <w:rFonts w:ascii="Arial" w:hAnsi="Arial" w:cs="Arial"/>
                  </w:rPr>
                </w:rPrChange>
              </w:rPr>
              <w:t>Element</w:t>
            </w:r>
          </w:p>
        </w:tc>
        <w:tc>
          <w:tcPr>
            <w:tcW w:w="0" w:type="auto"/>
          </w:tcPr>
          <w:p w14:paraId="65AFC12F" w14:textId="77777777" w:rsidR="00ED117A" w:rsidRPr="00D51D96" w:rsidRDefault="00ED117A">
            <w:pPr>
              <w:pStyle w:val="Compact"/>
              <w:rPr>
                <w:rFonts w:ascii="Arial" w:hAnsi="Arial" w:cs="Arial"/>
                <w:sz w:val="20"/>
                <w:szCs w:val="20"/>
                <w:rPrChange w:id="1156" w:author="Dovev Lavie" w:date="2026-09-17T14:09:00Z">
                  <w:rPr>
                    <w:rFonts w:ascii="Arial" w:hAnsi="Arial" w:cs="Arial"/>
                  </w:rPr>
                </w:rPrChange>
              </w:rPr>
            </w:pPr>
            <w:r w:rsidRPr="00D51D96">
              <w:rPr>
                <w:rFonts w:ascii="Arial" w:hAnsi="Arial" w:cs="Arial"/>
                <w:sz w:val="20"/>
                <w:szCs w:val="20"/>
                <w:rPrChange w:id="1157" w:author="Dovev Lavie" w:date="2026-09-17T14:09:00Z">
                  <w:rPr>
                    <w:rFonts w:ascii="Arial" w:hAnsi="Arial" w:cs="Arial"/>
                  </w:rPr>
                </w:rPrChange>
              </w:rPr>
              <w:t>Base σ</w:t>
            </w:r>
          </w:p>
        </w:tc>
      </w:tr>
      <w:tr w:rsidR="00ED117A" w:rsidRPr="00D51D96" w14:paraId="44C1DAEC" w14:textId="77777777">
        <w:tc>
          <w:tcPr>
            <w:tcW w:w="0" w:type="auto"/>
          </w:tcPr>
          <w:p w14:paraId="7D0DBC0E" w14:textId="77777777" w:rsidR="00ED117A" w:rsidRPr="00D51D96" w:rsidRDefault="00ED117A">
            <w:pPr>
              <w:pStyle w:val="Compact"/>
              <w:rPr>
                <w:rFonts w:ascii="Arial" w:hAnsi="Arial" w:cs="Arial"/>
                <w:sz w:val="20"/>
                <w:szCs w:val="20"/>
                <w:rPrChange w:id="1158" w:author="Dovev Lavie" w:date="2026-09-17T14:09:00Z">
                  <w:rPr>
                    <w:rFonts w:ascii="Arial" w:hAnsi="Arial" w:cs="Arial"/>
                  </w:rPr>
                </w:rPrChange>
              </w:rPr>
            </w:pPr>
            <w:r w:rsidRPr="00D51D96">
              <w:rPr>
                <w:rFonts w:ascii="Arial" w:hAnsi="Arial" w:cs="Arial"/>
                <w:sz w:val="20"/>
                <w:szCs w:val="20"/>
                <w:rPrChange w:id="1159" w:author="Dovev Lavie" w:date="2026-09-17T14:09:00Z">
                  <w:rPr>
                    <w:rFonts w:ascii="Arial" w:hAnsi="Arial" w:cs="Arial"/>
                  </w:rPr>
                </w:rPrChange>
              </w:rPr>
              <w:t>Options List Length</w:t>
            </w:r>
          </w:p>
        </w:tc>
        <w:tc>
          <w:tcPr>
            <w:tcW w:w="0" w:type="auto"/>
          </w:tcPr>
          <w:p w14:paraId="12F4648B" w14:textId="77777777" w:rsidR="00ED117A" w:rsidRPr="00D51D96" w:rsidRDefault="00ED117A">
            <w:pPr>
              <w:pStyle w:val="Compact"/>
              <w:rPr>
                <w:rFonts w:ascii="Arial" w:hAnsi="Arial" w:cs="Arial"/>
                <w:sz w:val="20"/>
                <w:szCs w:val="20"/>
                <w:rPrChange w:id="1160" w:author="Dovev Lavie" w:date="2026-09-17T14:09:00Z">
                  <w:rPr>
                    <w:rFonts w:ascii="Arial" w:hAnsi="Arial" w:cs="Arial"/>
                  </w:rPr>
                </w:rPrChange>
              </w:rPr>
            </w:pPr>
            <w:r w:rsidRPr="00D51D96">
              <w:rPr>
                <w:rFonts w:ascii="Arial" w:hAnsi="Arial" w:cs="Arial"/>
                <w:sz w:val="20"/>
                <w:szCs w:val="20"/>
                <w:rPrChange w:id="1161" w:author="Dovev Lavie" w:date="2026-09-17T14:09:00Z">
                  <w:rPr>
                    <w:rFonts w:ascii="Arial" w:hAnsi="Arial" w:cs="Arial"/>
                  </w:rPr>
                </w:rPrChange>
              </w:rPr>
              <w:t>0.395446</w:t>
            </w:r>
          </w:p>
        </w:tc>
      </w:tr>
      <w:tr w:rsidR="00ED117A" w:rsidRPr="00D51D96" w14:paraId="6DDFAC9F" w14:textId="77777777">
        <w:tc>
          <w:tcPr>
            <w:tcW w:w="0" w:type="auto"/>
          </w:tcPr>
          <w:p w14:paraId="5BF872F0" w14:textId="77777777" w:rsidR="00ED117A" w:rsidRPr="00D51D96" w:rsidRDefault="00ED117A">
            <w:pPr>
              <w:pStyle w:val="Compact"/>
              <w:rPr>
                <w:rFonts w:ascii="Arial" w:hAnsi="Arial" w:cs="Arial"/>
                <w:sz w:val="20"/>
                <w:szCs w:val="20"/>
                <w:rPrChange w:id="1162" w:author="Dovev Lavie" w:date="2026-09-17T14:09:00Z">
                  <w:rPr>
                    <w:rFonts w:ascii="Arial" w:hAnsi="Arial" w:cs="Arial"/>
                  </w:rPr>
                </w:rPrChange>
              </w:rPr>
            </w:pPr>
            <w:r w:rsidRPr="00D51D96">
              <w:rPr>
                <w:rFonts w:ascii="Arial" w:hAnsi="Arial" w:cs="Arial"/>
                <w:sz w:val="20"/>
                <w:szCs w:val="20"/>
                <w:rPrChange w:id="1163" w:author="Dovev Lavie" w:date="2026-09-17T14:09:00Z">
                  <w:rPr>
                    <w:rFonts w:ascii="Arial" w:hAnsi="Arial" w:cs="Arial"/>
                  </w:rPr>
                </w:rPrChange>
              </w:rPr>
              <w:t>Loyalty</w:t>
            </w:r>
          </w:p>
        </w:tc>
        <w:tc>
          <w:tcPr>
            <w:tcW w:w="0" w:type="auto"/>
          </w:tcPr>
          <w:p w14:paraId="655E4DE8" w14:textId="77777777" w:rsidR="00ED117A" w:rsidRPr="00D51D96" w:rsidRDefault="00ED117A">
            <w:pPr>
              <w:pStyle w:val="Compact"/>
              <w:rPr>
                <w:rFonts w:ascii="Arial" w:hAnsi="Arial" w:cs="Arial"/>
                <w:sz w:val="20"/>
                <w:szCs w:val="20"/>
                <w:rPrChange w:id="1164" w:author="Dovev Lavie" w:date="2026-09-17T14:09:00Z">
                  <w:rPr>
                    <w:rFonts w:ascii="Arial" w:hAnsi="Arial" w:cs="Arial"/>
                  </w:rPr>
                </w:rPrChange>
              </w:rPr>
            </w:pPr>
            <w:r w:rsidRPr="00D51D96">
              <w:rPr>
                <w:rFonts w:ascii="Arial" w:hAnsi="Arial" w:cs="Arial"/>
                <w:sz w:val="20"/>
                <w:szCs w:val="20"/>
                <w:rPrChange w:id="1165" w:author="Dovev Lavie" w:date="2026-09-17T14:09:00Z">
                  <w:rPr>
                    <w:rFonts w:ascii="Arial" w:hAnsi="Arial" w:cs="Arial"/>
                  </w:rPr>
                </w:rPrChange>
              </w:rPr>
              <w:t>0.4665145336</w:t>
            </w:r>
          </w:p>
        </w:tc>
      </w:tr>
      <w:tr w:rsidR="00ED117A" w:rsidRPr="00D51D96" w14:paraId="5EB93145" w14:textId="77777777">
        <w:tc>
          <w:tcPr>
            <w:tcW w:w="0" w:type="auto"/>
          </w:tcPr>
          <w:p w14:paraId="38EE4CD1" w14:textId="77777777" w:rsidR="00ED117A" w:rsidRPr="00D51D96" w:rsidRDefault="00ED117A">
            <w:pPr>
              <w:pStyle w:val="Compact"/>
              <w:rPr>
                <w:rFonts w:ascii="Arial" w:hAnsi="Arial" w:cs="Arial"/>
                <w:sz w:val="20"/>
                <w:szCs w:val="20"/>
                <w:rPrChange w:id="1166" w:author="Dovev Lavie" w:date="2026-09-17T14:09:00Z">
                  <w:rPr>
                    <w:rFonts w:ascii="Arial" w:hAnsi="Arial" w:cs="Arial"/>
                  </w:rPr>
                </w:rPrChange>
              </w:rPr>
            </w:pPr>
            <w:r w:rsidRPr="00D51D96">
              <w:rPr>
                <w:rFonts w:ascii="Arial" w:hAnsi="Arial" w:cs="Arial"/>
                <w:sz w:val="20"/>
                <w:szCs w:val="20"/>
                <w:rPrChange w:id="1167" w:author="Dovev Lavie" w:date="2026-09-17T14:09:00Z">
                  <w:rPr>
                    <w:rFonts w:ascii="Arial" w:hAnsi="Arial" w:cs="Arial"/>
                  </w:rPr>
                </w:rPrChange>
              </w:rPr>
              <w:t>Willingness-to-Pay</w:t>
            </w:r>
          </w:p>
        </w:tc>
        <w:tc>
          <w:tcPr>
            <w:tcW w:w="0" w:type="auto"/>
          </w:tcPr>
          <w:p w14:paraId="2905CDE9" w14:textId="77777777" w:rsidR="00ED117A" w:rsidRPr="00D51D96" w:rsidRDefault="00ED117A">
            <w:pPr>
              <w:pStyle w:val="Compact"/>
              <w:rPr>
                <w:rFonts w:ascii="Arial" w:hAnsi="Arial" w:cs="Arial"/>
                <w:sz w:val="20"/>
                <w:szCs w:val="20"/>
                <w:rPrChange w:id="1168" w:author="Dovev Lavie" w:date="2026-09-17T14:09:00Z">
                  <w:rPr>
                    <w:rFonts w:ascii="Arial" w:hAnsi="Arial" w:cs="Arial"/>
                  </w:rPr>
                </w:rPrChange>
              </w:rPr>
            </w:pPr>
            <w:r w:rsidRPr="00D51D96">
              <w:rPr>
                <w:rFonts w:ascii="Arial" w:hAnsi="Arial" w:cs="Arial"/>
                <w:sz w:val="20"/>
                <w:szCs w:val="20"/>
                <w:rPrChange w:id="1169" w:author="Dovev Lavie" w:date="2026-09-17T14:09:00Z">
                  <w:rPr>
                    <w:rFonts w:ascii="Arial" w:hAnsi="Arial" w:cs="Arial"/>
                  </w:rPr>
                </w:rPrChange>
              </w:rPr>
              <w:t>0.4526575455</w:t>
            </w:r>
          </w:p>
        </w:tc>
      </w:tr>
      <w:tr w:rsidR="00ED117A" w:rsidRPr="00D51D96" w14:paraId="4B713DF9" w14:textId="77777777">
        <w:tc>
          <w:tcPr>
            <w:tcW w:w="0" w:type="auto"/>
          </w:tcPr>
          <w:p w14:paraId="01A404CE" w14:textId="77777777" w:rsidR="00ED117A" w:rsidRPr="00D51D96" w:rsidRDefault="00ED117A">
            <w:pPr>
              <w:pStyle w:val="Compact"/>
              <w:rPr>
                <w:rFonts w:ascii="Arial" w:hAnsi="Arial" w:cs="Arial"/>
                <w:sz w:val="20"/>
                <w:szCs w:val="20"/>
                <w:rPrChange w:id="1170" w:author="Dovev Lavie" w:date="2026-09-17T14:09:00Z">
                  <w:rPr>
                    <w:rFonts w:ascii="Arial" w:hAnsi="Arial" w:cs="Arial"/>
                  </w:rPr>
                </w:rPrChange>
              </w:rPr>
            </w:pPr>
            <w:r w:rsidRPr="00D51D96">
              <w:rPr>
                <w:rFonts w:ascii="Arial" w:hAnsi="Arial" w:cs="Arial"/>
                <w:sz w:val="20"/>
                <w:szCs w:val="20"/>
                <w:rPrChange w:id="1171" w:author="Dovev Lavie" w:date="2026-09-17T14:09:00Z">
                  <w:rPr>
                    <w:rFonts w:ascii="Arial" w:hAnsi="Arial" w:cs="Arial"/>
                  </w:rPr>
                </w:rPrChange>
              </w:rPr>
              <w:t>Risk-Taking</w:t>
            </w:r>
          </w:p>
        </w:tc>
        <w:tc>
          <w:tcPr>
            <w:tcW w:w="0" w:type="auto"/>
          </w:tcPr>
          <w:p w14:paraId="0C58F30F" w14:textId="77777777" w:rsidR="00ED117A" w:rsidRPr="00D51D96" w:rsidRDefault="00ED117A">
            <w:pPr>
              <w:pStyle w:val="Compact"/>
              <w:rPr>
                <w:rFonts w:ascii="Arial" w:hAnsi="Arial" w:cs="Arial"/>
                <w:sz w:val="20"/>
                <w:szCs w:val="20"/>
                <w:rPrChange w:id="1172" w:author="Dovev Lavie" w:date="2026-09-17T14:09:00Z">
                  <w:rPr>
                    <w:rFonts w:ascii="Arial" w:hAnsi="Arial" w:cs="Arial"/>
                  </w:rPr>
                </w:rPrChange>
              </w:rPr>
            </w:pPr>
            <w:r w:rsidRPr="00D51D96">
              <w:rPr>
                <w:rFonts w:ascii="Arial" w:hAnsi="Arial" w:cs="Arial"/>
                <w:sz w:val="20"/>
                <w:szCs w:val="20"/>
                <w:rPrChange w:id="1173" w:author="Dovev Lavie" w:date="2026-09-17T14:09:00Z">
                  <w:rPr>
                    <w:rFonts w:ascii="Arial" w:hAnsi="Arial" w:cs="Arial"/>
                  </w:rPr>
                </w:rPrChange>
              </w:rPr>
              <w:t>0.39522204</w:t>
            </w:r>
          </w:p>
        </w:tc>
      </w:tr>
      <w:tr w:rsidR="00ED117A" w:rsidRPr="00D51D96" w14:paraId="704E5E54" w14:textId="77777777">
        <w:tc>
          <w:tcPr>
            <w:tcW w:w="0" w:type="auto"/>
          </w:tcPr>
          <w:p w14:paraId="52634F49" w14:textId="77777777" w:rsidR="00ED117A" w:rsidRPr="00D51D96" w:rsidRDefault="00ED117A">
            <w:pPr>
              <w:pStyle w:val="Compact"/>
              <w:rPr>
                <w:rFonts w:ascii="Arial" w:hAnsi="Arial" w:cs="Arial"/>
                <w:sz w:val="20"/>
                <w:szCs w:val="20"/>
                <w:rPrChange w:id="1174" w:author="Dovev Lavie" w:date="2026-09-17T14:09:00Z">
                  <w:rPr>
                    <w:rFonts w:ascii="Arial" w:hAnsi="Arial" w:cs="Arial"/>
                  </w:rPr>
                </w:rPrChange>
              </w:rPr>
            </w:pPr>
            <w:r w:rsidRPr="00D51D96">
              <w:rPr>
                <w:rFonts w:ascii="Arial" w:hAnsi="Arial" w:cs="Arial"/>
                <w:sz w:val="20"/>
                <w:szCs w:val="20"/>
                <w:rPrChange w:id="1175" w:author="Dovev Lavie" w:date="2026-09-17T14:09:00Z">
                  <w:rPr>
                    <w:rFonts w:ascii="Arial" w:hAnsi="Arial" w:cs="Arial"/>
                  </w:rPr>
                </w:rPrChange>
              </w:rPr>
              <w:t>Flexibility</w:t>
            </w:r>
          </w:p>
        </w:tc>
        <w:tc>
          <w:tcPr>
            <w:tcW w:w="0" w:type="auto"/>
          </w:tcPr>
          <w:p w14:paraId="46E5933D" w14:textId="77777777" w:rsidR="00ED117A" w:rsidRPr="00D51D96" w:rsidRDefault="00ED117A">
            <w:pPr>
              <w:pStyle w:val="Compact"/>
              <w:rPr>
                <w:rFonts w:ascii="Arial" w:hAnsi="Arial" w:cs="Arial"/>
                <w:sz w:val="20"/>
                <w:szCs w:val="20"/>
                <w:rPrChange w:id="1176" w:author="Dovev Lavie" w:date="2026-09-17T14:09:00Z">
                  <w:rPr>
                    <w:rFonts w:ascii="Arial" w:hAnsi="Arial" w:cs="Arial"/>
                  </w:rPr>
                </w:rPrChange>
              </w:rPr>
            </w:pPr>
            <w:r w:rsidRPr="00D51D96">
              <w:rPr>
                <w:rFonts w:ascii="Arial" w:hAnsi="Arial" w:cs="Arial"/>
                <w:sz w:val="20"/>
                <w:szCs w:val="20"/>
                <w:rPrChange w:id="1177" w:author="Dovev Lavie" w:date="2026-09-17T14:09:00Z">
                  <w:rPr>
                    <w:rFonts w:ascii="Arial" w:hAnsi="Arial" w:cs="Arial"/>
                  </w:rPr>
                </w:rPrChange>
              </w:rPr>
              <w:t>0.4346228732</w:t>
            </w:r>
          </w:p>
        </w:tc>
      </w:tr>
    </w:tbl>
    <w:p w14:paraId="0985AE2F" w14:textId="77777777" w:rsidR="00ED117A" w:rsidRPr="00D51D96" w:rsidRDefault="00ED117A" w:rsidP="00ED117A">
      <w:pPr>
        <w:pStyle w:val="BodyText"/>
        <w:rPr>
          <w:rFonts w:ascii="Arial" w:hAnsi="Arial" w:cs="Arial"/>
          <w:sz w:val="20"/>
          <w:szCs w:val="20"/>
          <w:rPrChange w:id="1178" w:author="Dovev Lavie" w:date="2026-09-17T14:09:00Z">
            <w:rPr>
              <w:rFonts w:ascii="Arial" w:hAnsi="Arial" w:cs="Arial"/>
            </w:rPr>
          </w:rPrChange>
        </w:rPr>
      </w:pPr>
      <w:r w:rsidRPr="00D51D96">
        <w:rPr>
          <w:rFonts w:ascii="Arial" w:hAnsi="Arial" w:cs="Arial"/>
          <w:sz w:val="20"/>
          <w:szCs w:val="20"/>
          <w:rPrChange w:id="1179" w:author="Dovev Lavie" w:date="2026-09-17T14:09:00Z">
            <w:rPr>
              <w:rFonts w:ascii="Arial" w:hAnsi="Arial" w:cs="Arial"/>
            </w:rPr>
          </w:rPrChange>
        </w:rPr>
        <w:t xml:space="preserve">The σ Coefficient slider (default </w:t>
      </w:r>
      <w:del w:id="1180" w:author="Dovev Lavie" w:date="2026-09-17T16:44:00Z">
        <w:r w:rsidRPr="00D51D96" w:rsidDel="002E093A">
          <w:rPr>
            <w:rFonts w:ascii="Arial" w:hAnsi="Arial" w:cs="Arial"/>
            <w:sz w:val="20"/>
            <w:szCs w:val="20"/>
            <w:rPrChange w:id="1181" w:author="Dovev Lavie" w:date="2026-09-17T14:09:00Z">
              <w:rPr>
                <w:rFonts w:ascii="Arial" w:hAnsi="Arial" w:cs="Arial"/>
              </w:rPr>
            </w:rPrChange>
          </w:rPr>
          <w:delText>1.0</w:delText>
        </w:r>
      </w:del>
      <w:ins w:id="1182" w:author="Dovev Lavie" w:date="2026-09-17T16:44:00Z">
        <w:r w:rsidR="002E093A" w:rsidRPr="00D51D96">
          <w:rPr>
            <w:rFonts w:ascii="Arial" w:hAnsi="Arial" w:cs="Arial"/>
            <w:sz w:val="20"/>
            <w:szCs w:val="20"/>
          </w:rPr>
          <w:t>0.5</w:t>
        </w:r>
      </w:ins>
      <w:r w:rsidRPr="00D51D96">
        <w:rPr>
          <w:rFonts w:ascii="Arial" w:hAnsi="Arial" w:cs="Arial"/>
          <w:sz w:val="20"/>
          <w:szCs w:val="20"/>
          <w:rPrChange w:id="1183" w:author="Dovev Lavie" w:date="2026-09-17T14:09:00Z">
            <w:rPr>
              <w:rFonts w:ascii="Arial" w:hAnsi="Arial" w:cs="Arial"/>
            </w:rPr>
          </w:rPrChange>
        </w:rPr>
        <w:t>, range 0.0–2.0) multiplies each element’s base σ. Setting the coefficient to 0 makes σ = 0, which effectively disables the stochastic component.</w:t>
      </w:r>
    </w:p>
    <w:p w14:paraId="687809AD" w14:textId="77777777" w:rsidR="00ED117A" w:rsidRPr="00D51D96" w:rsidRDefault="00ED117A" w:rsidP="00ED117A">
      <w:pPr>
        <w:pStyle w:val="BodyText"/>
        <w:rPr>
          <w:rFonts w:ascii="Arial" w:hAnsi="Arial" w:cs="Arial"/>
          <w:sz w:val="20"/>
          <w:szCs w:val="20"/>
          <w:rPrChange w:id="1184" w:author="Dovev Lavie" w:date="2026-09-17T14:09:00Z">
            <w:rPr>
              <w:rFonts w:ascii="Arial" w:hAnsi="Arial" w:cs="Arial"/>
            </w:rPr>
          </w:rPrChange>
        </w:rPr>
      </w:pPr>
      <w:r w:rsidRPr="00D51D96">
        <w:rPr>
          <w:rFonts w:ascii="Arial" w:hAnsi="Arial" w:cs="Arial"/>
          <w:sz w:val="20"/>
          <w:szCs w:val="20"/>
          <w:rPrChange w:id="1185" w:author="Dovev Lavie" w:date="2026-09-17T14:09:00Z">
            <w:rPr>
              <w:rFonts w:ascii="Arial" w:hAnsi="Arial" w:cs="Arial"/>
            </w:rPr>
          </w:rPrChange>
        </w:rPr>
        <w:t>Quintiles (Per-Income-Level σ) applies a different σ per budget level, computed from the mean number of actions per cycle within each budget level:</w:t>
      </w:r>
    </w:p>
    <w:tbl>
      <w:tblPr>
        <w:tblW w:w="5000" w:type="pct"/>
        <w:tblLayout w:type="fixed"/>
        <w:tblLook w:val="0020" w:firstRow="1" w:lastRow="0" w:firstColumn="0" w:lastColumn="0" w:noHBand="0" w:noVBand="0"/>
      </w:tblPr>
      <w:tblGrid>
        <w:gridCol w:w="1560"/>
        <w:gridCol w:w="1560"/>
        <w:gridCol w:w="1560"/>
        <w:gridCol w:w="1560"/>
        <w:gridCol w:w="1560"/>
        <w:gridCol w:w="1560"/>
      </w:tblGrid>
      <w:tr w:rsidR="00ED117A" w:rsidRPr="00D51D96" w14:paraId="7B033C5C" w14:textId="77777777">
        <w:trPr>
          <w:tblHeader/>
        </w:trPr>
        <w:tc>
          <w:tcPr>
            <w:tcW w:w="1320" w:type="dxa"/>
          </w:tcPr>
          <w:p w14:paraId="6018326C" w14:textId="77777777" w:rsidR="00ED117A" w:rsidRPr="00D51D96" w:rsidRDefault="00ED117A">
            <w:pPr>
              <w:pStyle w:val="Compact"/>
              <w:rPr>
                <w:rFonts w:ascii="Arial" w:hAnsi="Arial" w:cs="Arial"/>
                <w:sz w:val="20"/>
                <w:szCs w:val="20"/>
                <w:rPrChange w:id="1186" w:author="Dovev Lavie" w:date="2026-09-17T14:09:00Z">
                  <w:rPr>
                    <w:rFonts w:ascii="Arial" w:hAnsi="Arial" w:cs="Arial"/>
                  </w:rPr>
                </w:rPrChange>
              </w:rPr>
            </w:pPr>
            <w:r w:rsidRPr="00D51D96">
              <w:rPr>
                <w:rFonts w:ascii="Arial" w:hAnsi="Arial" w:cs="Arial"/>
                <w:sz w:val="20"/>
                <w:szCs w:val="20"/>
                <w:rPrChange w:id="1187" w:author="Dovev Lavie" w:date="2026-09-17T14:09:00Z">
                  <w:rPr>
                    <w:rFonts w:ascii="Arial" w:hAnsi="Arial" w:cs="Arial"/>
                  </w:rPr>
                </w:rPrChange>
              </w:rPr>
              <w:lastRenderedPageBreak/>
              <w:t>Budget level</w:t>
            </w:r>
          </w:p>
        </w:tc>
        <w:tc>
          <w:tcPr>
            <w:tcW w:w="1320" w:type="dxa"/>
          </w:tcPr>
          <w:p w14:paraId="1B534DC0" w14:textId="77777777" w:rsidR="00ED117A" w:rsidRPr="00D51D96" w:rsidRDefault="00ED117A">
            <w:pPr>
              <w:pStyle w:val="Compact"/>
              <w:rPr>
                <w:rFonts w:ascii="Arial" w:hAnsi="Arial" w:cs="Arial"/>
                <w:sz w:val="20"/>
                <w:szCs w:val="20"/>
                <w:rPrChange w:id="1188" w:author="Dovev Lavie" w:date="2026-09-17T14:09:00Z">
                  <w:rPr>
                    <w:rFonts w:ascii="Arial" w:hAnsi="Arial" w:cs="Arial"/>
                  </w:rPr>
                </w:rPrChange>
              </w:rPr>
            </w:pPr>
            <w:r w:rsidRPr="00D51D96">
              <w:rPr>
                <w:rFonts w:ascii="Arial" w:hAnsi="Arial" w:cs="Arial"/>
                <w:sz w:val="20"/>
                <w:szCs w:val="20"/>
                <w:rPrChange w:id="1189" w:author="Dovev Lavie" w:date="2026-09-17T14:09:00Z">
                  <w:rPr>
                    <w:rFonts w:ascii="Arial" w:hAnsi="Arial" w:cs="Arial"/>
                  </w:rPr>
                </w:rPrChange>
              </w:rPr>
              <w:t>Options List Length</w:t>
            </w:r>
          </w:p>
        </w:tc>
        <w:tc>
          <w:tcPr>
            <w:tcW w:w="1320" w:type="dxa"/>
          </w:tcPr>
          <w:p w14:paraId="65DA8388" w14:textId="77777777" w:rsidR="00ED117A" w:rsidRPr="00D51D96" w:rsidRDefault="00ED117A">
            <w:pPr>
              <w:pStyle w:val="Compact"/>
              <w:rPr>
                <w:rFonts w:ascii="Arial" w:hAnsi="Arial" w:cs="Arial"/>
                <w:sz w:val="20"/>
                <w:szCs w:val="20"/>
                <w:rPrChange w:id="1190" w:author="Dovev Lavie" w:date="2026-09-17T14:09:00Z">
                  <w:rPr>
                    <w:rFonts w:ascii="Arial" w:hAnsi="Arial" w:cs="Arial"/>
                  </w:rPr>
                </w:rPrChange>
              </w:rPr>
            </w:pPr>
            <w:r w:rsidRPr="00D51D96">
              <w:rPr>
                <w:rFonts w:ascii="Arial" w:hAnsi="Arial" w:cs="Arial"/>
                <w:sz w:val="20"/>
                <w:szCs w:val="20"/>
                <w:rPrChange w:id="1191" w:author="Dovev Lavie" w:date="2026-09-17T14:09:00Z">
                  <w:rPr>
                    <w:rFonts w:ascii="Arial" w:hAnsi="Arial" w:cs="Arial"/>
                  </w:rPr>
                </w:rPrChange>
              </w:rPr>
              <w:t>Loyalty</w:t>
            </w:r>
          </w:p>
        </w:tc>
        <w:tc>
          <w:tcPr>
            <w:tcW w:w="1320" w:type="dxa"/>
          </w:tcPr>
          <w:p w14:paraId="0AF4EEDF" w14:textId="77777777" w:rsidR="00ED117A" w:rsidRPr="00D51D96" w:rsidRDefault="00ED117A">
            <w:pPr>
              <w:pStyle w:val="Compact"/>
              <w:rPr>
                <w:rFonts w:ascii="Arial" w:hAnsi="Arial" w:cs="Arial"/>
                <w:sz w:val="20"/>
                <w:szCs w:val="20"/>
                <w:rPrChange w:id="1192" w:author="Dovev Lavie" w:date="2026-09-17T14:09:00Z">
                  <w:rPr>
                    <w:rFonts w:ascii="Arial" w:hAnsi="Arial" w:cs="Arial"/>
                  </w:rPr>
                </w:rPrChange>
              </w:rPr>
            </w:pPr>
            <w:r w:rsidRPr="00D51D96">
              <w:rPr>
                <w:rFonts w:ascii="Arial" w:hAnsi="Arial" w:cs="Arial"/>
                <w:sz w:val="20"/>
                <w:szCs w:val="20"/>
                <w:rPrChange w:id="1193" w:author="Dovev Lavie" w:date="2026-09-17T14:09:00Z">
                  <w:rPr>
                    <w:rFonts w:ascii="Arial" w:hAnsi="Arial" w:cs="Arial"/>
                  </w:rPr>
                </w:rPrChange>
              </w:rPr>
              <w:t>Willingness-to-Pay</w:t>
            </w:r>
          </w:p>
        </w:tc>
        <w:tc>
          <w:tcPr>
            <w:tcW w:w="1320" w:type="dxa"/>
          </w:tcPr>
          <w:p w14:paraId="717C9B27" w14:textId="77777777" w:rsidR="00ED117A" w:rsidRPr="00D51D96" w:rsidRDefault="00ED117A">
            <w:pPr>
              <w:pStyle w:val="Compact"/>
              <w:rPr>
                <w:rFonts w:ascii="Arial" w:hAnsi="Arial" w:cs="Arial"/>
                <w:sz w:val="20"/>
                <w:szCs w:val="20"/>
                <w:rPrChange w:id="1194" w:author="Dovev Lavie" w:date="2026-09-17T14:09:00Z">
                  <w:rPr>
                    <w:rFonts w:ascii="Arial" w:hAnsi="Arial" w:cs="Arial"/>
                  </w:rPr>
                </w:rPrChange>
              </w:rPr>
            </w:pPr>
            <w:r w:rsidRPr="00D51D96">
              <w:rPr>
                <w:rFonts w:ascii="Arial" w:hAnsi="Arial" w:cs="Arial"/>
                <w:sz w:val="20"/>
                <w:szCs w:val="20"/>
                <w:rPrChange w:id="1195" w:author="Dovev Lavie" w:date="2026-09-17T14:09:00Z">
                  <w:rPr>
                    <w:rFonts w:ascii="Arial" w:hAnsi="Arial" w:cs="Arial"/>
                  </w:rPr>
                </w:rPrChange>
              </w:rPr>
              <w:t>Risk-Taking</w:t>
            </w:r>
          </w:p>
        </w:tc>
        <w:tc>
          <w:tcPr>
            <w:tcW w:w="1320" w:type="dxa"/>
          </w:tcPr>
          <w:p w14:paraId="54592592" w14:textId="77777777" w:rsidR="00ED117A" w:rsidRPr="00D51D96" w:rsidRDefault="00ED117A">
            <w:pPr>
              <w:pStyle w:val="Compact"/>
              <w:rPr>
                <w:rFonts w:ascii="Arial" w:hAnsi="Arial" w:cs="Arial"/>
                <w:sz w:val="20"/>
                <w:szCs w:val="20"/>
                <w:rPrChange w:id="1196" w:author="Dovev Lavie" w:date="2026-09-17T14:09:00Z">
                  <w:rPr>
                    <w:rFonts w:ascii="Arial" w:hAnsi="Arial" w:cs="Arial"/>
                  </w:rPr>
                </w:rPrChange>
              </w:rPr>
            </w:pPr>
            <w:r w:rsidRPr="00D51D96">
              <w:rPr>
                <w:rFonts w:ascii="Arial" w:hAnsi="Arial" w:cs="Arial"/>
                <w:sz w:val="20"/>
                <w:szCs w:val="20"/>
                <w:rPrChange w:id="1197" w:author="Dovev Lavie" w:date="2026-09-17T14:09:00Z">
                  <w:rPr>
                    <w:rFonts w:ascii="Arial" w:hAnsi="Arial" w:cs="Arial"/>
                  </w:rPr>
                </w:rPrChange>
              </w:rPr>
              <w:t>Flexibility</w:t>
            </w:r>
          </w:p>
        </w:tc>
      </w:tr>
      <w:tr w:rsidR="00ED117A" w:rsidRPr="00D51D96" w14:paraId="66B5D0F2" w14:textId="77777777">
        <w:tc>
          <w:tcPr>
            <w:tcW w:w="1320" w:type="dxa"/>
          </w:tcPr>
          <w:p w14:paraId="462F8BF5" w14:textId="77777777" w:rsidR="00ED117A" w:rsidRPr="00D51D96" w:rsidRDefault="00ED117A">
            <w:pPr>
              <w:pStyle w:val="Compact"/>
              <w:rPr>
                <w:rFonts w:ascii="Arial" w:hAnsi="Arial" w:cs="Arial"/>
                <w:sz w:val="20"/>
                <w:szCs w:val="20"/>
                <w:rPrChange w:id="1198" w:author="Dovev Lavie" w:date="2026-09-17T14:09:00Z">
                  <w:rPr>
                    <w:rFonts w:ascii="Arial" w:hAnsi="Arial" w:cs="Arial"/>
                  </w:rPr>
                </w:rPrChange>
              </w:rPr>
            </w:pPr>
            <w:r w:rsidRPr="00D51D96">
              <w:rPr>
                <w:rFonts w:ascii="Arial" w:hAnsi="Arial" w:cs="Arial"/>
                <w:sz w:val="20"/>
                <w:szCs w:val="20"/>
                <w:rPrChange w:id="1199" w:author="Dovev Lavie" w:date="2026-09-17T14:09:00Z">
                  <w:rPr>
                    <w:rFonts w:ascii="Arial" w:hAnsi="Arial" w:cs="Arial"/>
                  </w:rPr>
                </w:rPrChange>
              </w:rPr>
              <w:t>Level 1 (€12)</w:t>
            </w:r>
          </w:p>
        </w:tc>
        <w:tc>
          <w:tcPr>
            <w:tcW w:w="1320" w:type="dxa"/>
          </w:tcPr>
          <w:p w14:paraId="29191D7B" w14:textId="77777777" w:rsidR="00ED117A" w:rsidRPr="00D51D96" w:rsidRDefault="00ED117A">
            <w:pPr>
              <w:pStyle w:val="Compact"/>
              <w:rPr>
                <w:rFonts w:ascii="Arial" w:hAnsi="Arial" w:cs="Arial"/>
                <w:sz w:val="20"/>
                <w:szCs w:val="20"/>
                <w:rPrChange w:id="1200" w:author="Dovev Lavie" w:date="2026-09-17T14:09:00Z">
                  <w:rPr>
                    <w:rFonts w:ascii="Arial" w:hAnsi="Arial" w:cs="Arial"/>
                  </w:rPr>
                </w:rPrChange>
              </w:rPr>
            </w:pPr>
            <w:r w:rsidRPr="00D51D96">
              <w:rPr>
                <w:rFonts w:ascii="Arial" w:hAnsi="Arial" w:cs="Arial"/>
                <w:sz w:val="20"/>
                <w:szCs w:val="20"/>
                <w:rPrChange w:id="1201" w:author="Dovev Lavie" w:date="2026-09-17T14:09:00Z">
                  <w:rPr>
                    <w:rFonts w:ascii="Arial" w:hAnsi="Arial" w:cs="Arial"/>
                  </w:rPr>
                </w:rPrChange>
              </w:rPr>
              <w:t>0.3409412</w:t>
            </w:r>
          </w:p>
        </w:tc>
        <w:tc>
          <w:tcPr>
            <w:tcW w:w="1320" w:type="dxa"/>
          </w:tcPr>
          <w:p w14:paraId="438CCB9A" w14:textId="77777777" w:rsidR="00ED117A" w:rsidRPr="00D51D96" w:rsidRDefault="00ED117A">
            <w:pPr>
              <w:pStyle w:val="Compact"/>
              <w:rPr>
                <w:rFonts w:ascii="Arial" w:hAnsi="Arial" w:cs="Arial"/>
                <w:sz w:val="20"/>
                <w:szCs w:val="20"/>
                <w:rPrChange w:id="1202" w:author="Dovev Lavie" w:date="2026-09-17T14:09:00Z">
                  <w:rPr>
                    <w:rFonts w:ascii="Arial" w:hAnsi="Arial" w:cs="Arial"/>
                  </w:rPr>
                </w:rPrChange>
              </w:rPr>
            </w:pPr>
            <w:r w:rsidRPr="00D51D96">
              <w:rPr>
                <w:rFonts w:ascii="Arial" w:hAnsi="Arial" w:cs="Arial"/>
                <w:sz w:val="20"/>
                <w:szCs w:val="20"/>
                <w:rPrChange w:id="1203" w:author="Dovev Lavie" w:date="2026-09-17T14:09:00Z">
                  <w:rPr>
                    <w:rFonts w:ascii="Arial" w:hAnsi="Arial" w:cs="Arial"/>
                  </w:rPr>
                </w:rPrChange>
              </w:rPr>
              <w:t>0.3738315</w:t>
            </w:r>
          </w:p>
        </w:tc>
        <w:tc>
          <w:tcPr>
            <w:tcW w:w="1320" w:type="dxa"/>
          </w:tcPr>
          <w:p w14:paraId="0B6BBD92" w14:textId="77777777" w:rsidR="00ED117A" w:rsidRPr="00D51D96" w:rsidRDefault="00ED117A">
            <w:pPr>
              <w:pStyle w:val="Compact"/>
              <w:rPr>
                <w:rFonts w:ascii="Arial" w:hAnsi="Arial" w:cs="Arial"/>
                <w:sz w:val="20"/>
                <w:szCs w:val="20"/>
                <w:rPrChange w:id="1204" w:author="Dovev Lavie" w:date="2026-09-17T14:09:00Z">
                  <w:rPr>
                    <w:rFonts w:ascii="Arial" w:hAnsi="Arial" w:cs="Arial"/>
                  </w:rPr>
                </w:rPrChange>
              </w:rPr>
            </w:pPr>
            <w:r w:rsidRPr="00D51D96">
              <w:rPr>
                <w:rFonts w:ascii="Arial" w:hAnsi="Arial" w:cs="Arial"/>
                <w:sz w:val="20"/>
                <w:szCs w:val="20"/>
                <w:rPrChange w:id="1205" w:author="Dovev Lavie" w:date="2026-09-17T14:09:00Z">
                  <w:rPr>
                    <w:rFonts w:ascii="Arial" w:hAnsi="Arial" w:cs="Arial"/>
                  </w:rPr>
                </w:rPrChange>
              </w:rPr>
              <w:t>0.3902672</w:t>
            </w:r>
          </w:p>
        </w:tc>
        <w:tc>
          <w:tcPr>
            <w:tcW w:w="1320" w:type="dxa"/>
          </w:tcPr>
          <w:p w14:paraId="3F544FB9" w14:textId="77777777" w:rsidR="00ED117A" w:rsidRPr="00D51D96" w:rsidRDefault="00ED117A">
            <w:pPr>
              <w:pStyle w:val="Compact"/>
              <w:rPr>
                <w:rFonts w:ascii="Arial" w:hAnsi="Arial" w:cs="Arial"/>
                <w:sz w:val="20"/>
                <w:szCs w:val="20"/>
                <w:rPrChange w:id="1206" w:author="Dovev Lavie" w:date="2026-09-17T14:09:00Z">
                  <w:rPr>
                    <w:rFonts w:ascii="Arial" w:hAnsi="Arial" w:cs="Arial"/>
                  </w:rPr>
                </w:rPrChange>
              </w:rPr>
            </w:pPr>
            <w:r w:rsidRPr="00D51D96">
              <w:rPr>
                <w:rFonts w:ascii="Arial" w:hAnsi="Arial" w:cs="Arial"/>
                <w:sz w:val="20"/>
                <w:szCs w:val="20"/>
                <w:rPrChange w:id="1207" w:author="Dovev Lavie" w:date="2026-09-17T14:09:00Z">
                  <w:rPr>
                    <w:rFonts w:ascii="Arial" w:hAnsi="Arial" w:cs="Arial"/>
                  </w:rPr>
                </w:rPrChange>
              </w:rPr>
              <w:t>0.3397903</w:t>
            </w:r>
          </w:p>
        </w:tc>
        <w:tc>
          <w:tcPr>
            <w:tcW w:w="1320" w:type="dxa"/>
          </w:tcPr>
          <w:p w14:paraId="20834333" w14:textId="77777777" w:rsidR="00ED117A" w:rsidRPr="00D51D96" w:rsidRDefault="00ED117A">
            <w:pPr>
              <w:pStyle w:val="Compact"/>
              <w:rPr>
                <w:rFonts w:ascii="Arial" w:hAnsi="Arial" w:cs="Arial"/>
                <w:sz w:val="20"/>
                <w:szCs w:val="20"/>
                <w:rPrChange w:id="1208" w:author="Dovev Lavie" w:date="2026-09-17T14:09:00Z">
                  <w:rPr>
                    <w:rFonts w:ascii="Arial" w:hAnsi="Arial" w:cs="Arial"/>
                  </w:rPr>
                </w:rPrChange>
              </w:rPr>
            </w:pPr>
            <w:r w:rsidRPr="00D51D96">
              <w:rPr>
                <w:rFonts w:ascii="Arial" w:hAnsi="Arial" w:cs="Arial"/>
                <w:sz w:val="20"/>
                <w:szCs w:val="20"/>
                <w:rPrChange w:id="1209" w:author="Dovev Lavie" w:date="2026-09-17T14:09:00Z">
                  <w:rPr>
                    <w:rFonts w:ascii="Arial" w:hAnsi="Arial" w:cs="Arial"/>
                  </w:rPr>
                </w:rPrChange>
              </w:rPr>
              <w:t>0.3747184</w:t>
            </w:r>
          </w:p>
        </w:tc>
      </w:tr>
      <w:tr w:rsidR="00ED117A" w:rsidRPr="00D51D96" w14:paraId="5415D5A7" w14:textId="77777777">
        <w:tc>
          <w:tcPr>
            <w:tcW w:w="1320" w:type="dxa"/>
          </w:tcPr>
          <w:p w14:paraId="681DB073" w14:textId="77777777" w:rsidR="00ED117A" w:rsidRPr="00D51D96" w:rsidRDefault="00ED117A">
            <w:pPr>
              <w:pStyle w:val="Compact"/>
              <w:rPr>
                <w:rFonts w:ascii="Arial" w:hAnsi="Arial" w:cs="Arial"/>
                <w:sz w:val="20"/>
                <w:szCs w:val="20"/>
                <w:rPrChange w:id="1210" w:author="Dovev Lavie" w:date="2026-09-17T14:09:00Z">
                  <w:rPr>
                    <w:rFonts w:ascii="Arial" w:hAnsi="Arial" w:cs="Arial"/>
                  </w:rPr>
                </w:rPrChange>
              </w:rPr>
            </w:pPr>
            <w:r w:rsidRPr="00D51D96">
              <w:rPr>
                <w:rFonts w:ascii="Arial" w:hAnsi="Arial" w:cs="Arial"/>
                <w:sz w:val="20"/>
                <w:szCs w:val="20"/>
                <w:rPrChange w:id="1211" w:author="Dovev Lavie" w:date="2026-09-17T14:09:00Z">
                  <w:rPr>
                    <w:rFonts w:ascii="Arial" w:hAnsi="Arial" w:cs="Arial"/>
                  </w:rPr>
                </w:rPrChange>
              </w:rPr>
              <w:t>Level 2 (€32)</w:t>
            </w:r>
          </w:p>
        </w:tc>
        <w:tc>
          <w:tcPr>
            <w:tcW w:w="1320" w:type="dxa"/>
          </w:tcPr>
          <w:p w14:paraId="56071221" w14:textId="77777777" w:rsidR="00ED117A" w:rsidRPr="00D51D96" w:rsidRDefault="00ED117A">
            <w:pPr>
              <w:pStyle w:val="Compact"/>
              <w:rPr>
                <w:rFonts w:ascii="Arial" w:hAnsi="Arial" w:cs="Arial"/>
                <w:sz w:val="20"/>
                <w:szCs w:val="20"/>
                <w:rPrChange w:id="1212" w:author="Dovev Lavie" w:date="2026-09-17T14:09:00Z">
                  <w:rPr>
                    <w:rFonts w:ascii="Arial" w:hAnsi="Arial" w:cs="Arial"/>
                  </w:rPr>
                </w:rPrChange>
              </w:rPr>
            </w:pPr>
            <w:r w:rsidRPr="00D51D96">
              <w:rPr>
                <w:rFonts w:ascii="Arial" w:hAnsi="Arial" w:cs="Arial"/>
                <w:sz w:val="20"/>
                <w:szCs w:val="20"/>
                <w:rPrChange w:id="1213" w:author="Dovev Lavie" w:date="2026-09-17T14:09:00Z">
                  <w:rPr>
                    <w:rFonts w:ascii="Arial" w:hAnsi="Arial" w:cs="Arial"/>
                  </w:rPr>
                </w:rPrChange>
              </w:rPr>
              <w:t>0.3788994</w:t>
            </w:r>
          </w:p>
        </w:tc>
        <w:tc>
          <w:tcPr>
            <w:tcW w:w="1320" w:type="dxa"/>
          </w:tcPr>
          <w:p w14:paraId="684F5A79" w14:textId="77777777" w:rsidR="00ED117A" w:rsidRPr="00D51D96" w:rsidRDefault="00ED117A">
            <w:pPr>
              <w:pStyle w:val="Compact"/>
              <w:rPr>
                <w:rFonts w:ascii="Arial" w:hAnsi="Arial" w:cs="Arial"/>
                <w:sz w:val="20"/>
                <w:szCs w:val="20"/>
                <w:rPrChange w:id="1214" w:author="Dovev Lavie" w:date="2026-09-17T14:09:00Z">
                  <w:rPr>
                    <w:rFonts w:ascii="Arial" w:hAnsi="Arial" w:cs="Arial"/>
                  </w:rPr>
                </w:rPrChange>
              </w:rPr>
            </w:pPr>
            <w:r w:rsidRPr="00D51D96">
              <w:rPr>
                <w:rFonts w:ascii="Arial" w:hAnsi="Arial" w:cs="Arial"/>
                <w:sz w:val="20"/>
                <w:szCs w:val="20"/>
                <w:rPrChange w:id="1215" w:author="Dovev Lavie" w:date="2026-09-17T14:09:00Z">
                  <w:rPr>
                    <w:rFonts w:ascii="Arial" w:hAnsi="Arial" w:cs="Arial"/>
                  </w:rPr>
                </w:rPrChange>
              </w:rPr>
              <w:t>0.4154515</w:t>
            </w:r>
          </w:p>
        </w:tc>
        <w:tc>
          <w:tcPr>
            <w:tcW w:w="1320" w:type="dxa"/>
          </w:tcPr>
          <w:p w14:paraId="474EAFAB" w14:textId="77777777" w:rsidR="00ED117A" w:rsidRPr="00D51D96" w:rsidRDefault="00ED117A">
            <w:pPr>
              <w:pStyle w:val="Compact"/>
              <w:rPr>
                <w:rFonts w:ascii="Arial" w:hAnsi="Arial" w:cs="Arial"/>
                <w:sz w:val="20"/>
                <w:szCs w:val="20"/>
                <w:rPrChange w:id="1216" w:author="Dovev Lavie" w:date="2026-09-17T14:09:00Z">
                  <w:rPr>
                    <w:rFonts w:ascii="Arial" w:hAnsi="Arial" w:cs="Arial"/>
                  </w:rPr>
                </w:rPrChange>
              </w:rPr>
            </w:pPr>
            <w:r w:rsidRPr="00D51D96">
              <w:rPr>
                <w:rFonts w:ascii="Arial" w:hAnsi="Arial" w:cs="Arial"/>
                <w:sz w:val="20"/>
                <w:szCs w:val="20"/>
                <w:rPrChange w:id="1217" w:author="Dovev Lavie" w:date="2026-09-17T14:09:00Z">
                  <w:rPr>
                    <w:rFonts w:ascii="Arial" w:hAnsi="Arial" w:cs="Arial"/>
                  </w:rPr>
                </w:rPrChange>
              </w:rPr>
              <w:t>0.4337170</w:t>
            </w:r>
          </w:p>
        </w:tc>
        <w:tc>
          <w:tcPr>
            <w:tcW w:w="1320" w:type="dxa"/>
          </w:tcPr>
          <w:p w14:paraId="30B6198D" w14:textId="77777777" w:rsidR="00ED117A" w:rsidRPr="00D51D96" w:rsidRDefault="00ED117A">
            <w:pPr>
              <w:pStyle w:val="Compact"/>
              <w:rPr>
                <w:rFonts w:ascii="Arial" w:hAnsi="Arial" w:cs="Arial"/>
                <w:sz w:val="20"/>
                <w:szCs w:val="20"/>
                <w:rPrChange w:id="1218" w:author="Dovev Lavie" w:date="2026-09-17T14:09:00Z">
                  <w:rPr>
                    <w:rFonts w:ascii="Arial" w:hAnsi="Arial" w:cs="Arial"/>
                  </w:rPr>
                </w:rPrChange>
              </w:rPr>
            </w:pPr>
            <w:r w:rsidRPr="00D51D96">
              <w:rPr>
                <w:rFonts w:ascii="Arial" w:hAnsi="Arial" w:cs="Arial"/>
                <w:sz w:val="20"/>
                <w:szCs w:val="20"/>
                <w:rPrChange w:id="1219" w:author="Dovev Lavie" w:date="2026-09-17T14:09:00Z">
                  <w:rPr>
                    <w:rFonts w:ascii="Arial" w:hAnsi="Arial" w:cs="Arial"/>
                  </w:rPr>
                </w:rPrChange>
              </w:rPr>
              <w:t>0.3776204</w:t>
            </w:r>
          </w:p>
        </w:tc>
        <w:tc>
          <w:tcPr>
            <w:tcW w:w="1320" w:type="dxa"/>
          </w:tcPr>
          <w:p w14:paraId="54FEF550" w14:textId="77777777" w:rsidR="00ED117A" w:rsidRPr="00D51D96" w:rsidRDefault="00ED117A">
            <w:pPr>
              <w:pStyle w:val="Compact"/>
              <w:rPr>
                <w:rFonts w:ascii="Arial" w:hAnsi="Arial" w:cs="Arial"/>
                <w:sz w:val="20"/>
                <w:szCs w:val="20"/>
                <w:rPrChange w:id="1220" w:author="Dovev Lavie" w:date="2026-09-17T14:09:00Z">
                  <w:rPr>
                    <w:rFonts w:ascii="Arial" w:hAnsi="Arial" w:cs="Arial"/>
                  </w:rPr>
                </w:rPrChange>
              </w:rPr>
            </w:pPr>
            <w:r w:rsidRPr="00D51D96">
              <w:rPr>
                <w:rFonts w:ascii="Arial" w:hAnsi="Arial" w:cs="Arial"/>
                <w:sz w:val="20"/>
                <w:szCs w:val="20"/>
                <w:rPrChange w:id="1221" w:author="Dovev Lavie" w:date="2026-09-17T14:09:00Z">
                  <w:rPr>
                    <w:rFonts w:ascii="Arial" w:hAnsi="Arial" w:cs="Arial"/>
                  </w:rPr>
                </w:rPrChange>
              </w:rPr>
              <w:t>0.4164371</w:t>
            </w:r>
          </w:p>
        </w:tc>
      </w:tr>
      <w:tr w:rsidR="00ED117A" w:rsidRPr="00D51D96" w14:paraId="124B528E" w14:textId="77777777">
        <w:tc>
          <w:tcPr>
            <w:tcW w:w="1320" w:type="dxa"/>
          </w:tcPr>
          <w:p w14:paraId="64B24E78" w14:textId="77777777" w:rsidR="00ED117A" w:rsidRPr="00D51D96" w:rsidRDefault="00ED117A">
            <w:pPr>
              <w:pStyle w:val="Compact"/>
              <w:rPr>
                <w:rFonts w:ascii="Arial" w:hAnsi="Arial" w:cs="Arial"/>
                <w:sz w:val="20"/>
                <w:szCs w:val="20"/>
                <w:rPrChange w:id="1222" w:author="Dovev Lavie" w:date="2026-09-17T14:09:00Z">
                  <w:rPr>
                    <w:rFonts w:ascii="Arial" w:hAnsi="Arial" w:cs="Arial"/>
                  </w:rPr>
                </w:rPrChange>
              </w:rPr>
            </w:pPr>
            <w:r w:rsidRPr="00D51D96">
              <w:rPr>
                <w:rFonts w:ascii="Arial" w:hAnsi="Arial" w:cs="Arial"/>
                <w:sz w:val="20"/>
                <w:szCs w:val="20"/>
                <w:rPrChange w:id="1223" w:author="Dovev Lavie" w:date="2026-09-17T14:09:00Z">
                  <w:rPr>
                    <w:rFonts w:ascii="Arial" w:hAnsi="Arial" w:cs="Arial"/>
                  </w:rPr>
                </w:rPrChange>
              </w:rPr>
              <w:t>Level 3 (€72)</w:t>
            </w:r>
          </w:p>
        </w:tc>
        <w:tc>
          <w:tcPr>
            <w:tcW w:w="1320" w:type="dxa"/>
          </w:tcPr>
          <w:p w14:paraId="27793387" w14:textId="77777777" w:rsidR="00ED117A" w:rsidRPr="00D51D96" w:rsidRDefault="00ED117A">
            <w:pPr>
              <w:pStyle w:val="Compact"/>
              <w:rPr>
                <w:rFonts w:ascii="Arial" w:hAnsi="Arial" w:cs="Arial"/>
                <w:sz w:val="20"/>
                <w:szCs w:val="20"/>
                <w:rPrChange w:id="1224" w:author="Dovev Lavie" w:date="2026-09-17T14:09:00Z">
                  <w:rPr>
                    <w:rFonts w:ascii="Arial" w:hAnsi="Arial" w:cs="Arial"/>
                  </w:rPr>
                </w:rPrChange>
              </w:rPr>
            </w:pPr>
            <w:r w:rsidRPr="00D51D96">
              <w:rPr>
                <w:rFonts w:ascii="Arial" w:hAnsi="Arial" w:cs="Arial"/>
                <w:sz w:val="20"/>
                <w:szCs w:val="20"/>
                <w:rPrChange w:id="1225" w:author="Dovev Lavie" w:date="2026-09-17T14:09:00Z">
                  <w:rPr>
                    <w:rFonts w:ascii="Arial" w:hAnsi="Arial" w:cs="Arial"/>
                  </w:rPr>
                </w:rPrChange>
              </w:rPr>
              <w:t>0.4368824</w:t>
            </w:r>
          </w:p>
        </w:tc>
        <w:tc>
          <w:tcPr>
            <w:tcW w:w="1320" w:type="dxa"/>
          </w:tcPr>
          <w:p w14:paraId="6FBA8507" w14:textId="77777777" w:rsidR="00ED117A" w:rsidRPr="00D51D96" w:rsidRDefault="00ED117A">
            <w:pPr>
              <w:pStyle w:val="Compact"/>
              <w:rPr>
                <w:rFonts w:ascii="Arial" w:hAnsi="Arial" w:cs="Arial"/>
                <w:sz w:val="20"/>
                <w:szCs w:val="20"/>
                <w:rPrChange w:id="1226" w:author="Dovev Lavie" w:date="2026-09-17T14:09:00Z">
                  <w:rPr>
                    <w:rFonts w:ascii="Arial" w:hAnsi="Arial" w:cs="Arial"/>
                  </w:rPr>
                </w:rPrChange>
              </w:rPr>
            </w:pPr>
            <w:r w:rsidRPr="00D51D96">
              <w:rPr>
                <w:rFonts w:ascii="Arial" w:hAnsi="Arial" w:cs="Arial"/>
                <w:sz w:val="20"/>
                <w:szCs w:val="20"/>
                <w:rPrChange w:id="1227" w:author="Dovev Lavie" w:date="2026-09-17T14:09:00Z">
                  <w:rPr>
                    <w:rFonts w:ascii="Arial" w:hAnsi="Arial" w:cs="Arial"/>
                  </w:rPr>
                </w:rPrChange>
              </w:rPr>
              <w:t>0.4790282</w:t>
            </w:r>
          </w:p>
        </w:tc>
        <w:tc>
          <w:tcPr>
            <w:tcW w:w="1320" w:type="dxa"/>
          </w:tcPr>
          <w:p w14:paraId="618E4637" w14:textId="77777777" w:rsidR="00ED117A" w:rsidRPr="00D51D96" w:rsidRDefault="00ED117A">
            <w:pPr>
              <w:pStyle w:val="Compact"/>
              <w:rPr>
                <w:rFonts w:ascii="Arial" w:hAnsi="Arial" w:cs="Arial"/>
                <w:sz w:val="20"/>
                <w:szCs w:val="20"/>
                <w:rPrChange w:id="1228" w:author="Dovev Lavie" w:date="2026-09-17T14:09:00Z">
                  <w:rPr>
                    <w:rFonts w:ascii="Arial" w:hAnsi="Arial" w:cs="Arial"/>
                  </w:rPr>
                </w:rPrChange>
              </w:rPr>
            </w:pPr>
            <w:r w:rsidRPr="00D51D96">
              <w:rPr>
                <w:rFonts w:ascii="Arial" w:hAnsi="Arial" w:cs="Arial"/>
                <w:sz w:val="20"/>
                <w:szCs w:val="20"/>
                <w:rPrChange w:id="1229" w:author="Dovev Lavie" w:date="2026-09-17T14:09:00Z">
                  <w:rPr>
                    <w:rFonts w:ascii="Arial" w:hAnsi="Arial" w:cs="Arial"/>
                  </w:rPr>
                </w:rPrChange>
              </w:rPr>
              <w:t>0.5000888</w:t>
            </w:r>
          </w:p>
        </w:tc>
        <w:tc>
          <w:tcPr>
            <w:tcW w:w="1320" w:type="dxa"/>
          </w:tcPr>
          <w:p w14:paraId="2A28A2BE" w14:textId="77777777" w:rsidR="00ED117A" w:rsidRPr="00D51D96" w:rsidRDefault="00ED117A">
            <w:pPr>
              <w:pStyle w:val="Compact"/>
              <w:rPr>
                <w:rFonts w:ascii="Arial" w:hAnsi="Arial" w:cs="Arial"/>
                <w:sz w:val="20"/>
                <w:szCs w:val="20"/>
                <w:rPrChange w:id="1230" w:author="Dovev Lavie" w:date="2026-09-17T14:09:00Z">
                  <w:rPr>
                    <w:rFonts w:ascii="Arial" w:hAnsi="Arial" w:cs="Arial"/>
                  </w:rPr>
                </w:rPrChange>
              </w:rPr>
            </w:pPr>
            <w:r w:rsidRPr="00D51D96">
              <w:rPr>
                <w:rFonts w:ascii="Arial" w:hAnsi="Arial" w:cs="Arial"/>
                <w:sz w:val="20"/>
                <w:szCs w:val="20"/>
                <w:rPrChange w:id="1231" w:author="Dovev Lavie" w:date="2026-09-17T14:09:00Z">
                  <w:rPr>
                    <w:rFonts w:ascii="Arial" w:hAnsi="Arial" w:cs="Arial"/>
                  </w:rPr>
                </w:rPrChange>
              </w:rPr>
              <w:t>0.4354077</w:t>
            </w:r>
          </w:p>
        </w:tc>
        <w:tc>
          <w:tcPr>
            <w:tcW w:w="1320" w:type="dxa"/>
          </w:tcPr>
          <w:p w14:paraId="73F8290A" w14:textId="77777777" w:rsidR="00ED117A" w:rsidRPr="00D51D96" w:rsidRDefault="00ED117A">
            <w:pPr>
              <w:pStyle w:val="Compact"/>
              <w:rPr>
                <w:rFonts w:ascii="Arial" w:hAnsi="Arial" w:cs="Arial"/>
                <w:sz w:val="20"/>
                <w:szCs w:val="20"/>
                <w:rPrChange w:id="1232" w:author="Dovev Lavie" w:date="2026-09-17T14:09:00Z">
                  <w:rPr>
                    <w:rFonts w:ascii="Arial" w:hAnsi="Arial" w:cs="Arial"/>
                  </w:rPr>
                </w:rPrChange>
              </w:rPr>
            </w:pPr>
            <w:r w:rsidRPr="00D51D96">
              <w:rPr>
                <w:rFonts w:ascii="Arial" w:hAnsi="Arial" w:cs="Arial"/>
                <w:sz w:val="20"/>
                <w:szCs w:val="20"/>
                <w:rPrChange w:id="1233" w:author="Dovev Lavie" w:date="2026-09-17T14:09:00Z">
                  <w:rPr>
                    <w:rFonts w:ascii="Arial" w:hAnsi="Arial" w:cs="Arial"/>
                  </w:rPr>
                </w:rPrChange>
              </w:rPr>
              <w:t>0.4801646</w:t>
            </w:r>
          </w:p>
        </w:tc>
      </w:tr>
      <w:tr w:rsidR="00ED117A" w:rsidRPr="00D51D96" w14:paraId="3F616BE1" w14:textId="77777777">
        <w:tc>
          <w:tcPr>
            <w:tcW w:w="1320" w:type="dxa"/>
          </w:tcPr>
          <w:p w14:paraId="6EAAD70B" w14:textId="77777777" w:rsidR="00ED117A" w:rsidRPr="00D51D96" w:rsidRDefault="00ED117A">
            <w:pPr>
              <w:pStyle w:val="Compact"/>
              <w:rPr>
                <w:rFonts w:ascii="Arial" w:hAnsi="Arial" w:cs="Arial"/>
                <w:sz w:val="20"/>
                <w:szCs w:val="20"/>
                <w:rPrChange w:id="1234" w:author="Dovev Lavie" w:date="2026-09-17T14:09:00Z">
                  <w:rPr>
                    <w:rFonts w:ascii="Arial" w:hAnsi="Arial" w:cs="Arial"/>
                  </w:rPr>
                </w:rPrChange>
              </w:rPr>
            </w:pPr>
            <w:r w:rsidRPr="00D51D96">
              <w:rPr>
                <w:rFonts w:ascii="Arial" w:hAnsi="Arial" w:cs="Arial"/>
                <w:sz w:val="20"/>
                <w:szCs w:val="20"/>
                <w:rPrChange w:id="1235" w:author="Dovev Lavie" w:date="2026-09-17T14:09:00Z">
                  <w:rPr>
                    <w:rFonts w:ascii="Arial" w:hAnsi="Arial" w:cs="Arial"/>
                  </w:rPr>
                </w:rPrChange>
              </w:rPr>
              <w:t>Level 4 (€128)</w:t>
            </w:r>
          </w:p>
        </w:tc>
        <w:tc>
          <w:tcPr>
            <w:tcW w:w="1320" w:type="dxa"/>
          </w:tcPr>
          <w:p w14:paraId="2B08A973" w14:textId="77777777" w:rsidR="00ED117A" w:rsidRPr="00D51D96" w:rsidRDefault="00ED117A">
            <w:pPr>
              <w:pStyle w:val="Compact"/>
              <w:rPr>
                <w:rFonts w:ascii="Arial" w:hAnsi="Arial" w:cs="Arial"/>
                <w:sz w:val="20"/>
                <w:szCs w:val="20"/>
                <w:rPrChange w:id="1236" w:author="Dovev Lavie" w:date="2026-09-17T14:09:00Z">
                  <w:rPr>
                    <w:rFonts w:ascii="Arial" w:hAnsi="Arial" w:cs="Arial"/>
                  </w:rPr>
                </w:rPrChange>
              </w:rPr>
            </w:pPr>
            <w:r w:rsidRPr="00D51D96">
              <w:rPr>
                <w:rFonts w:ascii="Arial" w:hAnsi="Arial" w:cs="Arial"/>
                <w:sz w:val="20"/>
                <w:szCs w:val="20"/>
                <w:rPrChange w:id="1237" w:author="Dovev Lavie" w:date="2026-09-17T14:09:00Z">
                  <w:rPr>
                    <w:rFonts w:ascii="Arial" w:hAnsi="Arial" w:cs="Arial"/>
                  </w:rPr>
                </w:rPrChange>
              </w:rPr>
              <w:t>0.4085648</w:t>
            </w:r>
          </w:p>
        </w:tc>
        <w:tc>
          <w:tcPr>
            <w:tcW w:w="1320" w:type="dxa"/>
          </w:tcPr>
          <w:p w14:paraId="06595C33" w14:textId="77777777" w:rsidR="00ED117A" w:rsidRPr="00D51D96" w:rsidRDefault="00ED117A">
            <w:pPr>
              <w:pStyle w:val="Compact"/>
              <w:rPr>
                <w:rFonts w:ascii="Arial" w:hAnsi="Arial" w:cs="Arial"/>
                <w:sz w:val="20"/>
                <w:szCs w:val="20"/>
                <w:rPrChange w:id="1238" w:author="Dovev Lavie" w:date="2026-09-17T14:09:00Z">
                  <w:rPr>
                    <w:rFonts w:ascii="Arial" w:hAnsi="Arial" w:cs="Arial"/>
                  </w:rPr>
                </w:rPrChange>
              </w:rPr>
            </w:pPr>
            <w:r w:rsidRPr="00D51D96">
              <w:rPr>
                <w:rFonts w:ascii="Arial" w:hAnsi="Arial" w:cs="Arial"/>
                <w:sz w:val="20"/>
                <w:szCs w:val="20"/>
                <w:rPrChange w:id="1239" w:author="Dovev Lavie" w:date="2026-09-17T14:09:00Z">
                  <w:rPr>
                    <w:rFonts w:ascii="Arial" w:hAnsi="Arial" w:cs="Arial"/>
                  </w:rPr>
                </w:rPrChange>
              </w:rPr>
              <w:t>0.4479787</w:t>
            </w:r>
          </w:p>
        </w:tc>
        <w:tc>
          <w:tcPr>
            <w:tcW w:w="1320" w:type="dxa"/>
          </w:tcPr>
          <w:p w14:paraId="2D32C594" w14:textId="77777777" w:rsidR="00ED117A" w:rsidRPr="00D51D96" w:rsidRDefault="00ED117A">
            <w:pPr>
              <w:pStyle w:val="Compact"/>
              <w:rPr>
                <w:rFonts w:ascii="Arial" w:hAnsi="Arial" w:cs="Arial"/>
                <w:sz w:val="20"/>
                <w:szCs w:val="20"/>
                <w:rPrChange w:id="1240" w:author="Dovev Lavie" w:date="2026-09-17T14:09:00Z">
                  <w:rPr>
                    <w:rFonts w:ascii="Arial" w:hAnsi="Arial" w:cs="Arial"/>
                  </w:rPr>
                </w:rPrChange>
              </w:rPr>
            </w:pPr>
            <w:r w:rsidRPr="00D51D96">
              <w:rPr>
                <w:rFonts w:ascii="Arial" w:hAnsi="Arial" w:cs="Arial"/>
                <w:sz w:val="20"/>
                <w:szCs w:val="20"/>
                <w:rPrChange w:id="1241" w:author="Dovev Lavie" w:date="2026-09-17T14:09:00Z">
                  <w:rPr>
                    <w:rFonts w:ascii="Arial" w:hAnsi="Arial" w:cs="Arial"/>
                  </w:rPr>
                </w:rPrChange>
              </w:rPr>
              <w:t>0.4676743</w:t>
            </w:r>
          </w:p>
        </w:tc>
        <w:tc>
          <w:tcPr>
            <w:tcW w:w="1320" w:type="dxa"/>
          </w:tcPr>
          <w:p w14:paraId="0FD28953" w14:textId="77777777" w:rsidR="00ED117A" w:rsidRPr="00D51D96" w:rsidRDefault="00ED117A">
            <w:pPr>
              <w:pStyle w:val="Compact"/>
              <w:rPr>
                <w:rFonts w:ascii="Arial" w:hAnsi="Arial" w:cs="Arial"/>
                <w:sz w:val="20"/>
                <w:szCs w:val="20"/>
                <w:rPrChange w:id="1242" w:author="Dovev Lavie" w:date="2026-09-17T14:09:00Z">
                  <w:rPr>
                    <w:rFonts w:ascii="Arial" w:hAnsi="Arial" w:cs="Arial"/>
                  </w:rPr>
                </w:rPrChange>
              </w:rPr>
            </w:pPr>
            <w:r w:rsidRPr="00D51D96">
              <w:rPr>
                <w:rFonts w:ascii="Arial" w:hAnsi="Arial" w:cs="Arial"/>
                <w:sz w:val="20"/>
                <w:szCs w:val="20"/>
                <w:rPrChange w:id="1243" w:author="Dovev Lavie" w:date="2026-09-17T14:09:00Z">
                  <w:rPr>
                    <w:rFonts w:ascii="Arial" w:hAnsi="Arial" w:cs="Arial"/>
                  </w:rPr>
                </w:rPrChange>
              </w:rPr>
              <w:t>0.4071857</w:t>
            </w:r>
          </w:p>
        </w:tc>
        <w:tc>
          <w:tcPr>
            <w:tcW w:w="1320" w:type="dxa"/>
          </w:tcPr>
          <w:p w14:paraId="1AEADE5E" w14:textId="77777777" w:rsidR="00ED117A" w:rsidRPr="00D51D96" w:rsidRDefault="00ED117A">
            <w:pPr>
              <w:pStyle w:val="Compact"/>
              <w:rPr>
                <w:rFonts w:ascii="Arial" w:hAnsi="Arial" w:cs="Arial"/>
                <w:sz w:val="20"/>
                <w:szCs w:val="20"/>
                <w:rPrChange w:id="1244" w:author="Dovev Lavie" w:date="2026-09-17T14:09:00Z">
                  <w:rPr>
                    <w:rFonts w:ascii="Arial" w:hAnsi="Arial" w:cs="Arial"/>
                  </w:rPr>
                </w:rPrChange>
              </w:rPr>
            </w:pPr>
            <w:r w:rsidRPr="00D51D96">
              <w:rPr>
                <w:rFonts w:ascii="Arial" w:hAnsi="Arial" w:cs="Arial"/>
                <w:sz w:val="20"/>
                <w:szCs w:val="20"/>
                <w:rPrChange w:id="1245" w:author="Dovev Lavie" w:date="2026-09-17T14:09:00Z">
                  <w:rPr>
                    <w:rFonts w:ascii="Arial" w:hAnsi="Arial" w:cs="Arial"/>
                  </w:rPr>
                </w:rPrChange>
              </w:rPr>
              <w:t>0.4490415</w:t>
            </w:r>
          </w:p>
        </w:tc>
      </w:tr>
      <w:tr w:rsidR="00ED117A" w:rsidRPr="00D51D96" w14:paraId="6550EF73" w14:textId="77777777">
        <w:tc>
          <w:tcPr>
            <w:tcW w:w="1320" w:type="dxa"/>
          </w:tcPr>
          <w:p w14:paraId="17746544" w14:textId="77777777" w:rsidR="00ED117A" w:rsidRPr="00D51D96" w:rsidRDefault="00ED117A">
            <w:pPr>
              <w:pStyle w:val="Compact"/>
              <w:rPr>
                <w:rFonts w:ascii="Arial" w:hAnsi="Arial" w:cs="Arial"/>
                <w:sz w:val="20"/>
                <w:szCs w:val="20"/>
                <w:rPrChange w:id="1246" w:author="Dovev Lavie" w:date="2026-09-17T14:09:00Z">
                  <w:rPr>
                    <w:rFonts w:ascii="Arial" w:hAnsi="Arial" w:cs="Arial"/>
                  </w:rPr>
                </w:rPrChange>
              </w:rPr>
            </w:pPr>
            <w:r w:rsidRPr="00D51D96">
              <w:rPr>
                <w:rFonts w:ascii="Arial" w:hAnsi="Arial" w:cs="Arial"/>
                <w:sz w:val="20"/>
                <w:szCs w:val="20"/>
                <w:rPrChange w:id="1247" w:author="Dovev Lavie" w:date="2026-09-17T14:09:00Z">
                  <w:rPr>
                    <w:rFonts w:ascii="Arial" w:hAnsi="Arial" w:cs="Arial"/>
                  </w:rPr>
                </w:rPrChange>
              </w:rPr>
              <w:t>Level 5 (€200)</w:t>
            </w:r>
          </w:p>
        </w:tc>
        <w:tc>
          <w:tcPr>
            <w:tcW w:w="1320" w:type="dxa"/>
          </w:tcPr>
          <w:p w14:paraId="675DA2F7" w14:textId="77777777" w:rsidR="00ED117A" w:rsidRPr="00D51D96" w:rsidRDefault="00ED117A">
            <w:pPr>
              <w:pStyle w:val="Compact"/>
              <w:rPr>
                <w:rFonts w:ascii="Arial" w:hAnsi="Arial" w:cs="Arial"/>
                <w:sz w:val="20"/>
                <w:szCs w:val="20"/>
                <w:rPrChange w:id="1248" w:author="Dovev Lavie" w:date="2026-09-17T14:09:00Z">
                  <w:rPr>
                    <w:rFonts w:ascii="Arial" w:hAnsi="Arial" w:cs="Arial"/>
                  </w:rPr>
                </w:rPrChange>
              </w:rPr>
            </w:pPr>
            <w:r w:rsidRPr="00D51D96">
              <w:rPr>
                <w:rFonts w:ascii="Arial" w:hAnsi="Arial" w:cs="Arial"/>
                <w:sz w:val="20"/>
                <w:szCs w:val="20"/>
                <w:rPrChange w:id="1249" w:author="Dovev Lavie" w:date="2026-09-17T14:09:00Z">
                  <w:rPr>
                    <w:rFonts w:ascii="Arial" w:hAnsi="Arial" w:cs="Arial"/>
                  </w:rPr>
                </w:rPrChange>
              </w:rPr>
              <w:t>0.4181634</w:t>
            </w:r>
          </w:p>
        </w:tc>
        <w:tc>
          <w:tcPr>
            <w:tcW w:w="1320" w:type="dxa"/>
          </w:tcPr>
          <w:p w14:paraId="0E41BF97" w14:textId="77777777" w:rsidR="00ED117A" w:rsidRPr="00D51D96" w:rsidRDefault="00ED117A">
            <w:pPr>
              <w:pStyle w:val="Compact"/>
              <w:rPr>
                <w:rFonts w:ascii="Arial" w:hAnsi="Arial" w:cs="Arial"/>
                <w:sz w:val="20"/>
                <w:szCs w:val="20"/>
                <w:rPrChange w:id="1250" w:author="Dovev Lavie" w:date="2026-09-17T14:09:00Z">
                  <w:rPr>
                    <w:rFonts w:ascii="Arial" w:hAnsi="Arial" w:cs="Arial"/>
                  </w:rPr>
                </w:rPrChange>
              </w:rPr>
            </w:pPr>
            <w:r w:rsidRPr="00D51D96">
              <w:rPr>
                <w:rFonts w:ascii="Arial" w:hAnsi="Arial" w:cs="Arial"/>
                <w:sz w:val="20"/>
                <w:szCs w:val="20"/>
                <w:rPrChange w:id="1251" w:author="Dovev Lavie" w:date="2026-09-17T14:09:00Z">
                  <w:rPr>
                    <w:rFonts w:ascii="Arial" w:hAnsi="Arial" w:cs="Arial"/>
                  </w:rPr>
                </w:rPrChange>
              </w:rPr>
              <w:t>0.4585033</w:t>
            </w:r>
          </w:p>
        </w:tc>
        <w:tc>
          <w:tcPr>
            <w:tcW w:w="1320" w:type="dxa"/>
          </w:tcPr>
          <w:p w14:paraId="0B5FBFE0" w14:textId="77777777" w:rsidR="00ED117A" w:rsidRPr="00D51D96" w:rsidRDefault="00ED117A">
            <w:pPr>
              <w:pStyle w:val="Compact"/>
              <w:rPr>
                <w:rFonts w:ascii="Arial" w:hAnsi="Arial" w:cs="Arial"/>
                <w:sz w:val="20"/>
                <w:szCs w:val="20"/>
                <w:rPrChange w:id="1252" w:author="Dovev Lavie" w:date="2026-09-17T14:09:00Z">
                  <w:rPr>
                    <w:rFonts w:ascii="Arial" w:hAnsi="Arial" w:cs="Arial"/>
                  </w:rPr>
                </w:rPrChange>
              </w:rPr>
            </w:pPr>
            <w:r w:rsidRPr="00D51D96">
              <w:rPr>
                <w:rFonts w:ascii="Arial" w:hAnsi="Arial" w:cs="Arial"/>
                <w:sz w:val="20"/>
                <w:szCs w:val="20"/>
                <w:rPrChange w:id="1253" w:author="Dovev Lavie" w:date="2026-09-17T14:09:00Z">
                  <w:rPr>
                    <w:rFonts w:ascii="Arial" w:hAnsi="Arial" w:cs="Arial"/>
                  </w:rPr>
                </w:rPrChange>
              </w:rPr>
              <w:t>0.4786616</w:t>
            </w:r>
          </w:p>
        </w:tc>
        <w:tc>
          <w:tcPr>
            <w:tcW w:w="1320" w:type="dxa"/>
          </w:tcPr>
          <w:p w14:paraId="7350BACE" w14:textId="77777777" w:rsidR="00ED117A" w:rsidRPr="00D51D96" w:rsidRDefault="00ED117A">
            <w:pPr>
              <w:pStyle w:val="Compact"/>
              <w:rPr>
                <w:rFonts w:ascii="Arial" w:hAnsi="Arial" w:cs="Arial"/>
                <w:sz w:val="20"/>
                <w:szCs w:val="20"/>
                <w:rPrChange w:id="1254" w:author="Dovev Lavie" w:date="2026-09-17T14:09:00Z">
                  <w:rPr>
                    <w:rFonts w:ascii="Arial" w:hAnsi="Arial" w:cs="Arial"/>
                  </w:rPr>
                </w:rPrChange>
              </w:rPr>
            </w:pPr>
            <w:r w:rsidRPr="00D51D96">
              <w:rPr>
                <w:rFonts w:ascii="Arial" w:hAnsi="Arial" w:cs="Arial"/>
                <w:sz w:val="20"/>
                <w:szCs w:val="20"/>
                <w:rPrChange w:id="1255" w:author="Dovev Lavie" w:date="2026-09-17T14:09:00Z">
                  <w:rPr>
                    <w:rFonts w:ascii="Arial" w:hAnsi="Arial" w:cs="Arial"/>
                  </w:rPr>
                </w:rPrChange>
              </w:rPr>
              <w:t>0.4167519</w:t>
            </w:r>
          </w:p>
        </w:tc>
        <w:tc>
          <w:tcPr>
            <w:tcW w:w="1320" w:type="dxa"/>
          </w:tcPr>
          <w:p w14:paraId="7B1B6725" w14:textId="77777777" w:rsidR="00ED117A" w:rsidRPr="00D51D96" w:rsidRDefault="00ED117A">
            <w:pPr>
              <w:pStyle w:val="Compact"/>
              <w:rPr>
                <w:rFonts w:ascii="Arial" w:hAnsi="Arial" w:cs="Arial"/>
                <w:sz w:val="20"/>
                <w:szCs w:val="20"/>
                <w:rPrChange w:id="1256" w:author="Dovev Lavie" w:date="2026-09-17T14:09:00Z">
                  <w:rPr>
                    <w:rFonts w:ascii="Arial" w:hAnsi="Arial" w:cs="Arial"/>
                  </w:rPr>
                </w:rPrChange>
              </w:rPr>
            </w:pPr>
            <w:r w:rsidRPr="00D51D96">
              <w:rPr>
                <w:rFonts w:ascii="Arial" w:hAnsi="Arial" w:cs="Arial"/>
                <w:sz w:val="20"/>
                <w:szCs w:val="20"/>
                <w:rPrChange w:id="1257" w:author="Dovev Lavie" w:date="2026-09-17T14:09:00Z">
                  <w:rPr>
                    <w:rFonts w:ascii="Arial" w:hAnsi="Arial" w:cs="Arial"/>
                  </w:rPr>
                </w:rPrChange>
              </w:rPr>
              <w:t>0.4595910</w:t>
            </w:r>
          </w:p>
        </w:tc>
      </w:tr>
    </w:tbl>
    <w:p w14:paraId="6CFEF61A" w14:textId="77777777" w:rsidR="00ED117A" w:rsidRPr="00D51D96" w:rsidRDefault="00ED117A" w:rsidP="00ED117A">
      <w:pPr>
        <w:pStyle w:val="BodyText"/>
        <w:rPr>
          <w:rFonts w:ascii="Arial" w:hAnsi="Arial" w:cs="Arial"/>
          <w:sz w:val="20"/>
          <w:szCs w:val="20"/>
          <w:rPrChange w:id="1258" w:author="Dovev Lavie" w:date="2026-09-17T14:09:00Z">
            <w:rPr>
              <w:rFonts w:ascii="Arial" w:hAnsi="Arial" w:cs="Arial"/>
            </w:rPr>
          </w:rPrChange>
        </w:rPr>
      </w:pPr>
      <w:r w:rsidRPr="00D51D96">
        <w:rPr>
          <w:rFonts w:ascii="Arial" w:hAnsi="Arial" w:cs="Arial"/>
          <w:sz w:val="20"/>
          <w:szCs w:val="20"/>
          <w:rPrChange w:id="1259" w:author="Dovev Lavie" w:date="2026-09-17T14:09:00Z">
            <w:rPr>
              <w:rFonts w:ascii="Arial" w:hAnsi="Arial" w:cs="Arial"/>
            </w:rPr>
          </w:rPrChange>
        </w:rPr>
        <w:t xml:space="preserve">Each budget level has its own coefficient slider (default </w:t>
      </w:r>
      <w:del w:id="1260" w:author="Dovev Lavie" w:date="2026-09-17T16:46:00Z">
        <w:r w:rsidRPr="00D51D96" w:rsidDel="002E093A">
          <w:rPr>
            <w:rFonts w:ascii="Arial" w:hAnsi="Arial" w:cs="Arial"/>
            <w:sz w:val="20"/>
            <w:szCs w:val="20"/>
            <w:rPrChange w:id="1261" w:author="Dovev Lavie" w:date="2026-09-17T14:09:00Z">
              <w:rPr>
                <w:rFonts w:ascii="Arial" w:hAnsi="Arial" w:cs="Arial"/>
              </w:rPr>
            </w:rPrChange>
          </w:rPr>
          <w:delText>1.0</w:delText>
        </w:r>
      </w:del>
      <w:ins w:id="1262" w:author="Dovev Lavie" w:date="2026-09-17T16:46:00Z">
        <w:r w:rsidR="002E093A" w:rsidRPr="00D51D96">
          <w:rPr>
            <w:rFonts w:ascii="Arial" w:hAnsi="Arial" w:cs="Arial"/>
            <w:sz w:val="20"/>
            <w:szCs w:val="20"/>
          </w:rPr>
          <w:t>0.5</w:t>
        </w:r>
      </w:ins>
      <w:r w:rsidRPr="00D51D96">
        <w:rPr>
          <w:rFonts w:ascii="Arial" w:hAnsi="Arial" w:cs="Arial"/>
          <w:sz w:val="20"/>
          <w:szCs w:val="20"/>
          <w:rPrChange w:id="1263" w:author="Dovev Lavie" w:date="2026-09-17T14:09:00Z">
            <w:rPr>
              <w:rFonts w:ascii="Arial" w:hAnsi="Arial" w:cs="Arial"/>
            </w:rPr>
          </w:rPrChange>
        </w:rPr>
        <w:t>, range 0.0–2.0). The σ settings are decision-wide: one mode and one set of coefficients apply to all five elements, while each element keeps its own base σ.</w:t>
      </w:r>
    </w:p>
    <w:p w14:paraId="0C342FCC" w14:textId="77777777" w:rsidR="00ED117A" w:rsidRPr="00D51D96" w:rsidRDefault="00ED117A" w:rsidP="00ED117A">
      <w:pPr>
        <w:pStyle w:val="Heading3"/>
        <w:rPr>
          <w:rFonts w:ascii="Arial" w:hAnsi="Arial" w:cs="Arial"/>
          <w:sz w:val="22"/>
          <w:szCs w:val="22"/>
          <w:rPrChange w:id="1264" w:author="Dovev Lavie" w:date="2026-09-17T14:09:00Z">
            <w:rPr>
              <w:rFonts w:ascii="Arial" w:hAnsi="Arial" w:cs="Arial"/>
            </w:rPr>
          </w:rPrChange>
        </w:rPr>
      </w:pPr>
      <w:r w:rsidRPr="00D51D96">
        <w:rPr>
          <w:rFonts w:ascii="Arial" w:hAnsi="Arial" w:cs="Arial"/>
          <w:sz w:val="22"/>
          <w:szCs w:val="22"/>
          <w:rPrChange w:id="1265" w:author="Dovev Lavie" w:date="2026-09-17T14:09:00Z">
            <w:rPr>
              <w:rFonts w:ascii="Arial" w:hAnsi="Arial" w:cs="Arial"/>
            </w:rPr>
          </w:rPrChange>
        </w:rPr>
        <w:t>When Stochastic Is Applied</w:t>
      </w:r>
    </w:p>
    <w:p w14:paraId="491A4B3F" w14:textId="77777777" w:rsidR="00ED117A" w:rsidRPr="00D51D96" w:rsidRDefault="00ED117A" w:rsidP="00ED117A">
      <w:pPr>
        <w:pStyle w:val="FirstParagraph"/>
        <w:rPr>
          <w:rFonts w:ascii="Arial" w:hAnsi="Arial" w:cs="Arial"/>
          <w:sz w:val="20"/>
          <w:szCs w:val="20"/>
          <w:rPrChange w:id="1266" w:author="Dovev Lavie" w:date="2026-09-17T14:09:00Z">
            <w:rPr>
              <w:rFonts w:ascii="Arial" w:hAnsi="Arial" w:cs="Arial"/>
            </w:rPr>
          </w:rPrChange>
        </w:rPr>
      </w:pPr>
      <w:r w:rsidRPr="00D51D96">
        <w:rPr>
          <w:rFonts w:ascii="Arial" w:hAnsi="Arial" w:cs="Arial"/>
          <w:sz w:val="20"/>
          <w:szCs w:val="20"/>
          <w:rPrChange w:id="1267" w:author="Dovev Lavie" w:date="2026-09-17T14:09:00Z">
            <w:rPr>
              <w:rFonts w:ascii="Arial" w:hAnsi="Arial" w:cs="Arial"/>
            </w:rPr>
          </w:rPrChange>
        </w:rPr>
        <w:t>The stochastic component is controlled differently depending on the population mode:</w:t>
      </w:r>
    </w:p>
    <w:tbl>
      <w:tblPr>
        <w:tblW w:w="5000" w:type="pct"/>
        <w:tblLayout w:type="fixed"/>
        <w:tblLook w:val="0020" w:firstRow="1" w:lastRow="0" w:firstColumn="0" w:lastColumn="0" w:noHBand="0" w:noVBand="0"/>
      </w:tblPr>
      <w:tblGrid>
        <w:gridCol w:w="3120"/>
        <w:gridCol w:w="3120"/>
        <w:gridCol w:w="3120"/>
      </w:tblGrid>
      <w:tr w:rsidR="00ED117A" w:rsidRPr="00D51D96" w14:paraId="3A653B7A" w14:textId="77777777">
        <w:trPr>
          <w:tblHeader/>
        </w:trPr>
        <w:tc>
          <w:tcPr>
            <w:tcW w:w="2640" w:type="dxa"/>
          </w:tcPr>
          <w:p w14:paraId="10C59B30" w14:textId="77777777" w:rsidR="00ED117A" w:rsidRPr="00D51D96" w:rsidRDefault="00ED117A">
            <w:pPr>
              <w:pStyle w:val="Compact"/>
              <w:rPr>
                <w:rFonts w:ascii="Arial" w:hAnsi="Arial" w:cs="Arial"/>
                <w:sz w:val="20"/>
                <w:szCs w:val="20"/>
                <w:rPrChange w:id="1268" w:author="Dovev Lavie" w:date="2026-09-17T14:09:00Z">
                  <w:rPr>
                    <w:rFonts w:ascii="Arial" w:hAnsi="Arial" w:cs="Arial"/>
                  </w:rPr>
                </w:rPrChange>
              </w:rPr>
            </w:pPr>
            <w:r w:rsidRPr="00D51D96">
              <w:rPr>
                <w:rFonts w:ascii="Arial" w:hAnsi="Arial" w:cs="Arial"/>
                <w:sz w:val="20"/>
                <w:szCs w:val="20"/>
                <w:rPrChange w:id="1269" w:author="Dovev Lavie" w:date="2026-09-17T14:09:00Z">
                  <w:rPr>
                    <w:rFonts w:ascii="Arial" w:hAnsi="Arial" w:cs="Arial"/>
                  </w:rPr>
                </w:rPrChange>
              </w:rPr>
              <w:t>Population Mode</w:t>
            </w:r>
          </w:p>
        </w:tc>
        <w:tc>
          <w:tcPr>
            <w:tcW w:w="2640" w:type="dxa"/>
          </w:tcPr>
          <w:p w14:paraId="07DF381D" w14:textId="77777777" w:rsidR="00ED117A" w:rsidRPr="00D51D96" w:rsidRDefault="00ED117A">
            <w:pPr>
              <w:pStyle w:val="Compact"/>
              <w:rPr>
                <w:rFonts w:ascii="Arial" w:hAnsi="Arial" w:cs="Arial"/>
                <w:sz w:val="20"/>
                <w:szCs w:val="20"/>
                <w:rPrChange w:id="1270" w:author="Dovev Lavie" w:date="2026-09-17T14:09:00Z">
                  <w:rPr>
                    <w:rFonts w:ascii="Arial" w:hAnsi="Arial" w:cs="Arial"/>
                  </w:rPr>
                </w:rPrChange>
              </w:rPr>
            </w:pPr>
            <w:r w:rsidRPr="00D51D96">
              <w:rPr>
                <w:rFonts w:ascii="Arial" w:hAnsi="Arial" w:cs="Arial"/>
                <w:sz w:val="20"/>
                <w:szCs w:val="20"/>
                <w:rPrChange w:id="1271" w:author="Dovev Lavie" w:date="2026-09-17T14:09:00Z">
                  <w:rPr>
                    <w:rFonts w:ascii="Arial" w:hAnsi="Arial" w:cs="Arial"/>
                  </w:rPr>
                </w:rPrChange>
              </w:rPr>
              <w:t>UI Control</w:t>
            </w:r>
          </w:p>
        </w:tc>
        <w:tc>
          <w:tcPr>
            <w:tcW w:w="2640" w:type="dxa"/>
          </w:tcPr>
          <w:p w14:paraId="19786271" w14:textId="77777777" w:rsidR="00ED117A" w:rsidRPr="00D51D96" w:rsidRDefault="00ED117A">
            <w:pPr>
              <w:pStyle w:val="Compact"/>
              <w:rPr>
                <w:rFonts w:ascii="Arial" w:hAnsi="Arial" w:cs="Arial"/>
                <w:sz w:val="20"/>
                <w:szCs w:val="20"/>
                <w:rPrChange w:id="1272" w:author="Dovev Lavie" w:date="2026-09-17T14:09:00Z">
                  <w:rPr>
                    <w:rFonts w:ascii="Arial" w:hAnsi="Arial" w:cs="Arial"/>
                  </w:rPr>
                </w:rPrChange>
              </w:rPr>
            </w:pPr>
            <w:r w:rsidRPr="00D51D96">
              <w:rPr>
                <w:rFonts w:ascii="Arial" w:hAnsi="Arial" w:cs="Arial"/>
                <w:sz w:val="20"/>
                <w:szCs w:val="20"/>
                <w:rPrChange w:id="1273" w:author="Dovev Lavie" w:date="2026-09-17T14:09:00Z">
                  <w:rPr>
                    <w:rFonts w:ascii="Arial" w:hAnsi="Arial" w:cs="Arial"/>
                  </w:rPr>
                </w:rPrChange>
              </w:rPr>
              <w:t>Stochastic Behavior</w:t>
            </w:r>
          </w:p>
        </w:tc>
      </w:tr>
      <w:tr w:rsidR="00ED117A" w:rsidRPr="00D51D96" w14:paraId="27E942C0" w14:textId="77777777">
        <w:tc>
          <w:tcPr>
            <w:tcW w:w="2640" w:type="dxa"/>
          </w:tcPr>
          <w:p w14:paraId="58A79A86" w14:textId="77777777" w:rsidR="00ED117A" w:rsidRPr="00D51D96" w:rsidRDefault="00ED117A">
            <w:pPr>
              <w:pStyle w:val="Compact"/>
              <w:rPr>
                <w:rFonts w:ascii="Arial" w:hAnsi="Arial" w:cs="Arial"/>
                <w:sz w:val="20"/>
                <w:szCs w:val="20"/>
                <w:rPrChange w:id="1274" w:author="Dovev Lavie" w:date="2026-09-17T14:09:00Z">
                  <w:rPr>
                    <w:rFonts w:ascii="Arial" w:hAnsi="Arial" w:cs="Arial"/>
                  </w:rPr>
                </w:rPrChange>
              </w:rPr>
            </w:pPr>
            <w:r w:rsidRPr="00D51D96">
              <w:rPr>
                <w:rFonts w:ascii="Arial" w:hAnsi="Arial" w:cs="Arial"/>
                <w:sz w:val="20"/>
                <w:szCs w:val="20"/>
                <w:rPrChange w:id="1275" w:author="Dovev Lavie" w:date="2026-09-17T14:09:00Z">
                  <w:rPr>
                    <w:rFonts w:ascii="Arial" w:hAnsi="Arial" w:cs="Arial"/>
                  </w:rPr>
                </w:rPrChange>
              </w:rPr>
              <w:t>Copula (synthetic)</w:t>
            </w:r>
          </w:p>
        </w:tc>
        <w:tc>
          <w:tcPr>
            <w:tcW w:w="2640" w:type="dxa"/>
          </w:tcPr>
          <w:p w14:paraId="30DFF367" w14:textId="77777777" w:rsidR="00ED117A" w:rsidRPr="00D51D96" w:rsidRDefault="00ED117A">
            <w:pPr>
              <w:pStyle w:val="Compact"/>
              <w:rPr>
                <w:rFonts w:ascii="Arial" w:hAnsi="Arial" w:cs="Arial"/>
                <w:sz w:val="20"/>
                <w:szCs w:val="20"/>
                <w:rPrChange w:id="1276" w:author="Dovev Lavie" w:date="2026-09-17T14:09:00Z">
                  <w:rPr>
                    <w:rFonts w:ascii="Arial" w:hAnsi="Arial" w:cs="Arial"/>
                  </w:rPr>
                </w:rPrChange>
              </w:rPr>
            </w:pPr>
            <w:r w:rsidRPr="00D51D96">
              <w:rPr>
                <w:rFonts w:ascii="Arial" w:hAnsi="Arial" w:cs="Arial"/>
                <w:sz w:val="20"/>
                <w:szCs w:val="20"/>
                <w:rPrChange w:id="1277" w:author="Dovev Lavie" w:date="2026-09-17T14:09:00Z">
                  <w:rPr>
                    <w:rFonts w:ascii="Arial" w:hAnsi="Arial" w:cs="Arial"/>
                  </w:rPr>
                </w:rPrChange>
              </w:rPr>
              <w:t>“Add Normal(anchor, σ) draw to Copula runs” checkbox</w:t>
            </w:r>
          </w:p>
        </w:tc>
        <w:tc>
          <w:tcPr>
            <w:tcW w:w="2640" w:type="dxa"/>
          </w:tcPr>
          <w:p w14:paraId="1A897F67" w14:textId="77777777" w:rsidR="00ED117A" w:rsidRPr="00D51D96" w:rsidRDefault="00ED117A">
            <w:pPr>
              <w:pStyle w:val="Compact"/>
              <w:rPr>
                <w:rFonts w:ascii="Arial" w:hAnsi="Arial" w:cs="Arial"/>
                <w:sz w:val="20"/>
                <w:szCs w:val="20"/>
                <w:rPrChange w:id="1278" w:author="Dovev Lavie" w:date="2026-09-17T14:09:00Z">
                  <w:rPr>
                    <w:rFonts w:ascii="Arial" w:hAnsi="Arial" w:cs="Arial"/>
                  </w:rPr>
                </w:rPrChange>
              </w:rPr>
            </w:pPr>
            <w:r w:rsidRPr="00D51D96">
              <w:rPr>
                <w:rFonts w:ascii="Arial" w:hAnsi="Arial" w:cs="Arial"/>
                <w:sz w:val="20"/>
                <w:szCs w:val="20"/>
                <w:rPrChange w:id="1279" w:author="Dovev Lavie" w:date="2026-09-17T14:09:00Z">
                  <w:rPr>
                    <w:rFonts w:ascii="Arial" w:hAnsi="Arial" w:cs="Arial"/>
                  </w:rPr>
                </w:rPrChange>
              </w:rPr>
              <w:t>ON when checked</w:t>
            </w:r>
          </w:p>
        </w:tc>
      </w:tr>
      <w:tr w:rsidR="00ED117A" w:rsidRPr="00D51D96" w14:paraId="21A22C29" w14:textId="77777777">
        <w:tc>
          <w:tcPr>
            <w:tcW w:w="2640" w:type="dxa"/>
          </w:tcPr>
          <w:p w14:paraId="3AB2794C" w14:textId="77777777" w:rsidR="00ED117A" w:rsidRPr="00D51D96" w:rsidRDefault="00ED117A">
            <w:pPr>
              <w:pStyle w:val="Compact"/>
              <w:rPr>
                <w:rFonts w:ascii="Arial" w:hAnsi="Arial" w:cs="Arial"/>
                <w:sz w:val="20"/>
                <w:szCs w:val="20"/>
                <w:rPrChange w:id="1280" w:author="Dovev Lavie" w:date="2026-09-17T14:09:00Z">
                  <w:rPr>
                    <w:rFonts w:ascii="Arial" w:hAnsi="Arial" w:cs="Arial"/>
                  </w:rPr>
                </w:rPrChange>
              </w:rPr>
            </w:pPr>
            <w:r w:rsidRPr="00D51D96">
              <w:rPr>
                <w:rFonts w:ascii="Arial" w:hAnsi="Arial" w:cs="Arial"/>
                <w:sz w:val="20"/>
                <w:szCs w:val="20"/>
                <w:rPrChange w:id="1281" w:author="Dovev Lavie" w:date="2026-09-17T14:09:00Z">
                  <w:rPr>
                    <w:rFonts w:ascii="Arial" w:hAnsi="Arial" w:cs="Arial"/>
                  </w:rPr>
                </w:rPrChange>
              </w:rPr>
              <w:t>Research Specification</w:t>
            </w:r>
          </w:p>
        </w:tc>
        <w:tc>
          <w:tcPr>
            <w:tcW w:w="2640" w:type="dxa"/>
          </w:tcPr>
          <w:p w14:paraId="6BE41F44" w14:textId="77777777" w:rsidR="00ED117A" w:rsidRPr="00D51D96" w:rsidRDefault="00ED117A">
            <w:pPr>
              <w:pStyle w:val="Compact"/>
              <w:rPr>
                <w:rFonts w:ascii="Arial" w:hAnsi="Arial" w:cs="Arial"/>
                <w:sz w:val="20"/>
                <w:szCs w:val="20"/>
                <w:rPrChange w:id="1282" w:author="Dovev Lavie" w:date="2026-09-17T14:09:00Z">
                  <w:rPr>
                    <w:rFonts w:ascii="Arial" w:hAnsi="Arial" w:cs="Arial"/>
                  </w:rPr>
                </w:rPrChange>
              </w:rPr>
            </w:pPr>
            <w:r w:rsidRPr="00D51D96">
              <w:rPr>
                <w:rFonts w:ascii="Arial" w:hAnsi="Arial" w:cs="Arial"/>
                <w:sz w:val="20"/>
                <w:szCs w:val="20"/>
                <w:rPrChange w:id="1283" w:author="Dovev Lavie" w:date="2026-09-17T14:09:00Z">
                  <w:rPr>
                    <w:rFonts w:ascii="Arial" w:hAnsi="Arial" w:cs="Arial"/>
                  </w:rPr>
                </w:rPrChange>
              </w:rPr>
              <w:t>“Use Normal(anchor, σ) draw in Research Specification mode” checkbox</w:t>
            </w:r>
          </w:p>
        </w:tc>
        <w:tc>
          <w:tcPr>
            <w:tcW w:w="2640" w:type="dxa"/>
          </w:tcPr>
          <w:p w14:paraId="2990588F" w14:textId="77777777" w:rsidR="00ED117A" w:rsidRPr="00D51D96" w:rsidRDefault="00ED117A">
            <w:pPr>
              <w:pStyle w:val="Compact"/>
              <w:rPr>
                <w:rFonts w:ascii="Arial" w:hAnsi="Arial" w:cs="Arial"/>
                <w:sz w:val="20"/>
                <w:szCs w:val="20"/>
                <w:rPrChange w:id="1284" w:author="Dovev Lavie" w:date="2026-09-17T14:09:00Z">
                  <w:rPr>
                    <w:rFonts w:ascii="Arial" w:hAnsi="Arial" w:cs="Arial"/>
                  </w:rPr>
                </w:rPrChange>
              </w:rPr>
            </w:pPr>
            <w:r w:rsidRPr="00D51D96">
              <w:rPr>
                <w:rFonts w:ascii="Arial" w:hAnsi="Arial" w:cs="Arial"/>
                <w:sz w:val="20"/>
                <w:szCs w:val="20"/>
                <w:rPrChange w:id="1285" w:author="Dovev Lavie" w:date="2026-09-17T14:09:00Z">
                  <w:rPr>
                    <w:rFonts w:ascii="Arial" w:hAnsi="Arial" w:cs="Arial"/>
                  </w:rPr>
                </w:rPrChange>
              </w:rPr>
              <w:t>ON when checked</w:t>
            </w:r>
          </w:p>
        </w:tc>
      </w:tr>
      <w:tr w:rsidR="00ED117A" w:rsidRPr="00D51D96" w14:paraId="63183DEF" w14:textId="77777777">
        <w:tc>
          <w:tcPr>
            <w:tcW w:w="2640" w:type="dxa"/>
          </w:tcPr>
          <w:p w14:paraId="6584DBF0" w14:textId="77777777" w:rsidR="00ED117A" w:rsidRPr="00D51D96" w:rsidRDefault="00ED117A">
            <w:pPr>
              <w:pStyle w:val="Compact"/>
              <w:rPr>
                <w:rFonts w:ascii="Arial" w:hAnsi="Arial" w:cs="Arial"/>
                <w:sz w:val="20"/>
                <w:szCs w:val="20"/>
                <w:rPrChange w:id="1286" w:author="Dovev Lavie" w:date="2026-09-17T14:09:00Z">
                  <w:rPr>
                    <w:rFonts w:ascii="Arial" w:hAnsi="Arial" w:cs="Arial"/>
                  </w:rPr>
                </w:rPrChange>
              </w:rPr>
            </w:pPr>
            <w:r w:rsidRPr="00D51D96">
              <w:rPr>
                <w:rFonts w:ascii="Arial" w:hAnsi="Arial" w:cs="Arial"/>
                <w:sz w:val="20"/>
                <w:szCs w:val="20"/>
                <w:rPrChange w:id="1287" w:author="Dovev Lavie" w:date="2026-09-17T14:09:00Z">
                  <w:rPr>
                    <w:rFonts w:ascii="Arial" w:hAnsi="Arial" w:cs="Arial"/>
                  </w:rPr>
                </w:rPrChange>
              </w:rPr>
              <w:t>Research Baseline</w:t>
            </w:r>
          </w:p>
        </w:tc>
        <w:tc>
          <w:tcPr>
            <w:tcW w:w="2640" w:type="dxa"/>
          </w:tcPr>
          <w:p w14:paraId="34F6651F" w14:textId="77777777" w:rsidR="00ED117A" w:rsidRPr="00D51D96" w:rsidRDefault="00ED117A">
            <w:pPr>
              <w:pStyle w:val="Compact"/>
              <w:rPr>
                <w:rFonts w:ascii="Arial" w:hAnsi="Arial" w:cs="Arial"/>
                <w:sz w:val="20"/>
                <w:szCs w:val="20"/>
                <w:rPrChange w:id="1288" w:author="Dovev Lavie" w:date="2026-09-17T14:09:00Z">
                  <w:rPr>
                    <w:rFonts w:ascii="Arial" w:hAnsi="Arial" w:cs="Arial"/>
                  </w:rPr>
                </w:rPrChange>
              </w:rPr>
            </w:pPr>
            <w:r w:rsidRPr="00D51D96">
              <w:rPr>
                <w:rFonts w:ascii="Arial" w:hAnsi="Arial" w:cs="Arial"/>
                <w:sz w:val="20"/>
                <w:szCs w:val="20"/>
                <w:rPrChange w:id="1289" w:author="Dovev Lavie" w:date="2026-09-17T14:09:00Z">
                  <w:rPr>
                    <w:rFonts w:ascii="Arial" w:hAnsi="Arial" w:cs="Arial"/>
                  </w:rPr>
                </w:rPrChange>
              </w:rPr>
              <w:t>No control (always off)</w:t>
            </w:r>
          </w:p>
        </w:tc>
        <w:tc>
          <w:tcPr>
            <w:tcW w:w="2640" w:type="dxa"/>
          </w:tcPr>
          <w:p w14:paraId="6B92356B" w14:textId="77777777" w:rsidR="00ED117A" w:rsidRPr="00D51D96" w:rsidRDefault="00ED117A">
            <w:pPr>
              <w:pStyle w:val="Compact"/>
              <w:rPr>
                <w:rFonts w:ascii="Arial" w:hAnsi="Arial" w:cs="Arial"/>
                <w:sz w:val="20"/>
                <w:szCs w:val="20"/>
                <w:rPrChange w:id="1290" w:author="Dovev Lavie" w:date="2026-09-17T14:09:00Z">
                  <w:rPr>
                    <w:rFonts w:ascii="Arial" w:hAnsi="Arial" w:cs="Arial"/>
                  </w:rPr>
                </w:rPrChange>
              </w:rPr>
            </w:pPr>
            <w:r w:rsidRPr="00D51D96">
              <w:rPr>
                <w:rFonts w:ascii="Arial" w:hAnsi="Arial" w:cs="Arial"/>
                <w:sz w:val="20"/>
                <w:szCs w:val="20"/>
                <w:rPrChange w:id="1291" w:author="Dovev Lavie" w:date="2026-09-17T14:09:00Z">
                  <w:rPr>
                    <w:rFonts w:ascii="Arial" w:hAnsi="Arial" w:cs="Arial"/>
                  </w:rPr>
                </w:rPrChange>
              </w:rPr>
              <w:t>Always OFF — deterministic scores only</w:t>
            </w:r>
          </w:p>
        </w:tc>
      </w:tr>
      <w:tr w:rsidR="00ED117A" w:rsidRPr="00D51D96" w14:paraId="325A73B6" w14:textId="77777777">
        <w:tc>
          <w:tcPr>
            <w:tcW w:w="2640" w:type="dxa"/>
          </w:tcPr>
          <w:p w14:paraId="340CE19A" w14:textId="77777777" w:rsidR="00ED117A" w:rsidRPr="00D51D96" w:rsidRDefault="00ED117A">
            <w:pPr>
              <w:pStyle w:val="Compact"/>
              <w:rPr>
                <w:rFonts w:ascii="Arial" w:hAnsi="Arial" w:cs="Arial"/>
                <w:sz w:val="20"/>
                <w:szCs w:val="20"/>
                <w:rPrChange w:id="1292" w:author="Dovev Lavie" w:date="2026-09-17T14:09:00Z">
                  <w:rPr>
                    <w:rFonts w:ascii="Arial" w:hAnsi="Arial" w:cs="Arial"/>
                  </w:rPr>
                </w:rPrChange>
              </w:rPr>
            </w:pPr>
            <w:r w:rsidRPr="00D51D96">
              <w:rPr>
                <w:rFonts w:ascii="Arial" w:hAnsi="Arial" w:cs="Arial"/>
                <w:sz w:val="20"/>
                <w:szCs w:val="20"/>
                <w:rPrChange w:id="1293" w:author="Dovev Lavie" w:date="2026-09-17T14:09:00Z">
                  <w:rPr>
                    <w:rFonts w:ascii="Arial" w:hAnsi="Arial" w:cs="Arial"/>
                  </w:rPr>
                </w:rPrChange>
              </w:rPr>
              <w:t>Compare all</w:t>
            </w:r>
          </w:p>
        </w:tc>
        <w:tc>
          <w:tcPr>
            <w:tcW w:w="2640" w:type="dxa"/>
          </w:tcPr>
          <w:p w14:paraId="6D379A5F" w14:textId="77777777" w:rsidR="00ED117A" w:rsidRPr="00D51D96" w:rsidRDefault="00ED117A">
            <w:pPr>
              <w:pStyle w:val="Compact"/>
              <w:rPr>
                <w:rFonts w:ascii="Arial" w:hAnsi="Arial" w:cs="Arial"/>
                <w:sz w:val="20"/>
                <w:szCs w:val="20"/>
                <w:rPrChange w:id="1294" w:author="Dovev Lavie" w:date="2026-09-17T14:09:00Z">
                  <w:rPr>
                    <w:rFonts w:ascii="Arial" w:hAnsi="Arial" w:cs="Arial"/>
                  </w:rPr>
                </w:rPrChange>
              </w:rPr>
            </w:pPr>
            <w:r w:rsidRPr="00D51D96">
              <w:rPr>
                <w:rFonts w:ascii="Arial" w:hAnsi="Arial" w:cs="Arial"/>
                <w:sz w:val="20"/>
                <w:szCs w:val="20"/>
                <w:rPrChange w:id="1295" w:author="Dovev Lavie" w:date="2026-09-17T14:09:00Z">
                  <w:rPr>
                    <w:rFonts w:ascii="Arial" w:hAnsi="Arial" w:cs="Arial"/>
                  </w:rPr>
                </w:rPrChange>
              </w:rPr>
              <w:t>Separate checkboxes for Copula and Research Specification</w:t>
            </w:r>
          </w:p>
        </w:tc>
        <w:tc>
          <w:tcPr>
            <w:tcW w:w="2640" w:type="dxa"/>
          </w:tcPr>
          <w:p w14:paraId="092A2F04" w14:textId="77777777" w:rsidR="00ED117A" w:rsidRPr="00D51D96" w:rsidRDefault="00ED117A">
            <w:pPr>
              <w:pStyle w:val="Compact"/>
              <w:rPr>
                <w:rFonts w:ascii="Arial" w:hAnsi="Arial" w:cs="Arial"/>
                <w:sz w:val="20"/>
                <w:szCs w:val="20"/>
                <w:rPrChange w:id="1296" w:author="Dovev Lavie" w:date="2026-09-17T14:09:00Z">
                  <w:rPr>
                    <w:rFonts w:ascii="Arial" w:hAnsi="Arial" w:cs="Arial"/>
                  </w:rPr>
                </w:rPrChange>
              </w:rPr>
            </w:pPr>
            <w:r w:rsidRPr="00D51D96">
              <w:rPr>
                <w:rFonts w:ascii="Arial" w:hAnsi="Arial" w:cs="Arial"/>
                <w:sz w:val="20"/>
                <w:szCs w:val="20"/>
                <w:rPrChange w:id="1297" w:author="Dovev Lavie" w:date="2026-09-17T14:09:00Z">
                  <w:rPr>
                    <w:rFonts w:ascii="Arial" w:hAnsi="Arial" w:cs="Arial"/>
                  </w:rPr>
                </w:rPrChange>
              </w:rPr>
              <w:t>Independent per mode; Baseline always OFF</w:t>
            </w:r>
          </w:p>
        </w:tc>
      </w:tr>
    </w:tbl>
    <w:p w14:paraId="5315DCFD" w14:textId="77777777" w:rsidR="00ED117A" w:rsidRPr="00D51D96" w:rsidRDefault="00ED117A" w:rsidP="00ED117A">
      <w:pPr>
        <w:pStyle w:val="Heading2"/>
        <w:rPr>
          <w:rFonts w:ascii="Arial" w:hAnsi="Arial" w:cs="Arial"/>
          <w:i w:val="0"/>
          <w:iCs w:val="0"/>
          <w:sz w:val="22"/>
          <w:szCs w:val="22"/>
          <w:rPrChange w:id="1298" w:author="Dovev Lavie" w:date="2026-09-17T16:14:00Z">
            <w:rPr>
              <w:rFonts w:ascii="Arial" w:hAnsi="Arial" w:cs="Arial"/>
            </w:rPr>
          </w:rPrChange>
        </w:rPr>
      </w:pPr>
      <w:bookmarkStart w:id="1299" w:name="X35957e0671d3d082bd510109ab9c6e96a8a8b2b"/>
      <w:bookmarkEnd w:id="1134"/>
      <w:r w:rsidRPr="00D51D96">
        <w:rPr>
          <w:rFonts w:ascii="Arial" w:hAnsi="Arial" w:cs="Arial"/>
          <w:i w:val="0"/>
          <w:iCs w:val="0"/>
          <w:sz w:val="22"/>
          <w:szCs w:val="22"/>
          <w:rPrChange w:id="1300" w:author="Dovev Lavie" w:date="2026-09-17T16:14:00Z">
            <w:rPr>
              <w:rFonts w:ascii="Arial" w:hAnsi="Arial" w:cs="Arial"/>
            </w:rPr>
          </w:rPrChange>
        </w:rPr>
        <w:t>12. Categorical vs Continuous Income Specification</w:t>
      </w:r>
    </w:p>
    <w:p w14:paraId="08CBC7E1" w14:textId="77777777" w:rsidR="00ED117A" w:rsidRPr="00D51D96" w:rsidRDefault="00ED117A" w:rsidP="00ED117A">
      <w:pPr>
        <w:pStyle w:val="FirstParagraph"/>
        <w:rPr>
          <w:rFonts w:ascii="Arial" w:hAnsi="Arial" w:cs="Arial"/>
          <w:sz w:val="20"/>
          <w:szCs w:val="20"/>
          <w:rPrChange w:id="1301" w:author="Dovev Lavie" w:date="2026-09-17T14:09:00Z">
            <w:rPr>
              <w:rFonts w:ascii="Arial" w:hAnsi="Arial" w:cs="Arial"/>
            </w:rPr>
          </w:rPrChange>
        </w:rPr>
      </w:pPr>
      <w:r w:rsidRPr="00D51D96">
        <w:rPr>
          <w:rFonts w:ascii="Arial" w:hAnsi="Arial" w:cs="Arial"/>
          <w:sz w:val="20"/>
          <w:szCs w:val="20"/>
          <w:rPrChange w:id="1302" w:author="Dovev Lavie" w:date="2026-09-17T14:09:00Z">
            <w:rPr>
              <w:rFonts w:ascii="Arial" w:hAnsi="Arial" w:cs="Arial"/>
            </w:rPr>
          </w:rPrChange>
        </w:rPr>
        <w:t>The income specification applies to the Willingness-to-Pay and Risk-Taking mechanisms only; the Tendency to Plan, Loyalty, and Flexibility mechanisms use no income and are identical under both specifications.</w:t>
      </w:r>
    </w:p>
    <w:p w14:paraId="0CBFC0C8" w14:textId="77777777" w:rsidR="00ED117A" w:rsidRPr="00D51D96" w:rsidRDefault="00ED117A" w:rsidP="00ED117A">
      <w:pPr>
        <w:pStyle w:val="BodyText"/>
        <w:rPr>
          <w:rFonts w:ascii="Arial" w:hAnsi="Arial" w:cs="Arial"/>
          <w:sz w:val="20"/>
          <w:szCs w:val="20"/>
          <w:rPrChange w:id="1303" w:author="Dovev Lavie" w:date="2026-09-17T14:09:00Z">
            <w:rPr>
              <w:rFonts w:ascii="Arial" w:hAnsi="Arial" w:cs="Arial"/>
            </w:rPr>
          </w:rPrChange>
        </w:rPr>
      </w:pPr>
      <w:r w:rsidRPr="00D51D96">
        <w:rPr>
          <w:rFonts w:ascii="Arial" w:hAnsi="Arial" w:cs="Arial"/>
          <w:sz w:val="20"/>
          <w:szCs w:val="20"/>
          <w:rPrChange w:id="1304" w:author="Dovev Lavie" w:date="2026-09-17T14:09:00Z">
            <w:rPr>
              <w:rFonts w:ascii="Arial" w:hAnsi="Arial" w:cs="Arial"/>
            </w:rPr>
          </w:rPrChange>
        </w:rPr>
        <w:t>Continuous only uses the agent’s actual income, standardized at runtime across the population, with the income coefficients shown in sections 5 and 6.</w:t>
      </w:r>
    </w:p>
    <w:p w14:paraId="33537B6B" w14:textId="77777777" w:rsidR="00ED117A" w:rsidRPr="00D51D96" w:rsidRDefault="00ED117A" w:rsidP="00ED117A">
      <w:pPr>
        <w:pStyle w:val="BodyText"/>
        <w:rPr>
          <w:rFonts w:ascii="Arial" w:hAnsi="Arial" w:cs="Arial"/>
          <w:sz w:val="20"/>
          <w:szCs w:val="20"/>
          <w:rPrChange w:id="1305" w:author="Dovev Lavie" w:date="2026-09-17T14:09:00Z">
            <w:rPr>
              <w:rFonts w:ascii="Arial" w:hAnsi="Arial" w:cs="Arial"/>
            </w:rPr>
          </w:rPrChange>
        </w:rPr>
      </w:pPr>
      <w:r w:rsidRPr="00D51D96">
        <w:rPr>
          <w:rFonts w:ascii="Arial" w:hAnsi="Arial" w:cs="Arial"/>
          <w:sz w:val="20"/>
          <w:szCs w:val="20"/>
          <w:rPrChange w:id="1306" w:author="Dovev Lavie" w:date="2026-09-17T14:09:00Z">
            <w:rPr>
              <w:rFonts w:ascii="Arial" w:hAnsi="Arial" w:cs="Arial"/>
            </w:rPr>
          </w:rPrChange>
        </w:rPr>
        <w:t>Categorical only replaces the income term with a baseline intercept plus a budget-level effect, estimated by regressing the full continuous score on its income-free personality part and the budget-level indicators:</w:t>
      </w:r>
    </w:p>
    <w:p w14:paraId="24B28BA5" w14:textId="77777777" w:rsidR="00ED117A" w:rsidRPr="00D51D96" w:rsidRDefault="00ED117A" w:rsidP="00ED117A">
      <w:pPr>
        <w:pStyle w:val="BodyText"/>
        <w:rPr>
          <w:rFonts w:ascii="Arial" w:hAnsi="Arial" w:cs="Arial"/>
          <w:sz w:val="20"/>
          <w:szCs w:val="20"/>
          <w:rPrChange w:id="1307" w:author="Dovev Lavie" w:date="2026-09-17T14:09:00Z">
            <w:rPr>
              <w:rFonts w:ascii="Arial" w:hAnsi="Arial" w:cs="Arial"/>
            </w:rPr>
          </w:rPrChange>
        </w:rPr>
      </w:pPr>
      <w:r w:rsidRPr="00D51D96">
        <w:rPr>
          <w:rFonts w:ascii="Arial" w:hAnsi="Arial" w:cs="Arial"/>
          <w:sz w:val="20"/>
          <w:szCs w:val="20"/>
          <w:rPrChange w:id="1308" w:author="Dovev Lavie" w:date="2026-09-17T14:09:00Z">
            <w:rPr>
              <w:rFonts w:ascii="Arial" w:hAnsi="Arial" w:cs="Arial"/>
            </w:rPr>
          </w:rPrChange>
        </w:rPr>
        <w:t>Score_categorical_i = β_income_q[quintile_i] + (the element’s personality terms)</w:t>
      </w:r>
    </w:p>
    <w:tbl>
      <w:tblPr>
        <w:tblW w:w="5000" w:type="pct"/>
        <w:tblLayout w:type="fixed"/>
        <w:tblLook w:val="0020" w:firstRow="1" w:lastRow="0" w:firstColumn="0" w:lastColumn="0" w:noHBand="0" w:noVBand="0"/>
      </w:tblPr>
      <w:tblGrid>
        <w:gridCol w:w="2340"/>
        <w:gridCol w:w="2340"/>
        <w:gridCol w:w="2340"/>
        <w:gridCol w:w="2340"/>
      </w:tblGrid>
      <w:tr w:rsidR="00ED117A" w:rsidRPr="00D51D96" w14:paraId="51075713" w14:textId="77777777">
        <w:trPr>
          <w:tblHeader/>
        </w:trPr>
        <w:tc>
          <w:tcPr>
            <w:tcW w:w="1980" w:type="dxa"/>
          </w:tcPr>
          <w:p w14:paraId="70A3EF43" w14:textId="77777777" w:rsidR="00ED117A" w:rsidRPr="00D51D96" w:rsidRDefault="00ED117A">
            <w:pPr>
              <w:pStyle w:val="Compact"/>
              <w:rPr>
                <w:rFonts w:ascii="Arial" w:hAnsi="Arial" w:cs="Arial"/>
                <w:sz w:val="20"/>
                <w:szCs w:val="20"/>
                <w:rPrChange w:id="1309" w:author="Dovev Lavie" w:date="2026-09-17T14:09:00Z">
                  <w:rPr>
                    <w:rFonts w:ascii="Arial" w:hAnsi="Arial" w:cs="Arial"/>
                  </w:rPr>
                </w:rPrChange>
              </w:rPr>
            </w:pPr>
            <w:r w:rsidRPr="00D51D96">
              <w:rPr>
                <w:rFonts w:ascii="Arial" w:hAnsi="Arial" w:cs="Arial"/>
                <w:sz w:val="20"/>
                <w:szCs w:val="20"/>
                <w:rPrChange w:id="1310" w:author="Dovev Lavie" w:date="2026-09-17T14:09:00Z">
                  <w:rPr>
                    <w:rFonts w:ascii="Arial" w:hAnsi="Arial" w:cs="Arial"/>
                  </w:rPr>
                </w:rPrChange>
              </w:rPr>
              <w:t>Quintile</w:t>
            </w:r>
          </w:p>
        </w:tc>
        <w:tc>
          <w:tcPr>
            <w:tcW w:w="1980" w:type="dxa"/>
          </w:tcPr>
          <w:p w14:paraId="5C1ED1A1" w14:textId="77777777" w:rsidR="00ED117A" w:rsidRPr="00D51D96" w:rsidRDefault="00ED117A">
            <w:pPr>
              <w:pStyle w:val="Compact"/>
              <w:rPr>
                <w:rFonts w:ascii="Arial" w:hAnsi="Arial" w:cs="Arial"/>
                <w:sz w:val="20"/>
                <w:szCs w:val="20"/>
                <w:rPrChange w:id="1311" w:author="Dovev Lavie" w:date="2026-09-17T14:09:00Z">
                  <w:rPr>
                    <w:rFonts w:ascii="Arial" w:hAnsi="Arial" w:cs="Arial"/>
                  </w:rPr>
                </w:rPrChange>
              </w:rPr>
            </w:pPr>
            <w:r w:rsidRPr="00D51D96">
              <w:rPr>
                <w:rFonts w:ascii="Arial" w:hAnsi="Arial" w:cs="Arial"/>
                <w:sz w:val="20"/>
                <w:szCs w:val="20"/>
                <w:rPrChange w:id="1312" w:author="Dovev Lavie" w:date="2026-09-17T14:09:00Z">
                  <w:rPr>
                    <w:rFonts w:ascii="Arial" w:hAnsi="Arial" w:cs="Arial"/>
                  </w:rPr>
                </w:rPrChange>
              </w:rPr>
              <w:t>Budget</w:t>
            </w:r>
          </w:p>
        </w:tc>
        <w:tc>
          <w:tcPr>
            <w:tcW w:w="1980" w:type="dxa"/>
          </w:tcPr>
          <w:p w14:paraId="255CE3BC" w14:textId="77777777" w:rsidR="00ED117A" w:rsidRPr="00D51D96" w:rsidRDefault="00ED117A">
            <w:pPr>
              <w:pStyle w:val="Compact"/>
              <w:rPr>
                <w:rFonts w:ascii="Arial" w:hAnsi="Arial" w:cs="Arial"/>
                <w:sz w:val="20"/>
                <w:szCs w:val="20"/>
                <w:rPrChange w:id="1313" w:author="Dovev Lavie" w:date="2026-09-17T14:09:00Z">
                  <w:rPr>
                    <w:rFonts w:ascii="Arial" w:hAnsi="Arial" w:cs="Arial"/>
                  </w:rPr>
                </w:rPrChange>
              </w:rPr>
            </w:pPr>
            <w:r w:rsidRPr="00D51D96">
              <w:rPr>
                <w:rFonts w:ascii="Arial" w:hAnsi="Arial" w:cs="Arial"/>
                <w:sz w:val="20"/>
                <w:szCs w:val="20"/>
                <w:rPrChange w:id="1314" w:author="Dovev Lavie" w:date="2026-09-17T14:09:00Z">
                  <w:rPr>
                    <w:rFonts w:ascii="Arial" w:hAnsi="Arial" w:cs="Arial"/>
                  </w:rPr>
                </w:rPrChange>
              </w:rPr>
              <w:t>β_income_q (Willingness-to-Pay)</w:t>
            </w:r>
          </w:p>
        </w:tc>
        <w:tc>
          <w:tcPr>
            <w:tcW w:w="1980" w:type="dxa"/>
          </w:tcPr>
          <w:p w14:paraId="77995964" w14:textId="77777777" w:rsidR="00ED117A" w:rsidRPr="00D51D96" w:rsidRDefault="00ED117A">
            <w:pPr>
              <w:pStyle w:val="Compact"/>
              <w:rPr>
                <w:rFonts w:ascii="Arial" w:hAnsi="Arial" w:cs="Arial"/>
                <w:sz w:val="20"/>
                <w:szCs w:val="20"/>
                <w:rPrChange w:id="1315" w:author="Dovev Lavie" w:date="2026-09-17T14:09:00Z">
                  <w:rPr>
                    <w:rFonts w:ascii="Arial" w:hAnsi="Arial" w:cs="Arial"/>
                  </w:rPr>
                </w:rPrChange>
              </w:rPr>
            </w:pPr>
            <w:r w:rsidRPr="00D51D96">
              <w:rPr>
                <w:rFonts w:ascii="Arial" w:hAnsi="Arial" w:cs="Arial"/>
                <w:sz w:val="20"/>
                <w:szCs w:val="20"/>
                <w:rPrChange w:id="1316" w:author="Dovev Lavie" w:date="2026-09-17T14:09:00Z">
                  <w:rPr>
                    <w:rFonts w:ascii="Arial" w:hAnsi="Arial" w:cs="Arial"/>
                  </w:rPr>
                </w:rPrChange>
              </w:rPr>
              <w:t>β_income_q (Risk-Taking)</w:t>
            </w:r>
          </w:p>
        </w:tc>
      </w:tr>
      <w:tr w:rsidR="00ED117A" w:rsidRPr="00D51D96" w14:paraId="27A27E5C" w14:textId="77777777">
        <w:tc>
          <w:tcPr>
            <w:tcW w:w="1980" w:type="dxa"/>
          </w:tcPr>
          <w:p w14:paraId="21A45696" w14:textId="77777777" w:rsidR="00ED117A" w:rsidRPr="00D51D96" w:rsidRDefault="00ED117A">
            <w:pPr>
              <w:pStyle w:val="Compact"/>
              <w:rPr>
                <w:rFonts w:ascii="Arial" w:hAnsi="Arial" w:cs="Arial"/>
                <w:sz w:val="20"/>
                <w:szCs w:val="20"/>
                <w:rPrChange w:id="1317" w:author="Dovev Lavie" w:date="2026-09-17T14:09:00Z">
                  <w:rPr>
                    <w:rFonts w:ascii="Arial" w:hAnsi="Arial" w:cs="Arial"/>
                  </w:rPr>
                </w:rPrChange>
              </w:rPr>
            </w:pPr>
            <w:r w:rsidRPr="00D51D96">
              <w:rPr>
                <w:rFonts w:ascii="Arial" w:hAnsi="Arial" w:cs="Arial"/>
                <w:sz w:val="20"/>
                <w:szCs w:val="20"/>
                <w:rPrChange w:id="1318" w:author="Dovev Lavie" w:date="2026-09-17T14:09:00Z">
                  <w:rPr>
                    <w:rFonts w:ascii="Arial" w:hAnsi="Arial" w:cs="Arial"/>
                  </w:rPr>
                </w:rPrChange>
              </w:rPr>
              <w:t>Q1</w:t>
            </w:r>
          </w:p>
        </w:tc>
        <w:tc>
          <w:tcPr>
            <w:tcW w:w="1980" w:type="dxa"/>
          </w:tcPr>
          <w:p w14:paraId="389A7470" w14:textId="77777777" w:rsidR="00ED117A" w:rsidRPr="00D51D96" w:rsidRDefault="00ED117A">
            <w:pPr>
              <w:pStyle w:val="Compact"/>
              <w:rPr>
                <w:rFonts w:ascii="Arial" w:hAnsi="Arial" w:cs="Arial"/>
                <w:sz w:val="20"/>
                <w:szCs w:val="20"/>
                <w:rPrChange w:id="1319" w:author="Dovev Lavie" w:date="2026-09-17T14:09:00Z">
                  <w:rPr>
                    <w:rFonts w:ascii="Arial" w:hAnsi="Arial" w:cs="Arial"/>
                  </w:rPr>
                </w:rPrChange>
              </w:rPr>
            </w:pPr>
            <w:r w:rsidRPr="00D51D96">
              <w:rPr>
                <w:rFonts w:ascii="Arial" w:hAnsi="Arial" w:cs="Arial"/>
                <w:sz w:val="20"/>
                <w:szCs w:val="20"/>
                <w:rPrChange w:id="1320" w:author="Dovev Lavie" w:date="2026-09-17T14:09:00Z">
                  <w:rPr>
                    <w:rFonts w:ascii="Arial" w:hAnsi="Arial" w:cs="Arial"/>
                  </w:rPr>
                </w:rPrChange>
              </w:rPr>
              <w:t>€12</w:t>
            </w:r>
          </w:p>
        </w:tc>
        <w:tc>
          <w:tcPr>
            <w:tcW w:w="1980" w:type="dxa"/>
          </w:tcPr>
          <w:p w14:paraId="1871AC28" w14:textId="77777777" w:rsidR="00ED117A" w:rsidRPr="00D51D96" w:rsidRDefault="00ED117A">
            <w:pPr>
              <w:pStyle w:val="Compact"/>
              <w:rPr>
                <w:rFonts w:ascii="Arial" w:hAnsi="Arial" w:cs="Arial"/>
                <w:sz w:val="20"/>
                <w:szCs w:val="20"/>
                <w:rPrChange w:id="1321" w:author="Dovev Lavie" w:date="2026-09-17T14:09:00Z">
                  <w:rPr>
                    <w:rFonts w:ascii="Arial" w:hAnsi="Arial" w:cs="Arial"/>
                  </w:rPr>
                </w:rPrChange>
              </w:rPr>
            </w:pPr>
            <w:r w:rsidRPr="00D51D96">
              <w:rPr>
                <w:rFonts w:ascii="Arial" w:hAnsi="Arial" w:cs="Arial"/>
                <w:sz w:val="20"/>
                <w:szCs w:val="20"/>
                <w:rPrChange w:id="1322" w:author="Dovev Lavie" w:date="2026-09-17T14:09:00Z">
                  <w:rPr>
                    <w:rFonts w:ascii="Arial" w:hAnsi="Arial" w:cs="Arial"/>
                  </w:rPr>
                </w:rPrChange>
              </w:rPr>
              <w:t>−0.6918430</w:t>
            </w:r>
          </w:p>
        </w:tc>
        <w:tc>
          <w:tcPr>
            <w:tcW w:w="1980" w:type="dxa"/>
          </w:tcPr>
          <w:p w14:paraId="5BE6283C" w14:textId="77777777" w:rsidR="00ED117A" w:rsidRPr="00D51D96" w:rsidRDefault="00ED117A">
            <w:pPr>
              <w:pStyle w:val="Compact"/>
              <w:rPr>
                <w:rFonts w:ascii="Arial" w:hAnsi="Arial" w:cs="Arial"/>
                <w:sz w:val="20"/>
                <w:szCs w:val="20"/>
                <w:rPrChange w:id="1323" w:author="Dovev Lavie" w:date="2026-09-17T14:09:00Z">
                  <w:rPr>
                    <w:rFonts w:ascii="Arial" w:hAnsi="Arial" w:cs="Arial"/>
                  </w:rPr>
                </w:rPrChange>
              </w:rPr>
            </w:pPr>
            <w:r w:rsidRPr="00D51D96">
              <w:rPr>
                <w:rFonts w:ascii="Arial" w:hAnsi="Arial" w:cs="Arial"/>
                <w:sz w:val="20"/>
                <w:szCs w:val="20"/>
                <w:rPrChange w:id="1324" w:author="Dovev Lavie" w:date="2026-09-17T14:09:00Z">
                  <w:rPr>
                    <w:rFonts w:ascii="Arial" w:hAnsi="Arial" w:cs="Arial"/>
                  </w:rPr>
                </w:rPrChange>
              </w:rPr>
              <w:t>−0.0068307</w:t>
            </w:r>
          </w:p>
        </w:tc>
      </w:tr>
      <w:tr w:rsidR="00ED117A" w:rsidRPr="00D51D96" w14:paraId="247B5A8D" w14:textId="77777777">
        <w:tc>
          <w:tcPr>
            <w:tcW w:w="1980" w:type="dxa"/>
          </w:tcPr>
          <w:p w14:paraId="1FD64CDE" w14:textId="77777777" w:rsidR="00ED117A" w:rsidRPr="00D51D96" w:rsidRDefault="00ED117A">
            <w:pPr>
              <w:pStyle w:val="Compact"/>
              <w:rPr>
                <w:rFonts w:ascii="Arial" w:hAnsi="Arial" w:cs="Arial"/>
                <w:sz w:val="20"/>
                <w:szCs w:val="20"/>
                <w:rPrChange w:id="1325" w:author="Dovev Lavie" w:date="2026-09-17T14:09:00Z">
                  <w:rPr>
                    <w:rFonts w:ascii="Arial" w:hAnsi="Arial" w:cs="Arial"/>
                  </w:rPr>
                </w:rPrChange>
              </w:rPr>
            </w:pPr>
            <w:r w:rsidRPr="00D51D96">
              <w:rPr>
                <w:rFonts w:ascii="Arial" w:hAnsi="Arial" w:cs="Arial"/>
                <w:sz w:val="20"/>
                <w:szCs w:val="20"/>
                <w:rPrChange w:id="1326" w:author="Dovev Lavie" w:date="2026-09-17T14:09:00Z">
                  <w:rPr>
                    <w:rFonts w:ascii="Arial" w:hAnsi="Arial" w:cs="Arial"/>
                  </w:rPr>
                </w:rPrChange>
              </w:rPr>
              <w:t>Q2</w:t>
            </w:r>
          </w:p>
        </w:tc>
        <w:tc>
          <w:tcPr>
            <w:tcW w:w="1980" w:type="dxa"/>
          </w:tcPr>
          <w:p w14:paraId="7B4F9206" w14:textId="77777777" w:rsidR="00ED117A" w:rsidRPr="00D51D96" w:rsidRDefault="00ED117A">
            <w:pPr>
              <w:pStyle w:val="Compact"/>
              <w:rPr>
                <w:rFonts w:ascii="Arial" w:hAnsi="Arial" w:cs="Arial"/>
                <w:sz w:val="20"/>
                <w:szCs w:val="20"/>
                <w:rPrChange w:id="1327" w:author="Dovev Lavie" w:date="2026-09-17T14:09:00Z">
                  <w:rPr>
                    <w:rFonts w:ascii="Arial" w:hAnsi="Arial" w:cs="Arial"/>
                  </w:rPr>
                </w:rPrChange>
              </w:rPr>
            </w:pPr>
            <w:r w:rsidRPr="00D51D96">
              <w:rPr>
                <w:rFonts w:ascii="Arial" w:hAnsi="Arial" w:cs="Arial"/>
                <w:sz w:val="20"/>
                <w:szCs w:val="20"/>
                <w:rPrChange w:id="1328" w:author="Dovev Lavie" w:date="2026-09-17T14:09:00Z">
                  <w:rPr>
                    <w:rFonts w:ascii="Arial" w:hAnsi="Arial" w:cs="Arial"/>
                  </w:rPr>
                </w:rPrChange>
              </w:rPr>
              <w:t>€32</w:t>
            </w:r>
          </w:p>
        </w:tc>
        <w:tc>
          <w:tcPr>
            <w:tcW w:w="1980" w:type="dxa"/>
          </w:tcPr>
          <w:p w14:paraId="36A1E4EB" w14:textId="77777777" w:rsidR="00ED117A" w:rsidRPr="00D51D96" w:rsidRDefault="00ED117A">
            <w:pPr>
              <w:pStyle w:val="Compact"/>
              <w:rPr>
                <w:rFonts w:ascii="Arial" w:hAnsi="Arial" w:cs="Arial"/>
                <w:sz w:val="20"/>
                <w:szCs w:val="20"/>
                <w:rPrChange w:id="1329" w:author="Dovev Lavie" w:date="2026-09-17T14:09:00Z">
                  <w:rPr>
                    <w:rFonts w:ascii="Arial" w:hAnsi="Arial" w:cs="Arial"/>
                  </w:rPr>
                </w:rPrChange>
              </w:rPr>
            </w:pPr>
            <w:r w:rsidRPr="00D51D96">
              <w:rPr>
                <w:rFonts w:ascii="Arial" w:hAnsi="Arial" w:cs="Arial"/>
                <w:sz w:val="20"/>
                <w:szCs w:val="20"/>
                <w:rPrChange w:id="1330" w:author="Dovev Lavie" w:date="2026-09-17T14:09:00Z">
                  <w:rPr>
                    <w:rFonts w:ascii="Arial" w:hAnsi="Arial" w:cs="Arial"/>
                  </w:rPr>
                </w:rPrChange>
              </w:rPr>
              <w:t>−0.4246842</w:t>
            </w:r>
          </w:p>
        </w:tc>
        <w:tc>
          <w:tcPr>
            <w:tcW w:w="1980" w:type="dxa"/>
          </w:tcPr>
          <w:p w14:paraId="7BD7E50F" w14:textId="77777777" w:rsidR="00ED117A" w:rsidRPr="00D51D96" w:rsidRDefault="00ED117A">
            <w:pPr>
              <w:pStyle w:val="Compact"/>
              <w:rPr>
                <w:rFonts w:ascii="Arial" w:hAnsi="Arial" w:cs="Arial"/>
                <w:sz w:val="20"/>
                <w:szCs w:val="20"/>
                <w:rPrChange w:id="1331" w:author="Dovev Lavie" w:date="2026-09-17T14:09:00Z">
                  <w:rPr>
                    <w:rFonts w:ascii="Arial" w:hAnsi="Arial" w:cs="Arial"/>
                  </w:rPr>
                </w:rPrChange>
              </w:rPr>
            </w:pPr>
            <w:r w:rsidRPr="00D51D96">
              <w:rPr>
                <w:rFonts w:ascii="Arial" w:hAnsi="Arial" w:cs="Arial"/>
                <w:sz w:val="20"/>
                <w:szCs w:val="20"/>
                <w:rPrChange w:id="1332" w:author="Dovev Lavie" w:date="2026-09-17T14:09:00Z">
                  <w:rPr>
                    <w:rFonts w:ascii="Arial" w:hAnsi="Arial" w:cs="Arial"/>
                  </w:rPr>
                </w:rPrChange>
              </w:rPr>
              <w:t>−0.0042179</w:t>
            </w:r>
          </w:p>
        </w:tc>
      </w:tr>
      <w:tr w:rsidR="00ED117A" w:rsidRPr="00D51D96" w14:paraId="5508CA36" w14:textId="77777777">
        <w:tc>
          <w:tcPr>
            <w:tcW w:w="1980" w:type="dxa"/>
          </w:tcPr>
          <w:p w14:paraId="2B4D8E7E" w14:textId="77777777" w:rsidR="00ED117A" w:rsidRPr="00D51D96" w:rsidRDefault="00ED117A">
            <w:pPr>
              <w:pStyle w:val="Compact"/>
              <w:rPr>
                <w:rFonts w:ascii="Arial" w:hAnsi="Arial" w:cs="Arial"/>
                <w:sz w:val="20"/>
                <w:szCs w:val="20"/>
                <w:rPrChange w:id="1333" w:author="Dovev Lavie" w:date="2026-09-17T14:09:00Z">
                  <w:rPr>
                    <w:rFonts w:ascii="Arial" w:hAnsi="Arial" w:cs="Arial"/>
                  </w:rPr>
                </w:rPrChange>
              </w:rPr>
            </w:pPr>
            <w:r w:rsidRPr="00D51D96">
              <w:rPr>
                <w:rFonts w:ascii="Arial" w:hAnsi="Arial" w:cs="Arial"/>
                <w:sz w:val="20"/>
                <w:szCs w:val="20"/>
                <w:rPrChange w:id="1334" w:author="Dovev Lavie" w:date="2026-09-17T14:09:00Z">
                  <w:rPr>
                    <w:rFonts w:ascii="Arial" w:hAnsi="Arial" w:cs="Arial"/>
                  </w:rPr>
                </w:rPrChange>
              </w:rPr>
              <w:t>Q3</w:t>
            </w:r>
          </w:p>
        </w:tc>
        <w:tc>
          <w:tcPr>
            <w:tcW w:w="1980" w:type="dxa"/>
          </w:tcPr>
          <w:p w14:paraId="59604540" w14:textId="77777777" w:rsidR="00ED117A" w:rsidRPr="00D51D96" w:rsidRDefault="00ED117A">
            <w:pPr>
              <w:pStyle w:val="Compact"/>
              <w:rPr>
                <w:rFonts w:ascii="Arial" w:hAnsi="Arial" w:cs="Arial"/>
                <w:sz w:val="20"/>
                <w:szCs w:val="20"/>
                <w:rPrChange w:id="1335" w:author="Dovev Lavie" w:date="2026-09-17T14:09:00Z">
                  <w:rPr>
                    <w:rFonts w:ascii="Arial" w:hAnsi="Arial" w:cs="Arial"/>
                  </w:rPr>
                </w:rPrChange>
              </w:rPr>
            </w:pPr>
            <w:r w:rsidRPr="00D51D96">
              <w:rPr>
                <w:rFonts w:ascii="Arial" w:hAnsi="Arial" w:cs="Arial"/>
                <w:sz w:val="20"/>
                <w:szCs w:val="20"/>
                <w:rPrChange w:id="1336" w:author="Dovev Lavie" w:date="2026-09-17T14:09:00Z">
                  <w:rPr>
                    <w:rFonts w:ascii="Arial" w:hAnsi="Arial" w:cs="Arial"/>
                  </w:rPr>
                </w:rPrChange>
              </w:rPr>
              <w:t>€72</w:t>
            </w:r>
          </w:p>
        </w:tc>
        <w:tc>
          <w:tcPr>
            <w:tcW w:w="1980" w:type="dxa"/>
          </w:tcPr>
          <w:p w14:paraId="5D4D7B0B" w14:textId="77777777" w:rsidR="00ED117A" w:rsidRPr="00D51D96" w:rsidRDefault="00ED117A">
            <w:pPr>
              <w:pStyle w:val="Compact"/>
              <w:rPr>
                <w:rFonts w:ascii="Arial" w:hAnsi="Arial" w:cs="Arial"/>
                <w:sz w:val="20"/>
                <w:szCs w:val="20"/>
                <w:rPrChange w:id="1337" w:author="Dovev Lavie" w:date="2026-09-17T14:09:00Z">
                  <w:rPr>
                    <w:rFonts w:ascii="Arial" w:hAnsi="Arial" w:cs="Arial"/>
                  </w:rPr>
                </w:rPrChange>
              </w:rPr>
            </w:pPr>
            <w:r w:rsidRPr="00D51D96">
              <w:rPr>
                <w:rFonts w:ascii="Arial" w:hAnsi="Arial" w:cs="Arial"/>
                <w:sz w:val="20"/>
                <w:szCs w:val="20"/>
                <w:rPrChange w:id="1338" w:author="Dovev Lavie" w:date="2026-09-17T14:09:00Z">
                  <w:rPr>
                    <w:rFonts w:ascii="Arial" w:hAnsi="Arial" w:cs="Arial"/>
                  </w:rPr>
                </w:rPrChange>
              </w:rPr>
              <w:t>−0.1860714</w:t>
            </w:r>
          </w:p>
        </w:tc>
        <w:tc>
          <w:tcPr>
            <w:tcW w:w="1980" w:type="dxa"/>
          </w:tcPr>
          <w:p w14:paraId="00764A30" w14:textId="77777777" w:rsidR="00ED117A" w:rsidRPr="00D51D96" w:rsidRDefault="00ED117A">
            <w:pPr>
              <w:pStyle w:val="Compact"/>
              <w:rPr>
                <w:rFonts w:ascii="Arial" w:hAnsi="Arial" w:cs="Arial"/>
                <w:sz w:val="20"/>
                <w:szCs w:val="20"/>
                <w:rPrChange w:id="1339" w:author="Dovev Lavie" w:date="2026-09-17T14:09:00Z">
                  <w:rPr>
                    <w:rFonts w:ascii="Arial" w:hAnsi="Arial" w:cs="Arial"/>
                  </w:rPr>
                </w:rPrChange>
              </w:rPr>
            </w:pPr>
            <w:r w:rsidRPr="00D51D96">
              <w:rPr>
                <w:rFonts w:ascii="Arial" w:hAnsi="Arial" w:cs="Arial"/>
                <w:sz w:val="20"/>
                <w:szCs w:val="20"/>
                <w:rPrChange w:id="1340" w:author="Dovev Lavie" w:date="2026-09-17T14:09:00Z">
                  <w:rPr>
                    <w:rFonts w:ascii="Arial" w:hAnsi="Arial" w:cs="Arial"/>
                  </w:rPr>
                </w:rPrChange>
              </w:rPr>
              <w:t>−0.0017752</w:t>
            </w:r>
          </w:p>
        </w:tc>
      </w:tr>
      <w:tr w:rsidR="00ED117A" w:rsidRPr="00D51D96" w14:paraId="0FCB798D" w14:textId="77777777">
        <w:tc>
          <w:tcPr>
            <w:tcW w:w="1980" w:type="dxa"/>
          </w:tcPr>
          <w:p w14:paraId="4D424AFD" w14:textId="77777777" w:rsidR="00ED117A" w:rsidRPr="00D51D96" w:rsidRDefault="00ED117A">
            <w:pPr>
              <w:pStyle w:val="Compact"/>
              <w:rPr>
                <w:rFonts w:ascii="Arial" w:hAnsi="Arial" w:cs="Arial"/>
                <w:sz w:val="20"/>
                <w:szCs w:val="20"/>
                <w:rPrChange w:id="1341" w:author="Dovev Lavie" w:date="2026-09-17T14:09:00Z">
                  <w:rPr>
                    <w:rFonts w:ascii="Arial" w:hAnsi="Arial" w:cs="Arial"/>
                  </w:rPr>
                </w:rPrChange>
              </w:rPr>
            </w:pPr>
            <w:r w:rsidRPr="00D51D96">
              <w:rPr>
                <w:rFonts w:ascii="Arial" w:hAnsi="Arial" w:cs="Arial"/>
                <w:sz w:val="20"/>
                <w:szCs w:val="20"/>
                <w:rPrChange w:id="1342" w:author="Dovev Lavie" w:date="2026-09-17T14:09:00Z">
                  <w:rPr>
                    <w:rFonts w:ascii="Arial" w:hAnsi="Arial" w:cs="Arial"/>
                  </w:rPr>
                </w:rPrChange>
              </w:rPr>
              <w:t>Q4</w:t>
            </w:r>
          </w:p>
        </w:tc>
        <w:tc>
          <w:tcPr>
            <w:tcW w:w="1980" w:type="dxa"/>
          </w:tcPr>
          <w:p w14:paraId="0343BB42" w14:textId="77777777" w:rsidR="00ED117A" w:rsidRPr="00D51D96" w:rsidRDefault="00ED117A">
            <w:pPr>
              <w:pStyle w:val="Compact"/>
              <w:rPr>
                <w:rFonts w:ascii="Arial" w:hAnsi="Arial" w:cs="Arial"/>
                <w:sz w:val="20"/>
                <w:szCs w:val="20"/>
                <w:rPrChange w:id="1343" w:author="Dovev Lavie" w:date="2026-09-17T14:09:00Z">
                  <w:rPr>
                    <w:rFonts w:ascii="Arial" w:hAnsi="Arial" w:cs="Arial"/>
                  </w:rPr>
                </w:rPrChange>
              </w:rPr>
            </w:pPr>
            <w:r w:rsidRPr="00D51D96">
              <w:rPr>
                <w:rFonts w:ascii="Arial" w:hAnsi="Arial" w:cs="Arial"/>
                <w:sz w:val="20"/>
                <w:szCs w:val="20"/>
                <w:rPrChange w:id="1344" w:author="Dovev Lavie" w:date="2026-09-17T14:09:00Z">
                  <w:rPr>
                    <w:rFonts w:ascii="Arial" w:hAnsi="Arial" w:cs="Arial"/>
                  </w:rPr>
                </w:rPrChange>
              </w:rPr>
              <w:t>€128</w:t>
            </w:r>
          </w:p>
        </w:tc>
        <w:tc>
          <w:tcPr>
            <w:tcW w:w="1980" w:type="dxa"/>
          </w:tcPr>
          <w:p w14:paraId="5873834E" w14:textId="77777777" w:rsidR="00ED117A" w:rsidRPr="00D51D96" w:rsidRDefault="00ED117A">
            <w:pPr>
              <w:pStyle w:val="Compact"/>
              <w:rPr>
                <w:rFonts w:ascii="Arial" w:hAnsi="Arial" w:cs="Arial"/>
                <w:sz w:val="20"/>
                <w:szCs w:val="20"/>
                <w:rPrChange w:id="1345" w:author="Dovev Lavie" w:date="2026-09-17T14:09:00Z">
                  <w:rPr>
                    <w:rFonts w:ascii="Arial" w:hAnsi="Arial" w:cs="Arial"/>
                  </w:rPr>
                </w:rPrChange>
              </w:rPr>
            </w:pPr>
            <w:r w:rsidRPr="00D51D96">
              <w:rPr>
                <w:rFonts w:ascii="Arial" w:hAnsi="Arial" w:cs="Arial"/>
                <w:sz w:val="20"/>
                <w:szCs w:val="20"/>
                <w:rPrChange w:id="1346" w:author="Dovev Lavie" w:date="2026-09-17T14:09:00Z">
                  <w:rPr>
                    <w:rFonts w:ascii="Arial" w:hAnsi="Arial" w:cs="Arial"/>
                  </w:rPr>
                </w:rPrChange>
              </w:rPr>
              <w:t>0.2493317</w:t>
            </w:r>
          </w:p>
        </w:tc>
        <w:tc>
          <w:tcPr>
            <w:tcW w:w="1980" w:type="dxa"/>
          </w:tcPr>
          <w:p w14:paraId="6281273F" w14:textId="77777777" w:rsidR="00ED117A" w:rsidRPr="00D51D96" w:rsidRDefault="00ED117A">
            <w:pPr>
              <w:pStyle w:val="Compact"/>
              <w:rPr>
                <w:rFonts w:ascii="Arial" w:hAnsi="Arial" w:cs="Arial"/>
                <w:sz w:val="20"/>
                <w:szCs w:val="20"/>
                <w:rPrChange w:id="1347" w:author="Dovev Lavie" w:date="2026-09-17T14:09:00Z">
                  <w:rPr>
                    <w:rFonts w:ascii="Arial" w:hAnsi="Arial" w:cs="Arial"/>
                  </w:rPr>
                </w:rPrChange>
              </w:rPr>
            </w:pPr>
            <w:r w:rsidRPr="00D51D96">
              <w:rPr>
                <w:rFonts w:ascii="Arial" w:hAnsi="Arial" w:cs="Arial"/>
                <w:sz w:val="20"/>
                <w:szCs w:val="20"/>
                <w:rPrChange w:id="1348" w:author="Dovev Lavie" w:date="2026-09-17T14:09:00Z">
                  <w:rPr>
                    <w:rFonts w:ascii="Arial" w:hAnsi="Arial" w:cs="Arial"/>
                  </w:rPr>
                </w:rPrChange>
              </w:rPr>
              <w:t>0.0024431</w:t>
            </w:r>
          </w:p>
        </w:tc>
      </w:tr>
      <w:tr w:rsidR="00ED117A" w:rsidRPr="00D51D96" w14:paraId="11F7DE6F" w14:textId="77777777">
        <w:tc>
          <w:tcPr>
            <w:tcW w:w="1980" w:type="dxa"/>
          </w:tcPr>
          <w:p w14:paraId="0C02CBA6" w14:textId="77777777" w:rsidR="00ED117A" w:rsidRPr="00D51D96" w:rsidRDefault="00ED117A">
            <w:pPr>
              <w:pStyle w:val="Compact"/>
              <w:rPr>
                <w:rFonts w:ascii="Arial" w:hAnsi="Arial" w:cs="Arial"/>
                <w:sz w:val="20"/>
                <w:szCs w:val="20"/>
                <w:rPrChange w:id="1349" w:author="Dovev Lavie" w:date="2026-09-17T14:09:00Z">
                  <w:rPr>
                    <w:rFonts w:ascii="Arial" w:hAnsi="Arial" w:cs="Arial"/>
                  </w:rPr>
                </w:rPrChange>
              </w:rPr>
            </w:pPr>
            <w:r w:rsidRPr="00D51D96">
              <w:rPr>
                <w:rFonts w:ascii="Arial" w:hAnsi="Arial" w:cs="Arial"/>
                <w:sz w:val="20"/>
                <w:szCs w:val="20"/>
                <w:rPrChange w:id="1350" w:author="Dovev Lavie" w:date="2026-09-17T14:09:00Z">
                  <w:rPr>
                    <w:rFonts w:ascii="Arial" w:hAnsi="Arial" w:cs="Arial"/>
                  </w:rPr>
                </w:rPrChange>
              </w:rPr>
              <w:t>Q5</w:t>
            </w:r>
          </w:p>
        </w:tc>
        <w:tc>
          <w:tcPr>
            <w:tcW w:w="1980" w:type="dxa"/>
          </w:tcPr>
          <w:p w14:paraId="624B6656" w14:textId="77777777" w:rsidR="00ED117A" w:rsidRPr="00D51D96" w:rsidRDefault="00ED117A">
            <w:pPr>
              <w:pStyle w:val="Compact"/>
              <w:rPr>
                <w:rFonts w:ascii="Arial" w:hAnsi="Arial" w:cs="Arial"/>
                <w:sz w:val="20"/>
                <w:szCs w:val="20"/>
                <w:rPrChange w:id="1351" w:author="Dovev Lavie" w:date="2026-09-17T14:09:00Z">
                  <w:rPr>
                    <w:rFonts w:ascii="Arial" w:hAnsi="Arial" w:cs="Arial"/>
                  </w:rPr>
                </w:rPrChange>
              </w:rPr>
            </w:pPr>
            <w:r w:rsidRPr="00D51D96">
              <w:rPr>
                <w:rFonts w:ascii="Arial" w:hAnsi="Arial" w:cs="Arial"/>
                <w:sz w:val="20"/>
                <w:szCs w:val="20"/>
                <w:rPrChange w:id="1352" w:author="Dovev Lavie" w:date="2026-09-17T14:09:00Z">
                  <w:rPr>
                    <w:rFonts w:ascii="Arial" w:hAnsi="Arial" w:cs="Arial"/>
                  </w:rPr>
                </w:rPrChange>
              </w:rPr>
              <w:t>€200</w:t>
            </w:r>
          </w:p>
        </w:tc>
        <w:tc>
          <w:tcPr>
            <w:tcW w:w="1980" w:type="dxa"/>
          </w:tcPr>
          <w:p w14:paraId="01A1D294" w14:textId="77777777" w:rsidR="00ED117A" w:rsidRPr="00D51D96" w:rsidRDefault="00ED117A">
            <w:pPr>
              <w:pStyle w:val="Compact"/>
              <w:rPr>
                <w:rFonts w:ascii="Arial" w:hAnsi="Arial" w:cs="Arial"/>
                <w:sz w:val="20"/>
                <w:szCs w:val="20"/>
                <w:rPrChange w:id="1353" w:author="Dovev Lavie" w:date="2026-09-17T14:09:00Z">
                  <w:rPr>
                    <w:rFonts w:ascii="Arial" w:hAnsi="Arial" w:cs="Arial"/>
                  </w:rPr>
                </w:rPrChange>
              </w:rPr>
            </w:pPr>
            <w:r w:rsidRPr="00D51D96">
              <w:rPr>
                <w:rFonts w:ascii="Arial" w:hAnsi="Arial" w:cs="Arial"/>
                <w:sz w:val="20"/>
                <w:szCs w:val="20"/>
                <w:rPrChange w:id="1354" w:author="Dovev Lavie" w:date="2026-09-17T14:09:00Z">
                  <w:rPr>
                    <w:rFonts w:ascii="Arial" w:hAnsi="Arial" w:cs="Arial"/>
                  </w:rPr>
                </w:rPrChange>
              </w:rPr>
              <w:t>1.1306280</w:t>
            </w:r>
          </w:p>
        </w:tc>
        <w:tc>
          <w:tcPr>
            <w:tcW w:w="1980" w:type="dxa"/>
          </w:tcPr>
          <w:p w14:paraId="3818295E" w14:textId="77777777" w:rsidR="00ED117A" w:rsidRPr="00D51D96" w:rsidRDefault="00ED117A">
            <w:pPr>
              <w:pStyle w:val="Compact"/>
              <w:rPr>
                <w:rFonts w:ascii="Arial" w:hAnsi="Arial" w:cs="Arial"/>
                <w:sz w:val="20"/>
                <w:szCs w:val="20"/>
                <w:rPrChange w:id="1355" w:author="Dovev Lavie" w:date="2026-09-17T14:09:00Z">
                  <w:rPr>
                    <w:rFonts w:ascii="Arial" w:hAnsi="Arial" w:cs="Arial"/>
                  </w:rPr>
                </w:rPrChange>
              </w:rPr>
            </w:pPr>
            <w:r w:rsidRPr="00D51D96">
              <w:rPr>
                <w:rFonts w:ascii="Arial" w:hAnsi="Arial" w:cs="Arial"/>
                <w:sz w:val="20"/>
                <w:szCs w:val="20"/>
                <w:rPrChange w:id="1356" w:author="Dovev Lavie" w:date="2026-09-17T14:09:00Z">
                  <w:rPr>
                    <w:rFonts w:ascii="Arial" w:hAnsi="Arial" w:cs="Arial"/>
                  </w:rPr>
                </w:rPrChange>
              </w:rPr>
              <w:t>0.0111505</w:t>
            </w:r>
          </w:p>
        </w:tc>
      </w:tr>
    </w:tbl>
    <w:p w14:paraId="6D1CFAC0" w14:textId="77777777" w:rsidR="00ED117A" w:rsidRPr="00D51D96" w:rsidRDefault="00ED117A" w:rsidP="00ED117A">
      <w:pPr>
        <w:pStyle w:val="BodyText"/>
        <w:rPr>
          <w:rFonts w:ascii="Arial" w:hAnsi="Arial" w:cs="Arial"/>
          <w:sz w:val="20"/>
          <w:szCs w:val="20"/>
          <w:rPrChange w:id="1357" w:author="Dovev Lavie" w:date="2026-09-17T14:09:00Z">
            <w:rPr>
              <w:rFonts w:ascii="Arial" w:hAnsi="Arial" w:cs="Arial"/>
            </w:rPr>
          </w:rPrChange>
        </w:rPr>
      </w:pPr>
      <w:r w:rsidRPr="00D51D96">
        <w:rPr>
          <w:rFonts w:ascii="Arial" w:hAnsi="Arial" w:cs="Arial"/>
          <w:sz w:val="20"/>
          <w:szCs w:val="20"/>
          <w:rPrChange w:id="1358" w:author="Dovev Lavie" w:date="2026-09-17T14:09:00Z">
            <w:rPr>
              <w:rFonts w:ascii="Arial" w:hAnsi="Arial" w:cs="Arial"/>
            </w:rPr>
          </w:rPrChange>
        </w:rPr>
        <w:t xml:space="preserve">Each value is the base intercept plus that budget level’s differential effect, with Q1 as the base level. </w:t>
      </w:r>
      <w:del w:id="1359" w:author="Dovev Lavie" w:date="2026-09-17T16:47:00Z">
        <w:r w:rsidRPr="00D51D96" w:rsidDel="002E093A">
          <w:rPr>
            <w:rFonts w:ascii="Arial" w:hAnsi="Arial" w:cs="Arial"/>
            <w:sz w:val="20"/>
            <w:szCs w:val="20"/>
            <w:rPrChange w:id="1360" w:author="Dovev Lavie" w:date="2026-09-17T14:09:00Z">
              <w:rPr>
                <w:rFonts w:ascii="Arial" w:hAnsi="Arial" w:cs="Arial"/>
              </w:rPr>
            </w:rPrChange>
          </w:rPr>
          <w:delText>Everything downstream of the score —</w:delText>
        </w:r>
      </w:del>
      <w:ins w:id="1361" w:author="Dovev Lavie" w:date="2026-09-17T16:47:00Z">
        <w:r w:rsidR="002E093A" w:rsidRPr="00D51D96">
          <w:rPr>
            <w:rFonts w:ascii="Arial" w:hAnsi="Arial" w:cs="Arial"/>
            <w:sz w:val="20"/>
            <w:szCs w:val="20"/>
          </w:rPr>
          <w:t>The</w:t>
        </w:r>
      </w:ins>
      <w:r w:rsidRPr="00D51D96">
        <w:rPr>
          <w:rFonts w:ascii="Arial" w:hAnsi="Arial" w:cs="Arial"/>
          <w:sz w:val="20"/>
          <w:szCs w:val="20"/>
          <w:rPrChange w:id="1362" w:author="Dovev Lavie" w:date="2026-09-17T14:09:00Z">
            <w:rPr>
              <w:rFonts w:ascii="Arial" w:hAnsi="Arial" w:cs="Arial"/>
            </w:rPr>
          </w:rPrChange>
        </w:rPr>
        <w:t xml:space="preserve"> standardization, rescaling, segmentation, the mapping to a priority list, and the optional stochastic layer </w:t>
      </w:r>
      <w:del w:id="1363" w:author="Dovev Lavie" w:date="2026-09-17T16:48:00Z">
        <w:r w:rsidRPr="00D51D96" w:rsidDel="002E093A">
          <w:rPr>
            <w:rFonts w:ascii="Arial" w:hAnsi="Arial" w:cs="Arial"/>
            <w:sz w:val="20"/>
            <w:szCs w:val="20"/>
            <w:rPrChange w:id="1364" w:author="Dovev Lavie" w:date="2026-09-17T14:09:00Z">
              <w:rPr>
                <w:rFonts w:ascii="Arial" w:hAnsi="Arial" w:cs="Arial"/>
              </w:rPr>
            </w:rPrChange>
          </w:rPr>
          <w:delText>— is</w:delText>
        </w:r>
      </w:del>
      <w:ins w:id="1365" w:author="Dovev Lavie" w:date="2026-09-17T16:48:00Z">
        <w:r w:rsidR="002E093A" w:rsidRPr="00D51D96">
          <w:rPr>
            <w:rFonts w:ascii="Arial" w:hAnsi="Arial" w:cs="Arial"/>
            <w:sz w:val="20"/>
            <w:szCs w:val="20"/>
          </w:rPr>
          <w:t>are</w:t>
        </w:r>
      </w:ins>
      <w:r w:rsidRPr="00D51D96">
        <w:rPr>
          <w:rFonts w:ascii="Arial" w:hAnsi="Arial" w:cs="Arial"/>
          <w:sz w:val="20"/>
          <w:szCs w:val="20"/>
          <w:rPrChange w:id="1366" w:author="Dovev Lavie" w:date="2026-09-17T14:09:00Z">
            <w:rPr>
              <w:rFonts w:ascii="Arial" w:hAnsi="Arial" w:cs="Arial"/>
            </w:rPr>
          </w:rPrChange>
        </w:rPr>
        <w:t xml:space="preserve"> identical in both specifications.</w:t>
      </w:r>
    </w:p>
    <w:p w14:paraId="0BCC7AF5" w14:textId="77777777" w:rsidR="00ED117A" w:rsidRPr="00D51D96" w:rsidRDefault="00ED117A" w:rsidP="00ED117A">
      <w:pPr>
        <w:pStyle w:val="BodyText"/>
        <w:rPr>
          <w:rFonts w:ascii="Arial" w:hAnsi="Arial" w:cs="Arial"/>
          <w:sz w:val="20"/>
          <w:szCs w:val="20"/>
          <w:rPrChange w:id="1367" w:author="Dovev Lavie" w:date="2026-09-17T14:09:00Z">
            <w:rPr>
              <w:rFonts w:ascii="Arial" w:hAnsi="Arial" w:cs="Arial"/>
            </w:rPr>
          </w:rPrChange>
        </w:rPr>
      </w:pPr>
      <w:r w:rsidRPr="00D51D96">
        <w:rPr>
          <w:rFonts w:ascii="Arial" w:hAnsi="Arial" w:cs="Arial"/>
          <w:sz w:val="20"/>
          <w:szCs w:val="20"/>
          <w:rPrChange w:id="1368" w:author="Dovev Lavie" w:date="2026-09-17T14:09:00Z">
            <w:rPr>
              <w:rFonts w:ascii="Arial" w:hAnsi="Arial" w:cs="Arial"/>
            </w:rPr>
          </w:rPrChange>
        </w:rPr>
        <w:t xml:space="preserve">The “Compare both” option runs the decision with both specifications, allowing for direct comparison. Because three of the five </w:t>
      </w:r>
      <w:ins w:id="1369" w:author="Dovev Lavie" w:date="2026-09-17T16:48:00Z">
        <w:r w:rsidR="002E093A" w:rsidRPr="00D51D96">
          <w:rPr>
            <w:rFonts w:ascii="Arial" w:hAnsi="Arial" w:cs="Arial"/>
            <w:sz w:val="20"/>
            <w:szCs w:val="20"/>
          </w:rPr>
          <w:t xml:space="preserve">decision </w:t>
        </w:r>
      </w:ins>
      <w:r w:rsidRPr="00D51D96">
        <w:rPr>
          <w:rFonts w:ascii="Arial" w:hAnsi="Arial" w:cs="Arial"/>
          <w:sz w:val="20"/>
          <w:szCs w:val="20"/>
          <w:rPrChange w:id="1370" w:author="Dovev Lavie" w:date="2026-09-17T14:09:00Z">
            <w:rPr>
              <w:rFonts w:ascii="Arial" w:hAnsi="Arial" w:cs="Arial"/>
            </w:rPr>
          </w:rPrChange>
        </w:rPr>
        <w:t xml:space="preserve">elements are </w:t>
      </w:r>
      <w:ins w:id="1371" w:author="Dovev Lavie" w:date="2026-09-17T16:48:00Z">
        <w:r w:rsidR="002E093A" w:rsidRPr="00D51D96">
          <w:rPr>
            <w:rFonts w:ascii="Arial" w:hAnsi="Arial" w:cs="Arial"/>
            <w:sz w:val="20"/>
            <w:szCs w:val="20"/>
          </w:rPr>
          <w:t xml:space="preserve">independent of </w:t>
        </w:r>
      </w:ins>
      <w:r w:rsidRPr="00D51D96">
        <w:rPr>
          <w:rFonts w:ascii="Arial" w:hAnsi="Arial" w:cs="Arial"/>
          <w:sz w:val="20"/>
          <w:szCs w:val="20"/>
          <w:rPrChange w:id="1372" w:author="Dovev Lavie" w:date="2026-09-17T14:09:00Z">
            <w:rPr>
              <w:rFonts w:ascii="Arial" w:hAnsi="Arial" w:cs="Arial"/>
            </w:rPr>
          </w:rPrChange>
        </w:rPr>
        <w:t>income</w:t>
      </w:r>
      <w:del w:id="1373" w:author="Dovev Lavie" w:date="2026-09-17T16:48:00Z">
        <w:r w:rsidRPr="00D51D96" w:rsidDel="002E093A">
          <w:rPr>
            <w:rFonts w:ascii="Arial" w:hAnsi="Arial" w:cs="Arial"/>
            <w:sz w:val="20"/>
            <w:szCs w:val="20"/>
            <w:rPrChange w:id="1374" w:author="Dovev Lavie" w:date="2026-09-17T14:09:00Z">
              <w:rPr>
                <w:rFonts w:ascii="Arial" w:hAnsi="Arial" w:cs="Arial"/>
              </w:rPr>
            </w:rPrChange>
          </w:rPr>
          <w:delText>-free</w:delText>
        </w:r>
      </w:del>
      <w:r w:rsidRPr="00D51D96">
        <w:rPr>
          <w:rFonts w:ascii="Arial" w:hAnsi="Arial" w:cs="Arial"/>
          <w:sz w:val="20"/>
          <w:szCs w:val="20"/>
          <w:rPrChange w:id="1375" w:author="Dovev Lavie" w:date="2026-09-17T14:09:00Z">
            <w:rPr>
              <w:rFonts w:ascii="Arial" w:hAnsi="Arial" w:cs="Arial"/>
            </w:rPr>
          </w:rPrChange>
        </w:rPr>
        <w:t xml:space="preserve">, the results page presents those three once for both </w:t>
      </w:r>
      <w:ins w:id="1376" w:author="Dovev Lavie" w:date="2026-09-17T16:49:00Z">
        <w:r w:rsidR="002E093A" w:rsidRPr="00D51D96">
          <w:rPr>
            <w:rFonts w:ascii="Arial" w:hAnsi="Arial" w:cs="Arial"/>
            <w:sz w:val="20"/>
            <w:szCs w:val="20"/>
          </w:rPr>
          <w:t xml:space="preserve">categorical/continuous income </w:t>
        </w:r>
      </w:ins>
      <w:r w:rsidRPr="00D51D96">
        <w:rPr>
          <w:rFonts w:ascii="Arial" w:hAnsi="Arial" w:cs="Arial"/>
          <w:sz w:val="20"/>
          <w:szCs w:val="20"/>
          <w:rPrChange w:id="1377" w:author="Dovev Lavie" w:date="2026-09-17T14:09:00Z">
            <w:rPr>
              <w:rFonts w:ascii="Arial" w:hAnsi="Arial" w:cs="Arial"/>
            </w:rPr>
          </w:rPrChange>
        </w:rPr>
        <w:t xml:space="preserve">specifications and </w:t>
      </w:r>
      <w:del w:id="1378" w:author="Dovev Lavie" w:date="2026-09-17T16:49:00Z">
        <w:r w:rsidRPr="00D51D96" w:rsidDel="002E093A">
          <w:rPr>
            <w:rFonts w:ascii="Arial" w:hAnsi="Arial" w:cs="Arial"/>
            <w:sz w:val="20"/>
            <w:szCs w:val="20"/>
            <w:rPrChange w:id="1379" w:author="Dovev Lavie" w:date="2026-09-17T14:09:00Z">
              <w:rPr>
                <w:rFonts w:ascii="Arial" w:hAnsi="Arial" w:cs="Arial"/>
              </w:rPr>
            </w:rPrChange>
          </w:rPr>
          <w:delText xml:space="preserve">repeats </w:delText>
        </w:r>
      </w:del>
      <w:ins w:id="1380" w:author="Dovev Lavie" w:date="2026-09-17T16:49:00Z">
        <w:r w:rsidR="002E093A" w:rsidRPr="00D51D96">
          <w:rPr>
            <w:rFonts w:ascii="Arial" w:hAnsi="Arial" w:cs="Arial"/>
            <w:sz w:val="20"/>
            <w:szCs w:val="20"/>
          </w:rPr>
          <w:t>presents separate results</w:t>
        </w:r>
        <w:r w:rsidR="002E093A" w:rsidRPr="00D51D96">
          <w:rPr>
            <w:rFonts w:ascii="Arial" w:hAnsi="Arial" w:cs="Arial"/>
            <w:sz w:val="20"/>
            <w:szCs w:val="20"/>
            <w:rPrChange w:id="1381" w:author="Dovev Lavie" w:date="2026-09-17T14:09:00Z">
              <w:rPr>
                <w:rFonts w:ascii="Arial" w:hAnsi="Arial" w:cs="Arial"/>
              </w:rPr>
            </w:rPrChange>
          </w:rPr>
          <w:t xml:space="preserve"> </w:t>
        </w:r>
      </w:ins>
      <w:r w:rsidRPr="00D51D96">
        <w:rPr>
          <w:rFonts w:ascii="Arial" w:hAnsi="Arial" w:cs="Arial"/>
          <w:sz w:val="20"/>
          <w:szCs w:val="20"/>
          <w:rPrChange w:id="1382" w:author="Dovev Lavie" w:date="2026-09-17T14:09:00Z">
            <w:rPr>
              <w:rFonts w:ascii="Arial" w:hAnsi="Arial" w:cs="Arial"/>
            </w:rPr>
          </w:rPrChange>
        </w:rPr>
        <w:t xml:space="preserve">only </w:t>
      </w:r>
      <w:ins w:id="1383" w:author="Dovev Lavie" w:date="2026-09-17T16:49:00Z">
        <w:r w:rsidR="002E093A" w:rsidRPr="00D51D96">
          <w:rPr>
            <w:rFonts w:ascii="Arial" w:hAnsi="Arial" w:cs="Arial"/>
            <w:sz w:val="20"/>
            <w:szCs w:val="20"/>
          </w:rPr>
          <w:t xml:space="preserve">for </w:t>
        </w:r>
      </w:ins>
      <w:r w:rsidRPr="00D51D96">
        <w:rPr>
          <w:rFonts w:ascii="Arial" w:hAnsi="Arial" w:cs="Arial"/>
          <w:sz w:val="20"/>
          <w:szCs w:val="20"/>
          <w:rPrChange w:id="1384" w:author="Dovev Lavie" w:date="2026-09-17T14:09:00Z">
            <w:rPr>
              <w:rFonts w:ascii="Arial" w:hAnsi="Arial" w:cs="Arial"/>
            </w:rPr>
          </w:rPrChange>
        </w:rPr>
        <w:t>the Willingness-to-Pay, Risk-Taking, and integrated results per specification.</w:t>
      </w:r>
    </w:p>
    <w:p w14:paraId="3E95CF5D" w14:textId="77777777" w:rsidR="00ED117A" w:rsidRPr="00D51D96" w:rsidRDefault="00ED117A" w:rsidP="00ED117A">
      <w:pPr>
        <w:pStyle w:val="Heading2"/>
        <w:rPr>
          <w:rFonts w:ascii="Arial" w:hAnsi="Arial" w:cs="Arial"/>
          <w:i w:val="0"/>
          <w:iCs w:val="0"/>
          <w:sz w:val="22"/>
          <w:szCs w:val="22"/>
          <w:rPrChange w:id="1385" w:author="Dovev Lavie" w:date="2026-09-17T16:14:00Z">
            <w:rPr>
              <w:rFonts w:ascii="Arial" w:hAnsi="Arial" w:cs="Arial"/>
            </w:rPr>
          </w:rPrChange>
        </w:rPr>
      </w:pPr>
      <w:bookmarkStart w:id="1386" w:name="integrating-the-five-mechanisms"/>
      <w:bookmarkEnd w:id="1299"/>
      <w:r w:rsidRPr="00D51D96">
        <w:rPr>
          <w:rFonts w:ascii="Arial" w:hAnsi="Arial" w:cs="Arial"/>
          <w:i w:val="0"/>
          <w:iCs w:val="0"/>
          <w:sz w:val="22"/>
          <w:szCs w:val="22"/>
          <w:rPrChange w:id="1387" w:author="Dovev Lavie" w:date="2026-09-17T16:14:00Z">
            <w:rPr>
              <w:rFonts w:ascii="Arial" w:hAnsi="Arial" w:cs="Arial"/>
            </w:rPr>
          </w:rPrChange>
        </w:rPr>
        <w:lastRenderedPageBreak/>
        <w:t>13. Integrating the Five Mechanisms</w:t>
      </w:r>
    </w:p>
    <w:p w14:paraId="1440EBC5" w14:textId="77777777" w:rsidR="00ED117A" w:rsidRPr="00D51D96" w:rsidRDefault="00ED117A" w:rsidP="00ED117A">
      <w:pPr>
        <w:pStyle w:val="FirstParagraph"/>
        <w:rPr>
          <w:rFonts w:ascii="Arial" w:hAnsi="Arial" w:cs="Arial"/>
          <w:sz w:val="20"/>
          <w:szCs w:val="20"/>
          <w:rPrChange w:id="1388" w:author="Dovev Lavie" w:date="2026-09-17T14:09:00Z">
            <w:rPr>
              <w:rFonts w:ascii="Arial" w:hAnsi="Arial" w:cs="Arial"/>
            </w:rPr>
          </w:rPrChange>
        </w:rPr>
      </w:pPr>
      <w:r w:rsidRPr="00D51D96">
        <w:rPr>
          <w:rFonts w:ascii="Arial" w:hAnsi="Arial" w:cs="Arial"/>
          <w:sz w:val="20"/>
          <w:szCs w:val="20"/>
          <w:rPrChange w:id="1389" w:author="Dovev Lavie" w:date="2026-09-17T14:09:00Z">
            <w:rPr>
              <w:rFonts w:ascii="Arial" w:hAnsi="Arial" w:cs="Arial"/>
            </w:rPr>
          </w:rPrChange>
        </w:rPr>
        <w:t>The Loyalty, Willingness-to-Pay, Risk-Taking, and Flexibility mechanisms each produce</w:t>
      </w:r>
      <w:ins w:id="1390" w:author="Dovev Lavie" w:date="2026-09-17T16:51:00Z">
        <w:del w:id="1391" w:author="Sueda Gul" w:date="2026-10-07T18:00:00Z">
          <w:r w:rsidR="002E093A" w:rsidRPr="00D51D96">
            <w:rPr>
              <w:rFonts w:ascii="Arial" w:hAnsi="Arial" w:cs="Arial"/>
              <w:sz w:val="20"/>
              <w:szCs w:val="20"/>
            </w:rPr>
            <w:delText>s</w:delText>
          </w:r>
        </w:del>
      </w:ins>
      <w:r w:rsidRPr="00D51D96">
        <w:rPr>
          <w:rFonts w:ascii="Arial" w:hAnsi="Arial" w:cs="Arial"/>
          <w:sz w:val="20"/>
          <w:szCs w:val="20"/>
          <w:rPrChange w:id="1392" w:author="Dovev Lavie" w:date="2026-09-17T14:09:00Z">
            <w:rPr>
              <w:rFonts w:ascii="Arial" w:hAnsi="Arial" w:cs="Arial"/>
            </w:rPr>
          </w:rPrChange>
        </w:rPr>
        <w:t xml:space="preserve"> a priority </w:t>
      </w:r>
      <w:del w:id="1393" w:author="Dovev Lavie" w:date="2026-09-17T16:51:00Z">
        <w:r w:rsidRPr="00D51D96" w:rsidDel="002E093A">
          <w:rPr>
            <w:rFonts w:ascii="Arial" w:hAnsi="Arial" w:cs="Arial"/>
            <w:sz w:val="20"/>
            <w:szCs w:val="20"/>
            <w:rPrChange w:id="1394" w:author="Dovev Lavie" w:date="2026-09-17T14:09:00Z">
              <w:rPr>
                <w:rFonts w:ascii="Arial" w:hAnsi="Arial" w:cs="Arial"/>
              </w:rPr>
            </w:rPrChange>
          </w:rPr>
          <w:delText xml:space="preserve">list </w:delText>
        </w:r>
      </w:del>
      <w:ins w:id="1395" w:author="Dovev Lavie" w:date="2026-09-17T16:51:00Z">
        <w:r w:rsidR="002E093A" w:rsidRPr="00D51D96">
          <w:rPr>
            <w:rFonts w:ascii="Arial" w:hAnsi="Arial" w:cs="Arial"/>
            <w:sz w:val="20"/>
            <w:szCs w:val="20"/>
          </w:rPr>
          <w:t>ranking</w:t>
        </w:r>
        <w:del w:id="1396" w:author="Sueda Gul" w:date="2026-10-07T18:00:00Z">
          <w:r w:rsidR="002E093A" w:rsidRPr="00D51D96">
            <w:rPr>
              <w:rFonts w:ascii="Arial" w:hAnsi="Arial" w:cs="Arial"/>
              <w:sz w:val="20"/>
              <w:szCs w:val="20"/>
            </w:rPr>
            <w:delText>s</w:delText>
          </w:r>
        </w:del>
        <w:r w:rsidR="002E093A" w:rsidRPr="00D51D96">
          <w:rPr>
            <w:rFonts w:ascii="Arial" w:hAnsi="Arial" w:cs="Arial"/>
            <w:sz w:val="20"/>
            <w:szCs w:val="20"/>
            <w:rPrChange w:id="1397" w:author="Dovev Lavie" w:date="2026-09-17T14:09:00Z">
              <w:rPr>
                <w:rFonts w:ascii="Arial" w:hAnsi="Arial" w:cs="Arial"/>
              </w:rPr>
            </w:rPrChange>
          </w:rPr>
          <w:t xml:space="preserve"> </w:t>
        </w:r>
      </w:ins>
      <w:r w:rsidRPr="00D51D96">
        <w:rPr>
          <w:rFonts w:ascii="Arial" w:hAnsi="Arial" w:cs="Arial"/>
          <w:sz w:val="20"/>
          <w:szCs w:val="20"/>
          <w:rPrChange w:id="1398" w:author="Dovev Lavie" w:date="2026-09-17T14:09:00Z">
            <w:rPr>
              <w:rFonts w:ascii="Arial" w:hAnsi="Arial" w:cs="Arial"/>
            </w:rPr>
          </w:rPrChange>
        </w:rPr>
        <w:t xml:space="preserve">of the five options per agent. These </w:t>
      </w:r>
      <w:del w:id="1399" w:author="Dovev Lavie" w:date="2026-09-17T16:51:00Z">
        <w:r w:rsidRPr="00D51D96" w:rsidDel="002E093A">
          <w:rPr>
            <w:rFonts w:ascii="Arial" w:hAnsi="Arial" w:cs="Arial"/>
            <w:sz w:val="20"/>
            <w:szCs w:val="20"/>
            <w:rPrChange w:id="1400" w:author="Dovev Lavie" w:date="2026-09-17T14:09:00Z">
              <w:rPr>
                <w:rFonts w:ascii="Arial" w:hAnsi="Arial" w:cs="Arial"/>
              </w:rPr>
            </w:rPrChange>
          </w:rPr>
          <w:delText xml:space="preserve">lists </w:delText>
        </w:r>
      </w:del>
      <w:ins w:id="1401" w:author="Dovev Lavie" w:date="2026-09-17T16:51:00Z">
        <w:r w:rsidR="002E093A" w:rsidRPr="00D51D96">
          <w:rPr>
            <w:rFonts w:ascii="Arial" w:hAnsi="Arial" w:cs="Arial"/>
            <w:sz w:val="20"/>
            <w:szCs w:val="20"/>
          </w:rPr>
          <w:t>rankings</w:t>
        </w:r>
        <w:r w:rsidR="002E093A" w:rsidRPr="00D51D96">
          <w:rPr>
            <w:rFonts w:ascii="Arial" w:hAnsi="Arial" w:cs="Arial"/>
            <w:sz w:val="20"/>
            <w:szCs w:val="20"/>
            <w:rPrChange w:id="1402" w:author="Dovev Lavie" w:date="2026-09-17T14:09:00Z">
              <w:rPr>
                <w:rFonts w:ascii="Arial" w:hAnsi="Arial" w:cs="Arial"/>
              </w:rPr>
            </w:rPrChange>
          </w:rPr>
          <w:t xml:space="preserve"> </w:t>
        </w:r>
      </w:ins>
      <w:r w:rsidRPr="00D51D96">
        <w:rPr>
          <w:rFonts w:ascii="Arial" w:hAnsi="Arial" w:cs="Arial"/>
          <w:sz w:val="20"/>
          <w:szCs w:val="20"/>
          <w:rPrChange w:id="1403" w:author="Dovev Lavie" w:date="2026-09-17T14:09:00Z">
            <w:rPr>
              <w:rFonts w:ascii="Arial" w:hAnsi="Arial" w:cs="Arial"/>
            </w:rPr>
          </w:rPrChange>
        </w:rPr>
        <w:t>do not necessarily concur, so they are reconciled into one integrated ranking, in which all sub-decision mechanisms receive equal weight because there is no theoretical basis for assigning them different weights. Two rules are then applied:</w:t>
      </w:r>
    </w:p>
    <w:p w14:paraId="19A194E6" w14:textId="77777777" w:rsidR="00ED117A" w:rsidRPr="00D51D96" w:rsidRDefault="00ED117A" w:rsidP="00ED117A">
      <w:pPr>
        <w:pStyle w:val="Compact"/>
        <w:numPr>
          <w:ilvl w:val="0"/>
          <w:numId w:val="104"/>
        </w:numPr>
        <w:ind w:left="720" w:hanging="360"/>
        <w:rPr>
          <w:rFonts w:ascii="Arial" w:hAnsi="Arial" w:cs="Arial"/>
          <w:sz w:val="20"/>
          <w:szCs w:val="20"/>
          <w:rPrChange w:id="1404" w:author="Dovev Lavie" w:date="2026-09-17T14:09:00Z">
            <w:rPr>
              <w:rFonts w:ascii="Arial" w:hAnsi="Arial" w:cs="Arial"/>
            </w:rPr>
          </w:rPrChange>
        </w:rPr>
      </w:pPr>
      <w:r w:rsidRPr="00D51D96">
        <w:rPr>
          <w:rFonts w:ascii="Arial" w:hAnsi="Arial" w:cs="Arial"/>
          <w:sz w:val="20"/>
          <w:szCs w:val="20"/>
          <w:rPrChange w:id="1405" w:author="Dovev Lavie" w:date="2026-09-17T14:09:00Z">
            <w:rPr>
              <w:rFonts w:ascii="Arial" w:hAnsi="Arial" w:cs="Arial"/>
            </w:rPr>
          </w:rPrChange>
        </w:rPr>
        <w:t xml:space="preserve">The integrated list </w:t>
      </w:r>
      <w:ins w:id="1406" w:author="Dovev Lavie" w:date="2026-09-17T16:52:00Z">
        <w:r w:rsidR="002E093A" w:rsidRPr="00D51D96">
          <w:rPr>
            <w:rFonts w:ascii="Arial" w:hAnsi="Arial" w:cs="Arial"/>
            <w:sz w:val="20"/>
            <w:szCs w:val="20"/>
          </w:rPr>
          <w:t xml:space="preserve">of ranked options </w:t>
        </w:r>
      </w:ins>
      <w:r w:rsidRPr="00D51D96">
        <w:rPr>
          <w:rFonts w:ascii="Arial" w:hAnsi="Arial" w:cs="Arial"/>
          <w:sz w:val="20"/>
          <w:szCs w:val="20"/>
          <w:rPrChange w:id="1407" w:author="Dovev Lavie" w:date="2026-09-17T14:09:00Z">
            <w:rPr>
              <w:rFonts w:ascii="Arial" w:hAnsi="Arial" w:cs="Arial"/>
            </w:rPr>
          </w:rPrChange>
        </w:rPr>
        <w:t xml:space="preserve">is truncated to the agent’s Options List Length, </w:t>
      </w:r>
      <w:del w:id="1408" w:author="Dovev Lavie" w:date="2026-09-17T16:52:00Z">
        <w:r w:rsidRPr="00D51D96" w:rsidDel="002E093A">
          <w:rPr>
            <w:rFonts w:ascii="Arial" w:hAnsi="Arial" w:cs="Arial"/>
            <w:sz w:val="20"/>
            <w:szCs w:val="20"/>
            <w:rPrChange w:id="1409" w:author="Dovev Lavie" w:date="2026-09-17T14:09:00Z">
              <w:rPr>
                <w:rFonts w:ascii="Arial" w:hAnsi="Arial" w:cs="Arial"/>
              </w:rPr>
            </w:rPrChange>
          </w:rPr>
          <w:delText xml:space="preserve">from </w:delText>
        </w:r>
      </w:del>
      <w:ins w:id="1410" w:author="Dovev Lavie" w:date="2026-09-17T16:52:00Z">
        <w:r w:rsidR="002E093A" w:rsidRPr="00D51D96">
          <w:rPr>
            <w:rFonts w:ascii="Arial" w:hAnsi="Arial" w:cs="Arial"/>
            <w:sz w:val="20"/>
            <w:szCs w:val="20"/>
          </w:rPr>
          <w:t>based on</w:t>
        </w:r>
        <w:r w:rsidR="002E093A" w:rsidRPr="00D51D96">
          <w:rPr>
            <w:rFonts w:ascii="Arial" w:hAnsi="Arial" w:cs="Arial"/>
            <w:sz w:val="20"/>
            <w:szCs w:val="20"/>
            <w:rPrChange w:id="1411" w:author="Dovev Lavie" w:date="2026-09-17T14:09:00Z">
              <w:rPr>
                <w:rFonts w:ascii="Arial" w:hAnsi="Arial" w:cs="Arial"/>
              </w:rPr>
            </w:rPrChange>
          </w:rPr>
          <w:t xml:space="preserve"> </w:t>
        </w:r>
      </w:ins>
      <w:r w:rsidRPr="00D51D96">
        <w:rPr>
          <w:rFonts w:ascii="Arial" w:hAnsi="Arial" w:cs="Arial"/>
          <w:sz w:val="20"/>
          <w:szCs w:val="20"/>
          <w:rPrChange w:id="1412" w:author="Dovev Lavie" w:date="2026-09-17T14:09:00Z">
            <w:rPr>
              <w:rFonts w:ascii="Arial" w:hAnsi="Arial" w:cs="Arial"/>
            </w:rPr>
          </w:rPrChange>
        </w:rPr>
        <w:t>the Tendency to Plan mechanism.</w:t>
      </w:r>
    </w:p>
    <w:p w14:paraId="66D9F519" w14:textId="77777777" w:rsidR="00ED117A" w:rsidRPr="00D51D96" w:rsidRDefault="00ED117A" w:rsidP="00ED117A">
      <w:pPr>
        <w:pStyle w:val="Compact"/>
        <w:numPr>
          <w:ilvl w:val="0"/>
          <w:numId w:val="104"/>
        </w:numPr>
        <w:ind w:left="720" w:hanging="360"/>
        <w:rPr>
          <w:rFonts w:ascii="Arial" w:hAnsi="Arial" w:cs="Arial"/>
          <w:sz w:val="20"/>
          <w:szCs w:val="20"/>
          <w:rPrChange w:id="1413" w:author="Dovev Lavie" w:date="2026-09-17T14:09:00Z">
            <w:rPr>
              <w:rFonts w:ascii="Arial" w:hAnsi="Arial" w:cs="Arial"/>
            </w:rPr>
          </w:rPrChange>
        </w:rPr>
      </w:pPr>
      <w:r w:rsidRPr="00D51D96">
        <w:rPr>
          <w:rFonts w:ascii="Arial" w:hAnsi="Arial" w:cs="Arial"/>
          <w:sz w:val="20"/>
          <w:szCs w:val="20"/>
          <w:rPrChange w:id="1414" w:author="Dovev Lavie" w:date="2026-09-17T14:09:00Z">
            <w:rPr>
              <w:rFonts w:ascii="Arial" w:hAnsi="Arial" w:cs="Arial"/>
            </w:rPr>
          </w:rPrChange>
        </w:rPr>
        <w:t>Every option ranked after Option 5 in the integrated list is dropped.</w:t>
      </w:r>
    </w:p>
    <w:p w14:paraId="529CAD1A" w14:textId="77777777" w:rsidR="00ED117A" w:rsidRPr="00D51D96" w:rsidRDefault="00ED117A" w:rsidP="00ED117A">
      <w:pPr>
        <w:pStyle w:val="FirstParagraph"/>
        <w:rPr>
          <w:rFonts w:ascii="Arial" w:hAnsi="Arial" w:cs="Arial"/>
          <w:sz w:val="20"/>
          <w:szCs w:val="20"/>
          <w:rPrChange w:id="1415" w:author="Dovev Lavie" w:date="2026-09-17T14:09:00Z">
            <w:rPr>
              <w:rFonts w:ascii="Arial" w:hAnsi="Arial" w:cs="Arial"/>
            </w:rPr>
          </w:rPrChange>
        </w:rPr>
      </w:pPr>
      <w:r w:rsidRPr="00D51D96">
        <w:rPr>
          <w:rFonts w:ascii="Arial" w:hAnsi="Arial" w:cs="Arial"/>
          <w:sz w:val="20"/>
          <w:szCs w:val="20"/>
          <w:rPrChange w:id="1416" w:author="Dovev Lavie" w:date="2026-09-17T14:09:00Z">
            <w:rPr>
              <w:rFonts w:ascii="Arial" w:hAnsi="Arial" w:cs="Arial"/>
            </w:rPr>
          </w:rPrChange>
        </w:rPr>
        <w:t xml:space="preserve">Both rules apply to the integrated ranking only. </w:t>
      </w:r>
      <w:del w:id="1417" w:author="Dovev Lavie" w:date="2026-09-17T16:57:00Z">
        <w:r w:rsidRPr="00D51D96" w:rsidDel="00CA3AC1">
          <w:rPr>
            <w:rFonts w:ascii="Arial" w:hAnsi="Arial" w:cs="Arial"/>
            <w:sz w:val="20"/>
            <w:szCs w:val="20"/>
            <w:rPrChange w:id="1418" w:author="Dovev Lavie" w:date="2026-09-17T14:09:00Z">
              <w:rPr>
                <w:rFonts w:ascii="Arial" w:hAnsi="Arial" w:cs="Arial"/>
              </w:rPr>
            </w:rPrChange>
          </w:rPr>
          <w:delText>An individual</w:delText>
        </w:r>
      </w:del>
      <w:ins w:id="1419" w:author="Dovev Lavie" w:date="2026-09-17T16:57:00Z">
        <w:r w:rsidR="00CA3AC1" w:rsidRPr="00D51D96">
          <w:rPr>
            <w:rFonts w:ascii="Arial" w:hAnsi="Arial" w:cs="Arial"/>
            <w:sz w:val="20"/>
            <w:szCs w:val="20"/>
          </w:rPr>
          <w:t>Each</w:t>
        </w:r>
      </w:ins>
      <w:r w:rsidRPr="00D51D96">
        <w:rPr>
          <w:rFonts w:ascii="Arial" w:hAnsi="Arial" w:cs="Arial"/>
          <w:sz w:val="20"/>
          <w:szCs w:val="20"/>
          <w:rPrChange w:id="1420" w:author="Dovev Lavie" w:date="2026-09-17T14:09:00Z">
            <w:rPr>
              <w:rFonts w:ascii="Arial" w:hAnsi="Arial" w:cs="Arial"/>
            </w:rPr>
          </w:rPrChange>
        </w:rPr>
        <w:t xml:space="preserve"> mechanism’s own </w:t>
      </w:r>
      <w:ins w:id="1421" w:author="Dovev Lavie" w:date="2026-09-17T16:57:00Z">
        <w:r w:rsidR="00CA3AC1" w:rsidRPr="00D51D96">
          <w:rPr>
            <w:rFonts w:ascii="Arial" w:hAnsi="Arial" w:cs="Arial"/>
            <w:sz w:val="20"/>
            <w:szCs w:val="20"/>
          </w:rPr>
          <w:t xml:space="preserve">priority </w:t>
        </w:r>
      </w:ins>
      <w:r w:rsidRPr="00D51D96">
        <w:rPr>
          <w:rFonts w:ascii="Arial" w:hAnsi="Arial" w:cs="Arial"/>
          <w:sz w:val="20"/>
          <w:szCs w:val="20"/>
          <w:rPrChange w:id="1422" w:author="Dovev Lavie" w:date="2026-09-17T14:09:00Z">
            <w:rPr>
              <w:rFonts w:ascii="Arial" w:hAnsi="Arial" w:cs="Arial"/>
            </w:rPr>
          </w:rPrChange>
        </w:rPr>
        <w:t>list is not truncated, so a Loyalty list may legitimately contain Option 2 after Option 5.</w:t>
      </w:r>
    </w:p>
    <w:p w14:paraId="5FA9A34C" w14:textId="77777777" w:rsidR="00ED117A" w:rsidRPr="00D51D96" w:rsidRDefault="00ED117A" w:rsidP="00ED117A">
      <w:pPr>
        <w:pStyle w:val="Heading3"/>
        <w:rPr>
          <w:rFonts w:ascii="Arial" w:hAnsi="Arial" w:cs="Arial"/>
          <w:sz w:val="22"/>
          <w:szCs w:val="22"/>
          <w:rPrChange w:id="1423" w:author="Dovev Lavie" w:date="2026-09-17T14:09:00Z">
            <w:rPr>
              <w:rFonts w:ascii="Arial" w:hAnsi="Arial" w:cs="Arial"/>
            </w:rPr>
          </w:rPrChange>
        </w:rPr>
      </w:pPr>
      <w:bookmarkStart w:id="1424" w:name="Xfb76d81da22d64edceaf2929990ad76be32b887"/>
      <w:r w:rsidRPr="00D51D96">
        <w:rPr>
          <w:rFonts w:ascii="Arial" w:hAnsi="Arial" w:cs="Arial"/>
          <w:sz w:val="22"/>
          <w:szCs w:val="22"/>
          <w:rPrChange w:id="1425" w:author="Dovev Lavie" w:date="2026-09-17T14:09:00Z">
            <w:rPr>
              <w:rFonts w:ascii="Arial" w:hAnsi="Arial" w:cs="Arial"/>
            </w:rPr>
          </w:rPrChange>
        </w:rPr>
        <w:t>The Aggregation Method: Kemeny–Young with a Tie-Breaking Hierarchy</w:t>
      </w:r>
    </w:p>
    <w:p w14:paraId="09EA872F" w14:textId="77777777" w:rsidR="00ED117A" w:rsidRPr="00D51D96" w:rsidRDefault="00ED117A" w:rsidP="00ED117A">
      <w:pPr>
        <w:pStyle w:val="FirstParagraph"/>
        <w:rPr>
          <w:rFonts w:ascii="Arial" w:hAnsi="Arial" w:cs="Arial"/>
          <w:sz w:val="20"/>
          <w:szCs w:val="20"/>
          <w:rPrChange w:id="1426" w:author="Dovev Lavie" w:date="2026-09-17T14:09:00Z">
            <w:rPr>
              <w:rFonts w:ascii="Arial" w:hAnsi="Arial" w:cs="Arial"/>
            </w:rPr>
          </w:rPrChange>
        </w:rPr>
      </w:pPr>
      <w:r w:rsidRPr="00D51D96">
        <w:rPr>
          <w:rFonts w:ascii="Arial" w:hAnsi="Arial" w:cs="Arial"/>
          <w:sz w:val="20"/>
          <w:szCs w:val="20"/>
          <w:rPrChange w:id="1427" w:author="Dovev Lavie" w:date="2026-09-17T14:09:00Z">
            <w:rPr>
              <w:rFonts w:ascii="Arial" w:hAnsi="Arial" w:cs="Arial"/>
            </w:rPr>
          </w:rPrChange>
        </w:rPr>
        <w:t>The distance between two rankings is measured by the Kendall-tau distance: the number of option pairs that the two rankings order differently. With five options there are 10 such pairs; a pair (x, y) counts 1 when one ranking places x above y while the other places y above x, and 0 otherwise. The integrated ranking is the ordering of the five options whose total Kendall-tau distance to the four mechanism rankings is smallest (Kemeny, 1959; Kemeny &amp; Snell, 1962). It is found by evaluating all 120 possible orderings.</w:t>
      </w:r>
    </w:p>
    <w:p w14:paraId="0550D11F" w14:textId="5082ACD9" w:rsidR="00ED117A" w:rsidRPr="00D51D96" w:rsidRDefault="00ED117A" w:rsidP="00ED117A">
      <w:pPr>
        <w:pStyle w:val="BodyText"/>
        <w:rPr>
          <w:rFonts w:ascii="Arial" w:hAnsi="Arial" w:cs="Arial"/>
          <w:sz w:val="20"/>
          <w:szCs w:val="20"/>
          <w:rPrChange w:id="1428" w:author="Dovev Lavie" w:date="2026-09-17T14:09:00Z">
            <w:rPr>
              <w:rFonts w:ascii="Arial" w:hAnsi="Arial" w:cs="Arial"/>
            </w:rPr>
          </w:rPrChange>
        </w:rPr>
      </w:pPr>
      <w:del w:id="1429" w:author="Sueda Gul" w:date="2026-10-07T09:00:00Z">
        <w:r w:rsidRPr="00D51D96">
          <w:rPr>
            <w:rFonts w:ascii="Arial" w:hAnsi="Arial" w:cs="Arial"/>
            <w:sz w:val="20"/>
            <w:szCs w:val="20"/>
            <w:rPrChange w:id="1430" w:author="Dovev Lavie" w:date="2026-09-17T14:09:00Z">
              <w:rPr>
                <w:rFonts w:ascii="Arial" w:hAnsi="Arial" w:cs="Arial"/>
              </w:rPr>
            </w:rPrChange>
          </w:rPr>
          <w:delText>Because a mechanism’s list is usually shorter than five options, the options absent from a list are treated as tied at the bottom of that list: the mechanism prefers each listed option to each unlisted one and expresses no preference among the unlisted ones.</w:delText>
        </w:r>
      </w:del>
      <w:ins w:id="1431" w:author="Sueda Gul" w:date="2026-10-07T09:00:00Z">
        <w:r>
          <w:rPr>
            <w:rFonts w:ascii="Arial" w:hAnsi="Arial" w:cs="Arial"/>
            <w:sz w:val="20"/>
            <w:szCs w:val="20"/>
          </w:rPr>
          <w:t xml:space="preserve">Each mechanism contributes a complete ranking of all five options: its own priority list, followed by the options that list leaves out, in the order of the mechanism’s priority sequence. For example, the Loyalty sequence is 3 → 1 → 4 → 5 → 2; an agent in Loyalty segment 3 has the own list 4 &gt; 5 &gt; 2, and the complete ranking used in the integration is 4 &gt; 5 &gt; 2 &gt; 3 &gt; 1. </w:t>
        </w:r>
      </w:ins>
    </w:p>
    <w:p w14:paraId="08734AD6" w14:textId="77777777" w:rsidR="00ED117A" w:rsidRPr="00D51D96" w:rsidRDefault="00ED117A" w:rsidP="00ED117A">
      <w:pPr>
        <w:pStyle w:val="BodyText"/>
        <w:rPr>
          <w:rFonts w:ascii="Arial" w:hAnsi="Arial" w:cs="Arial"/>
          <w:sz w:val="20"/>
          <w:szCs w:val="20"/>
          <w:rPrChange w:id="1432" w:author="Dovev Lavie" w:date="2026-09-17T14:09:00Z">
            <w:rPr>
              <w:rFonts w:ascii="Arial" w:hAnsi="Arial" w:cs="Arial"/>
            </w:rPr>
          </w:rPrChange>
        </w:rPr>
      </w:pPr>
      <w:r w:rsidRPr="00D51D96">
        <w:rPr>
          <w:rFonts w:ascii="Arial" w:hAnsi="Arial" w:cs="Arial"/>
          <w:sz w:val="20"/>
          <w:szCs w:val="20"/>
          <w:rPrChange w:id="1433" w:author="Dovev Lavie" w:date="2026-09-17T14:09:00Z">
            <w:rPr>
              <w:rFonts w:ascii="Arial" w:hAnsi="Arial" w:cs="Arial"/>
            </w:rPr>
          </w:rPrChange>
        </w:rPr>
        <w:t>After applying the Kemeny–Young method, remaining ranking ties are resolved in two phases:</w:t>
      </w:r>
    </w:p>
    <w:p w14:paraId="4A0AAC8A" w14:textId="77777777" w:rsidR="00ED117A" w:rsidRPr="00D51D96" w:rsidRDefault="00ED117A" w:rsidP="00ED117A">
      <w:pPr>
        <w:pStyle w:val="BodyText"/>
        <w:rPr>
          <w:rFonts w:ascii="Arial" w:hAnsi="Arial" w:cs="Arial"/>
          <w:sz w:val="20"/>
          <w:szCs w:val="20"/>
          <w:rPrChange w:id="1434" w:author="Dovev Lavie" w:date="2026-09-17T14:09:00Z">
            <w:rPr>
              <w:rFonts w:ascii="Arial" w:hAnsi="Arial" w:cs="Arial"/>
            </w:rPr>
          </w:rPrChange>
        </w:rPr>
      </w:pPr>
      <w:r w:rsidRPr="00D51D96">
        <w:rPr>
          <w:rFonts w:ascii="Arial" w:hAnsi="Arial" w:cs="Arial"/>
          <w:sz w:val="20"/>
          <w:szCs w:val="20"/>
          <w:rPrChange w:id="1435" w:author="Dovev Lavie" w:date="2026-09-17T14:09:00Z">
            <w:rPr>
              <w:rFonts w:ascii="Arial" w:hAnsi="Arial" w:cs="Arial"/>
            </w:rPr>
          </w:rPrChange>
        </w:rPr>
        <w:t>Phase 1 – If Kemeny returns several equally good orderings, the Schulze (2011) strongest-paths ordering is used to produce an initial ranking. Schulze is a Condorcet-consistent method that orders the options by their strongest paths of pairwise victories, and its ordering is in almost every case itself one of the Kemeny-optimal orderings, so this step selects among the optimal rankings rather than departing from them.</w:t>
      </w:r>
    </w:p>
    <w:p w14:paraId="1689F7D6" w14:textId="77777777" w:rsidR="00ED117A" w:rsidRPr="00D51D96" w:rsidRDefault="00ED117A" w:rsidP="00ED117A">
      <w:pPr>
        <w:pStyle w:val="BodyText"/>
        <w:rPr>
          <w:rFonts w:ascii="Arial" w:hAnsi="Arial" w:cs="Arial"/>
          <w:sz w:val="20"/>
          <w:szCs w:val="20"/>
          <w:rPrChange w:id="1436" w:author="Dovev Lavie" w:date="2026-09-17T14:09:00Z">
            <w:rPr>
              <w:rFonts w:ascii="Arial" w:hAnsi="Arial" w:cs="Arial"/>
            </w:rPr>
          </w:rPrChange>
        </w:rPr>
      </w:pPr>
      <w:r w:rsidRPr="00D51D96">
        <w:rPr>
          <w:rFonts w:ascii="Arial" w:hAnsi="Arial" w:cs="Arial"/>
          <w:sz w:val="20"/>
          <w:szCs w:val="20"/>
          <w:rPrChange w:id="1437" w:author="Dovev Lavie" w:date="2026-09-17T14:09:00Z">
            <w:rPr>
              <w:rFonts w:ascii="Arial" w:hAnsi="Arial" w:cs="Arial"/>
            </w:rPr>
          </w:rPrChange>
        </w:rPr>
        <w:t>Phase 2 – leftover ties. After applying Kemeny and Schulze, remaining ties are resolved using Copeland (pairwise wins minus losses) and then by Spearman footrule (smallest total positional displacement). Any remaining ties are resolved by randomization which avoids any systematic bias. The random draw uses the agent’s simulation seed, so runs remain reproducible.</w:t>
      </w:r>
    </w:p>
    <w:p w14:paraId="45F58E14" w14:textId="77777777" w:rsidR="00ED117A" w:rsidRPr="00D51D96" w:rsidRDefault="00ED117A" w:rsidP="00ED117A">
      <w:pPr>
        <w:pStyle w:val="Heading3"/>
        <w:rPr>
          <w:rFonts w:ascii="Arial" w:hAnsi="Arial" w:cs="Arial"/>
          <w:sz w:val="22"/>
          <w:szCs w:val="22"/>
          <w:rPrChange w:id="1438" w:author="Dovev Lavie" w:date="2026-09-17T14:09:00Z">
            <w:rPr>
              <w:rFonts w:ascii="Arial" w:hAnsi="Arial" w:cs="Arial"/>
            </w:rPr>
          </w:rPrChange>
        </w:rPr>
      </w:pPr>
      <w:bookmarkStart w:id="1439" w:name="diagnostics-of-the-integration"/>
      <w:bookmarkEnd w:id="1424"/>
      <w:r w:rsidRPr="00D51D96">
        <w:rPr>
          <w:rFonts w:ascii="Arial" w:hAnsi="Arial" w:cs="Arial"/>
          <w:sz w:val="22"/>
          <w:szCs w:val="22"/>
          <w:rPrChange w:id="1440" w:author="Dovev Lavie" w:date="2026-09-17T14:09:00Z">
            <w:rPr>
              <w:rFonts w:ascii="Arial" w:hAnsi="Arial" w:cs="Arial"/>
            </w:rPr>
          </w:rPrChange>
        </w:rPr>
        <w:t>Diagnostics of the Integration</w:t>
      </w:r>
    </w:p>
    <w:p w14:paraId="78587E16" w14:textId="77777777" w:rsidR="00ED117A" w:rsidRPr="00D51D96" w:rsidRDefault="00ED117A" w:rsidP="00ED117A">
      <w:pPr>
        <w:pStyle w:val="FirstParagraph"/>
        <w:rPr>
          <w:rFonts w:ascii="Arial" w:hAnsi="Arial" w:cs="Arial"/>
          <w:sz w:val="20"/>
          <w:szCs w:val="20"/>
          <w:rPrChange w:id="1441" w:author="Dovev Lavie" w:date="2026-09-17T14:09:00Z">
            <w:rPr>
              <w:rFonts w:ascii="Arial" w:hAnsi="Arial" w:cs="Arial"/>
            </w:rPr>
          </w:rPrChange>
        </w:rPr>
      </w:pPr>
      <w:r w:rsidRPr="00D51D96">
        <w:rPr>
          <w:rFonts w:ascii="Arial" w:hAnsi="Arial" w:cs="Arial"/>
          <w:sz w:val="20"/>
          <w:szCs w:val="20"/>
          <w:rPrChange w:id="1442" w:author="Dovev Lavie" w:date="2026-09-17T14:09:00Z">
            <w:rPr>
              <w:rFonts w:ascii="Arial" w:hAnsi="Arial" w:cs="Arial"/>
            </w:rPr>
          </w:rPrChange>
        </w:rPr>
        <w:t>Because ties are frequent with only four input rankings, the integration records for each agent how its ranking was obtained. These diagnostics appear in the Excel export and, for the “Run Integrated Default List Only” run, on the results page:</w:t>
      </w:r>
    </w:p>
    <w:tbl>
      <w:tblPr>
        <w:tblW w:w="5000" w:type="pct"/>
        <w:tblLayout w:type="fixed"/>
        <w:tblLook w:val="0020" w:firstRow="1" w:lastRow="0" w:firstColumn="0" w:lastColumn="0" w:noHBand="0" w:noVBand="0"/>
      </w:tblPr>
      <w:tblGrid>
        <w:gridCol w:w="4680"/>
        <w:gridCol w:w="4680"/>
      </w:tblGrid>
      <w:tr w:rsidR="00ED117A" w:rsidRPr="00D51D96" w14:paraId="319427C2" w14:textId="77777777">
        <w:trPr>
          <w:tblHeader/>
        </w:trPr>
        <w:tc>
          <w:tcPr>
            <w:tcW w:w="3960" w:type="dxa"/>
          </w:tcPr>
          <w:p w14:paraId="75EA169D" w14:textId="77777777" w:rsidR="00ED117A" w:rsidRPr="00D51D96" w:rsidRDefault="00ED117A">
            <w:pPr>
              <w:pStyle w:val="Compact"/>
              <w:rPr>
                <w:rFonts w:ascii="Arial" w:hAnsi="Arial" w:cs="Arial"/>
                <w:sz w:val="20"/>
                <w:szCs w:val="20"/>
                <w:rPrChange w:id="1443" w:author="Dovev Lavie" w:date="2026-09-17T14:09:00Z">
                  <w:rPr>
                    <w:rFonts w:ascii="Arial" w:hAnsi="Arial" w:cs="Arial"/>
                  </w:rPr>
                </w:rPrChange>
              </w:rPr>
            </w:pPr>
            <w:r w:rsidRPr="00D51D96">
              <w:rPr>
                <w:rFonts w:ascii="Arial" w:hAnsi="Arial" w:cs="Arial"/>
                <w:sz w:val="20"/>
                <w:szCs w:val="20"/>
                <w:rPrChange w:id="1444" w:author="Dovev Lavie" w:date="2026-09-17T14:09:00Z">
                  <w:rPr>
                    <w:rFonts w:ascii="Arial" w:hAnsi="Arial" w:cs="Arial"/>
                  </w:rPr>
                </w:rPrChange>
              </w:rPr>
              <w:t>Field</w:t>
            </w:r>
          </w:p>
        </w:tc>
        <w:tc>
          <w:tcPr>
            <w:tcW w:w="3960" w:type="dxa"/>
          </w:tcPr>
          <w:p w14:paraId="30727235" w14:textId="77777777" w:rsidR="00ED117A" w:rsidRPr="00D51D96" w:rsidRDefault="00ED117A">
            <w:pPr>
              <w:pStyle w:val="Compact"/>
              <w:rPr>
                <w:rFonts w:ascii="Arial" w:hAnsi="Arial" w:cs="Arial"/>
                <w:sz w:val="20"/>
                <w:szCs w:val="20"/>
                <w:rPrChange w:id="1445" w:author="Dovev Lavie" w:date="2026-09-17T14:09:00Z">
                  <w:rPr>
                    <w:rFonts w:ascii="Arial" w:hAnsi="Arial" w:cs="Arial"/>
                  </w:rPr>
                </w:rPrChange>
              </w:rPr>
            </w:pPr>
            <w:r w:rsidRPr="00D51D96">
              <w:rPr>
                <w:rFonts w:ascii="Arial" w:hAnsi="Arial" w:cs="Arial"/>
                <w:sz w:val="20"/>
                <w:szCs w:val="20"/>
                <w:rPrChange w:id="1446" w:author="Dovev Lavie" w:date="2026-09-17T14:09:00Z">
                  <w:rPr>
                    <w:rFonts w:ascii="Arial" w:hAnsi="Arial" w:cs="Arial"/>
                  </w:rPr>
                </w:rPrChange>
              </w:rPr>
              <w:t>Meaning</w:t>
            </w:r>
          </w:p>
        </w:tc>
      </w:tr>
      <w:tr w:rsidR="00ED117A" w:rsidRPr="00D51D96" w14:paraId="2F4540FA" w14:textId="77777777">
        <w:tc>
          <w:tcPr>
            <w:tcW w:w="3960" w:type="dxa"/>
          </w:tcPr>
          <w:p w14:paraId="1BC6026A" w14:textId="77777777" w:rsidR="00ED117A" w:rsidRPr="00D51D96" w:rsidRDefault="00ED117A">
            <w:pPr>
              <w:pStyle w:val="Compact"/>
              <w:rPr>
                <w:rFonts w:ascii="Arial" w:hAnsi="Arial" w:cs="Arial"/>
                <w:sz w:val="20"/>
                <w:szCs w:val="20"/>
                <w:rPrChange w:id="1447" w:author="Dovev Lavie" w:date="2026-09-17T14:09:00Z">
                  <w:rPr>
                    <w:rFonts w:ascii="Arial" w:hAnsi="Arial" w:cs="Arial"/>
                  </w:rPr>
                </w:rPrChange>
              </w:rPr>
            </w:pPr>
            <w:r w:rsidRPr="00D51D96">
              <w:rPr>
                <w:rFonts w:ascii="Arial" w:hAnsi="Arial" w:cs="Arial"/>
                <w:sz w:val="20"/>
                <w:szCs w:val="20"/>
                <w:rPrChange w:id="1448" w:author="Dovev Lavie" w:date="2026-09-17T14:09:00Z">
                  <w:rPr>
                    <w:rFonts w:ascii="Arial" w:hAnsi="Arial" w:cs="Arial"/>
                  </w:rPr>
                </w:rPrChange>
              </w:rPr>
              <w:t>kemeny_status = unique</w:t>
            </w:r>
          </w:p>
        </w:tc>
        <w:tc>
          <w:tcPr>
            <w:tcW w:w="3960" w:type="dxa"/>
          </w:tcPr>
          <w:p w14:paraId="1657542F" w14:textId="77777777" w:rsidR="00ED117A" w:rsidRPr="00D51D96" w:rsidRDefault="00ED117A">
            <w:pPr>
              <w:pStyle w:val="Compact"/>
              <w:rPr>
                <w:rFonts w:ascii="Arial" w:hAnsi="Arial" w:cs="Arial"/>
                <w:sz w:val="20"/>
                <w:szCs w:val="20"/>
                <w:rPrChange w:id="1449" w:author="Dovev Lavie" w:date="2026-09-17T14:09:00Z">
                  <w:rPr>
                    <w:rFonts w:ascii="Arial" w:hAnsi="Arial" w:cs="Arial"/>
                  </w:rPr>
                </w:rPrChange>
              </w:rPr>
            </w:pPr>
            <w:r w:rsidRPr="00D51D96">
              <w:rPr>
                <w:rFonts w:ascii="Arial" w:hAnsi="Arial" w:cs="Arial"/>
                <w:sz w:val="20"/>
                <w:szCs w:val="20"/>
                <w:rPrChange w:id="1450" w:author="Dovev Lavie" w:date="2026-09-17T14:09:00Z">
                  <w:rPr>
                    <w:rFonts w:ascii="Arial" w:hAnsi="Arial" w:cs="Arial"/>
                  </w:rPr>
                </w:rPrChange>
              </w:rPr>
              <w:t xml:space="preserve">Exactly one of the 120 </w:t>
            </w:r>
            <w:del w:id="1451" w:author="Dovev Lavie" w:date="2026-09-17T18:07:00Z">
              <w:r w:rsidRPr="00D51D96" w:rsidDel="00556BDB">
                <w:rPr>
                  <w:rFonts w:ascii="Arial" w:hAnsi="Arial" w:cs="Arial"/>
                  <w:sz w:val="20"/>
                  <w:szCs w:val="20"/>
                  <w:rPrChange w:id="1452" w:author="Dovev Lavie" w:date="2026-09-17T14:09:00Z">
                    <w:rPr>
                      <w:rFonts w:ascii="Arial" w:hAnsi="Arial" w:cs="Arial"/>
                    </w:rPr>
                  </w:rPrChange>
                </w:rPr>
                <w:delText>ordering</w:delText>
              </w:r>
            </w:del>
            <w:ins w:id="1453" w:author="Dovev Lavie" w:date="2026-09-17T18:07:00Z">
              <w:r w:rsidR="00556BDB" w:rsidRPr="00D51D96">
                <w:rPr>
                  <w:rFonts w:ascii="Arial" w:hAnsi="Arial" w:cs="Arial"/>
                  <w:sz w:val="20"/>
                  <w:szCs w:val="20"/>
                </w:rPr>
                <w:t>ranking</w:t>
              </w:r>
            </w:ins>
            <w:r w:rsidRPr="00D51D96">
              <w:rPr>
                <w:rFonts w:ascii="Arial" w:hAnsi="Arial" w:cs="Arial"/>
                <w:sz w:val="20"/>
                <w:szCs w:val="20"/>
                <w:rPrChange w:id="1454" w:author="Dovev Lavie" w:date="2026-09-17T14:09:00Z">
                  <w:rPr>
                    <w:rFonts w:ascii="Arial" w:hAnsi="Arial" w:cs="Arial"/>
                  </w:rPr>
                </w:rPrChange>
              </w:rPr>
              <w:t>s minimizes the total Kendall-tau distance, and it is fully ordered. No tie-breaking is needed.</w:t>
            </w:r>
          </w:p>
        </w:tc>
      </w:tr>
      <w:tr w:rsidR="00ED117A" w:rsidRPr="00D51D96" w14:paraId="0F7A1C19" w14:textId="77777777">
        <w:tc>
          <w:tcPr>
            <w:tcW w:w="3960" w:type="dxa"/>
          </w:tcPr>
          <w:p w14:paraId="0EDA8F9D" w14:textId="77777777" w:rsidR="00ED117A" w:rsidRPr="00D51D96" w:rsidRDefault="00ED117A">
            <w:pPr>
              <w:pStyle w:val="Compact"/>
              <w:rPr>
                <w:rFonts w:ascii="Arial" w:hAnsi="Arial" w:cs="Arial"/>
                <w:sz w:val="20"/>
                <w:szCs w:val="20"/>
                <w:rPrChange w:id="1455" w:author="Dovev Lavie" w:date="2026-09-17T14:09:00Z">
                  <w:rPr>
                    <w:rFonts w:ascii="Arial" w:hAnsi="Arial" w:cs="Arial"/>
                  </w:rPr>
                </w:rPrChange>
              </w:rPr>
            </w:pPr>
            <w:r w:rsidRPr="00D51D96">
              <w:rPr>
                <w:rFonts w:ascii="Arial" w:hAnsi="Arial" w:cs="Arial"/>
                <w:sz w:val="20"/>
                <w:szCs w:val="20"/>
                <w:rPrChange w:id="1456" w:author="Dovev Lavie" w:date="2026-09-17T14:09:00Z">
                  <w:rPr>
                    <w:rFonts w:ascii="Arial" w:hAnsi="Arial" w:cs="Arial"/>
                  </w:rPr>
                </w:rPrChange>
              </w:rPr>
              <w:t>kemeny_status = unique_with_ties</w:t>
            </w:r>
          </w:p>
        </w:tc>
        <w:tc>
          <w:tcPr>
            <w:tcW w:w="3960" w:type="dxa"/>
          </w:tcPr>
          <w:p w14:paraId="71C436E0" w14:textId="77777777" w:rsidR="00ED117A" w:rsidRPr="00D51D96" w:rsidRDefault="00ED117A">
            <w:pPr>
              <w:pStyle w:val="Compact"/>
              <w:rPr>
                <w:rFonts w:ascii="Arial" w:hAnsi="Arial" w:cs="Arial"/>
                <w:sz w:val="20"/>
                <w:szCs w:val="20"/>
                <w:rPrChange w:id="1457" w:author="Dovev Lavie" w:date="2026-09-17T14:09:00Z">
                  <w:rPr>
                    <w:rFonts w:ascii="Arial" w:hAnsi="Arial" w:cs="Arial"/>
                  </w:rPr>
                </w:rPrChange>
              </w:rPr>
            </w:pPr>
            <w:r w:rsidRPr="00D51D96">
              <w:rPr>
                <w:rFonts w:ascii="Arial" w:hAnsi="Arial" w:cs="Arial"/>
                <w:sz w:val="20"/>
                <w:szCs w:val="20"/>
                <w:rPrChange w:id="1458" w:author="Dovev Lavie" w:date="2026-09-17T14:09:00Z">
                  <w:rPr>
                    <w:rFonts w:ascii="Arial" w:hAnsi="Arial" w:cs="Arial"/>
                  </w:rPr>
                </w:rPrChange>
              </w:rPr>
              <w:t xml:space="preserve">Several </w:t>
            </w:r>
            <w:del w:id="1459" w:author="Dovev Lavie" w:date="2026-09-17T18:07:00Z">
              <w:r w:rsidRPr="00D51D96" w:rsidDel="00556BDB">
                <w:rPr>
                  <w:rFonts w:ascii="Arial" w:hAnsi="Arial" w:cs="Arial"/>
                  <w:sz w:val="20"/>
                  <w:szCs w:val="20"/>
                  <w:rPrChange w:id="1460" w:author="Dovev Lavie" w:date="2026-09-17T14:09:00Z">
                    <w:rPr>
                      <w:rFonts w:ascii="Arial" w:hAnsi="Arial" w:cs="Arial"/>
                    </w:rPr>
                  </w:rPrChange>
                </w:rPr>
                <w:delText>ordering</w:delText>
              </w:r>
            </w:del>
            <w:ins w:id="1461" w:author="Dovev Lavie" w:date="2026-09-17T18:07:00Z">
              <w:r w:rsidR="00556BDB" w:rsidRPr="00D51D96">
                <w:rPr>
                  <w:rFonts w:ascii="Arial" w:hAnsi="Arial" w:cs="Arial"/>
                  <w:sz w:val="20"/>
                  <w:szCs w:val="20"/>
                </w:rPr>
                <w:t>ranking</w:t>
              </w:r>
            </w:ins>
            <w:r w:rsidRPr="00D51D96">
              <w:rPr>
                <w:rFonts w:ascii="Arial" w:hAnsi="Arial" w:cs="Arial"/>
                <w:sz w:val="20"/>
                <w:szCs w:val="20"/>
                <w:rPrChange w:id="1462" w:author="Dovev Lavie" w:date="2026-09-17T14:09:00Z">
                  <w:rPr>
                    <w:rFonts w:ascii="Arial" w:hAnsi="Arial" w:cs="Arial"/>
                  </w:rPr>
                </w:rPrChange>
              </w:rPr>
              <w:t xml:space="preserve">s minimize the distance, but they are all the </w:t>
            </w:r>
            <w:del w:id="1463" w:author="Dovev Lavie" w:date="2026-09-17T18:07:00Z">
              <w:r w:rsidRPr="00D51D96" w:rsidDel="00556BDB">
                <w:rPr>
                  <w:rFonts w:ascii="Arial" w:hAnsi="Arial" w:cs="Arial"/>
                  <w:sz w:val="20"/>
                  <w:szCs w:val="20"/>
                  <w:rPrChange w:id="1464" w:author="Dovev Lavie" w:date="2026-09-17T14:09:00Z">
                    <w:rPr>
                      <w:rFonts w:ascii="Arial" w:hAnsi="Arial" w:cs="Arial"/>
                    </w:rPr>
                  </w:rPrChange>
                </w:rPr>
                <w:delText>ordering</w:delText>
              </w:r>
            </w:del>
            <w:ins w:id="1465" w:author="Dovev Lavie" w:date="2026-09-17T18:07:00Z">
              <w:r w:rsidR="00556BDB" w:rsidRPr="00D51D96">
                <w:rPr>
                  <w:rFonts w:ascii="Arial" w:hAnsi="Arial" w:cs="Arial"/>
                  <w:sz w:val="20"/>
                  <w:szCs w:val="20"/>
                </w:rPr>
                <w:t>ranking</w:t>
              </w:r>
            </w:ins>
            <w:r w:rsidRPr="00D51D96">
              <w:rPr>
                <w:rFonts w:ascii="Arial" w:hAnsi="Arial" w:cs="Arial"/>
                <w:sz w:val="20"/>
                <w:szCs w:val="20"/>
                <w:rPrChange w:id="1466" w:author="Dovev Lavie" w:date="2026-09-17T14:09:00Z">
                  <w:rPr>
                    <w:rFonts w:ascii="Arial" w:hAnsi="Arial" w:cs="Arial"/>
                  </w:rPr>
                </w:rPrChange>
              </w:rPr>
              <w:t>s of one ranking in which some options are tied; the ranking itself is unambiguous and only the tied positions have to be separated.</w:t>
            </w:r>
          </w:p>
        </w:tc>
      </w:tr>
      <w:tr w:rsidR="00ED117A" w:rsidRPr="00D51D96" w14:paraId="547CBEA9" w14:textId="77777777">
        <w:tc>
          <w:tcPr>
            <w:tcW w:w="3960" w:type="dxa"/>
          </w:tcPr>
          <w:p w14:paraId="5A94B423" w14:textId="77777777" w:rsidR="00ED117A" w:rsidRPr="00D51D96" w:rsidRDefault="00ED117A">
            <w:pPr>
              <w:pStyle w:val="Compact"/>
              <w:rPr>
                <w:rFonts w:ascii="Arial" w:hAnsi="Arial" w:cs="Arial"/>
                <w:sz w:val="20"/>
                <w:szCs w:val="20"/>
                <w:rPrChange w:id="1467" w:author="Dovev Lavie" w:date="2026-09-17T14:09:00Z">
                  <w:rPr>
                    <w:rFonts w:ascii="Arial" w:hAnsi="Arial" w:cs="Arial"/>
                  </w:rPr>
                </w:rPrChange>
              </w:rPr>
            </w:pPr>
            <w:r w:rsidRPr="00D51D96">
              <w:rPr>
                <w:rFonts w:ascii="Arial" w:hAnsi="Arial" w:cs="Arial"/>
                <w:sz w:val="20"/>
                <w:szCs w:val="20"/>
                <w:rPrChange w:id="1468" w:author="Dovev Lavie" w:date="2026-09-17T14:09:00Z">
                  <w:rPr>
                    <w:rFonts w:ascii="Arial" w:hAnsi="Arial" w:cs="Arial"/>
                  </w:rPr>
                </w:rPrChange>
              </w:rPr>
              <w:t>kemeny_status = multiple</w:t>
            </w:r>
          </w:p>
        </w:tc>
        <w:tc>
          <w:tcPr>
            <w:tcW w:w="3960" w:type="dxa"/>
          </w:tcPr>
          <w:p w14:paraId="15CF8061" w14:textId="77777777" w:rsidR="00ED117A" w:rsidRPr="00D51D96" w:rsidRDefault="00ED117A">
            <w:pPr>
              <w:pStyle w:val="Compact"/>
              <w:rPr>
                <w:rFonts w:ascii="Arial" w:hAnsi="Arial" w:cs="Arial"/>
                <w:sz w:val="20"/>
                <w:szCs w:val="20"/>
                <w:rPrChange w:id="1469" w:author="Dovev Lavie" w:date="2026-09-17T14:09:00Z">
                  <w:rPr>
                    <w:rFonts w:ascii="Arial" w:hAnsi="Arial" w:cs="Arial"/>
                  </w:rPr>
                </w:rPrChange>
              </w:rPr>
            </w:pPr>
            <w:r w:rsidRPr="00D51D96">
              <w:rPr>
                <w:rFonts w:ascii="Arial" w:hAnsi="Arial" w:cs="Arial"/>
                <w:sz w:val="20"/>
                <w:szCs w:val="20"/>
                <w:rPrChange w:id="1470" w:author="Dovev Lavie" w:date="2026-09-17T14:09:00Z">
                  <w:rPr>
                    <w:rFonts w:ascii="Arial" w:hAnsi="Arial" w:cs="Arial"/>
                  </w:rPr>
                </w:rPrChange>
              </w:rPr>
              <w:t xml:space="preserve">Several minimizing </w:t>
            </w:r>
            <w:del w:id="1471" w:author="Dovev Lavie" w:date="2026-09-17T18:07:00Z">
              <w:r w:rsidRPr="00D51D96" w:rsidDel="00556BDB">
                <w:rPr>
                  <w:rFonts w:ascii="Arial" w:hAnsi="Arial" w:cs="Arial"/>
                  <w:sz w:val="20"/>
                  <w:szCs w:val="20"/>
                  <w:rPrChange w:id="1472" w:author="Dovev Lavie" w:date="2026-09-17T14:09:00Z">
                    <w:rPr>
                      <w:rFonts w:ascii="Arial" w:hAnsi="Arial" w:cs="Arial"/>
                    </w:rPr>
                  </w:rPrChange>
                </w:rPr>
                <w:delText>ordering</w:delText>
              </w:r>
            </w:del>
            <w:ins w:id="1473" w:author="Dovev Lavie" w:date="2026-09-17T18:07:00Z">
              <w:r w:rsidR="00556BDB" w:rsidRPr="00D51D96">
                <w:rPr>
                  <w:rFonts w:ascii="Arial" w:hAnsi="Arial" w:cs="Arial"/>
                  <w:sz w:val="20"/>
                  <w:szCs w:val="20"/>
                </w:rPr>
                <w:t>ranking</w:t>
              </w:r>
            </w:ins>
            <w:r w:rsidRPr="00D51D96">
              <w:rPr>
                <w:rFonts w:ascii="Arial" w:hAnsi="Arial" w:cs="Arial"/>
                <w:sz w:val="20"/>
                <w:szCs w:val="20"/>
                <w:rPrChange w:id="1474" w:author="Dovev Lavie" w:date="2026-09-17T14:09:00Z">
                  <w:rPr>
                    <w:rFonts w:ascii="Arial" w:hAnsi="Arial" w:cs="Arial"/>
                  </w:rPr>
                </w:rPrChange>
              </w:rPr>
              <w:t xml:space="preserve">s that do not reduce to one such ranking. The Schulze </w:t>
            </w:r>
            <w:del w:id="1475" w:author="Dovev Lavie" w:date="2026-09-17T18:07:00Z">
              <w:r w:rsidRPr="00D51D96" w:rsidDel="00556BDB">
                <w:rPr>
                  <w:rFonts w:ascii="Arial" w:hAnsi="Arial" w:cs="Arial"/>
                  <w:sz w:val="20"/>
                  <w:szCs w:val="20"/>
                  <w:rPrChange w:id="1476" w:author="Dovev Lavie" w:date="2026-09-17T14:09:00Z">
                    <w:rPr>
                      <w:rFonts w:ascii="Arial" w:hAnsi="Arial" w:cs="Arial"/>
                    </w:rPr>
                  </w:rPrChange>
                </w:rPr>
                <w:delText>ordering</w:delText>
              </w:r>
            </w:del>
            <w:ins w:id="1477" w:author="Dovev Lavie" w:date="2026-09-17T18:07:00Z">
              <w:r w:rsidR="00556BDB" w:rsidRPr="00D51D96">
                <w:rPr>
                  <w:rFonts w:ascii="Arial" w:hAnsi="Arial" w:cs="Arial"/>
                  <w:sz w:val="20"/>
                  <w:szCs w:val="20"/>
                </w:rPr>
                <w:t>ranking</w:t>
              </w:r>
            </w:ins>
            <w:r w:rsidRPr="00D51D96">
              <w:rPr>
                <w:rFonts w:ascii="Arial" w:hAnsi="Arial" w:cs="Arial"/>
                <w:sz w:val="20"/>
                <w:szCs w:val="20"/>
                <w:rPrChange w:id="1478" w:author="Dovev Lavie" w:date="2026-09-17T14:09:00Z">
                  <w:rPr>
                    <w:rFonts w:ascii="Arial" w:hAnsi="Arial" w:cs="Arial"/>
                  </w:rPr>
                </w:rPrChange>
              </w:rPr>
              <w:t xml:space="preserve"> is used as the initial ranking.</w:t>
            </w:r>
          </w:p>
        </w:tc>
      </w:tr>
      <w:tr w:rsidR="00ED117A" w:rsidRPr="00D51D96" w14:paraId="64A10872" w14:textId="77777777">
        <w:tc>
          <w:tcPr>
            <w:tcW w:w="3960" w:type="dxa"/>
          </w:tcPr>
          <w:p w14:paraId="50AB46CA" w14:textId="77777777" w:rsidR="00ED117A" w:rsidRPr="00D51D96" w:rsidRDefault="00ED117A">
            <w:pPr>
              <w:pStyle w:val="Compact"/>
              <w:rPr>
                <w:rFonts w:ascii="Arial" w:hAnsi="Arial" w:cs="Arial"/>
                <w:sz w:val="20"/>
                <w:szCs w:val="20"/>
                <w:rPrChange w:id="1479" w:author="Dovev Lavie" w:date="2026-09-17T14:09:00Z">
                  <w:rPr>
                    <w:rFonts w:ascii="Arial" w:hAnsi="Arial" w:cs="Arial"/>
                  </w:rPr>
                </w:rPrChange>
              </w:rPr>
            </w:pPr>
            <w:r w:rsidRPr="00D51D96">
              <w:rPr>
                <w:rFonts w:ascii="Arial" w:hAnsi="Arial" w:cs="Arial"/>
                <w:sz w:val="20"/>
                <w:szCs w:val="20"/>
                <w:rPrChange w:id="1480" w:author="Dovev Lavie" w:date="2026-09-17T14:09:00Z">
                  <w:rPr>
                    <w:rFonts w:ascii="Arial" w:hAnsi="Arial" w:cs="Arial"/>
                  </w:rPr>
                </w:rPrChange>
              </w:rPr>
              <w:t>n_kemeny_optimal</w:t>
            </w:r>
          </w:p>
        </w:tc>
        <w:tc>
          <w:tcPr>
            <w:tcW w:w="3960" w:type="dxa"/>
          </w:tcPr>
          <w:p w14:paraId="55C794B7" w14:textId="77777777" w:rsidR="00ED117A" w:rsidRPr="00D51D96" w:rsidRDefault="00ED117A">
            <w:pPr>
              <w:pStyle w:val="Compact"/>
              <w:rPr>
                <w:rFonts w:ascii="Arial" w:hAnsi="Arial" w:cs="Arial"/>
                <w:sz w:val="20"/>
                <w:szCs w:val="20"/>
                <w:rPrChange w:id="1481" w:author="Dovev Lavie" w:date="2026-09-17T14:09:00Z">
                  <w:rPr>
                    <w:rFonts w:ascii="Arial" w:hAnsi="Arial" w:cs="Arial"/>
                  </w:rPr>
                </w:rPrChange>
              </w:rPr>
            </w:pPr>
            <w:r w:rsidRPr="00D51D96">
              <w:rPr>
                <w:rFonts w:ascii="Arial" w:hAnsi="Arial" w:cs="Arial"/>
                <w:sz w:val="20"/>
                <w:szCs w:val="20"/>
                <w:rPrChange w:id="1482" w:author="Dovev Lavie" w:date="2026-09-17T14:09:00Z">
                  <w:rPr>
                    <w:rFonts w:ascii="Arial" w:hAnsi="Arial" w:cs="Arial"/>
                  </w:rPr>
                </w:rPrChange>
              </w:rPr>
              <w:t xml:space="preserve">The number of the 120 </w:t>
            </w:r>
            <w:del w:id="1483" w:author="Dovev Lavie" w:date="2026-09-17T18:07:00Z">
              <w:r w:rsidRPr="00D51D96" w:rsidDel="00556BDB">
                <w:rPr>
                  <w:rFonts w:ascii="Arial" w:hAnsi="Arial" w:cs="Arial"/>
                  <w:sz w:val="20"/>
                  <w:szCs w:val="20"/>
                  <w:rPrChange w:id="1484" w:author="Dovev Lavie" w:date="2026-09-17T14:09:00Z">
                    <w:rPr>
                      <w:rFonts w:ascii="Arial" w:hAnsi="Arial" w:cs="Arial"/>
                    </w:rPr>
                  </w:rPrChange>
                </w:rPr>
                <w:delText>ordering</w:delText>
              </w:r>
            </w:del>
            <w:ins w:id="1485" w:author="Dovev Lavie" w:date="2026-09-17T18:07:00Z">
              <w:r w:rsidR="00556BDB" w:rsidRPr="00D51D96">
                <w:rPr>
                  <w:rFonts w:ascii="Arial" w:hAnsi="Arial" w:cs="Arial"/>
                  <w:sz w:val="20"/>
                  <w:szCs w:val="20"/>
                </w:rPr>
                <w:t>ranking</w:t>
              </w:r>
            </w:ins>
            <w:r w:rsidRPr="00D51D96">
              <w:rPr>
                <w:rFonts w:ascii="Arial" w:hAnsi="Arial" w:cs="Arial"/>
                <w:sz w:val="20"/>
                <w:szCs w:val="20"/>
                <w:rPrChange w:id="1486" w:author="Dovev Lavie" w:date="2026-09-17T14:09:00Z">
                  <w:rPr>
                    <w:rFonts w:ascii="Arial" w:hAnsi="Arial" w:cs="Arial"/>
                  </w:rPr>
                </w:rPrChange>
              </w:rPr>
              <w:t>s that attain the minimum total Kendall-tau distance. It is 1 when the status is unique and larger otherwise.</w:t>
            </w:r>
          </w:p>
        </w:tc>
      </w:tr>
      <w:tr w:rsidR="00ED117A" w:rsidRPr="00D51D96" w14:paraId="2484AA22" w14:textId="77777777">
        <w:tc>
          <w:tcPr>
            <w:tcW w:w="3960" w:type="dxa"/>
          </w:tcPr>
          <w:p w14:paraId="10CDE0B2" w14:textId="77777777" w:rsidR="00ED117A" w:rsidRPr="00D51D96" w:rsidRDefault="00ED117A">
            <w:pPr>
              <w:pStyle w:val="Compact"/>
              <w:rPr>
                <w:rFonts w:ascii="Arial" w:hAnsi="Arial" w:cs="Arial"/>
                <w:sz w:val="20"/>
                <w:szCs w:val="20"/>
                <w:rPrChange w:id="1487" w:author="Dovev Lavie" w:date="2026-09-17T14:09:00Z">
                  <w:rPr>
                    <w:rFonts w:ascii="Arial" w:hAnsi="Arial" w:cs="Arial"/>
                  </w:rPr>
                </w:rPrChange>
              </w:rPr>
            </w:pPr>
            <w:r w:rsidRPr="00D51D96">
              <w:rPr>
                <w:rFonts w:ascii="Arial" w:hAnsi="Arial" w:cs="Arial"/>
                <w:sz w:val="20"/>
                <w:szCs w:val="20"/>
                <w:rPrChange w:id="1488" w:author="Dovev Lavie" w:date="2026-09-17T14:09:00Z">
                  <w:rPr>
                    <w:rFonts w:ascii="Arial" w:hAnsi="Arial" w:cs="Arial"/>
                  </w:rPr>
                </w:rPrChange>
              </w:rPr>
              <w:lastRenderedPageBreak/>
              <w:t>is_kemeny_optimal</w:t>
            </w:r>
          </w:p>
        </w:tc>
        <w:tc>
          <w:tcPr>
            <w:tcW w:w="3960" w:type="dxa"/>
          </w:tcPr>
          <w:p w14:paraId="4531D9FD" w14:textId="77777777" w:rsidR="00ED117A" w:rsidRPr="00D51D96" w:rsidRDefault="00ED117A">
            <w:pPr>
              <w:pStyle w:val="Compact"/>
              <w:rPr>
                <w:rFonts w:ascii="Arial" w:hAnsi="Arial" w:cs="Arial"/>
                <w:sz w:val="20"/>
                <w:szCs w:val="20"/>
                <w:rPrChange w:id="1489" w:author="Dovev Lavie" w:date="2026-09-17T14:09:00Z">
                  <w:rPr>
                    <w:rFonts w:ascii="Arial" w:hAnsi="Arial" w:cs="Arial"/>
                  </w:rPr>
                </w:rPrChange>
              </w:rPr>
            </w:pPr>
            <w:r w:rsidRPr="00D51D96">
              <w:rPr>
                <w:rFonts w:ascii="Arial" w:hAnsi="Arial" w:cs="Arial"/>
                <w:sz w:val="20"/>
                <w:szCs w:val="20"/>
                <w:rPrChange w:id="1490" w:author="Dovev Lavie" w:date="2026-09-17T14:09:00Z">
                  <w:rPr>
                    <w:rFonts w:ascii="Arial" w:hAnsi="Arial" w:cs="Arial"/>
                  </w:rPr>
                </w:rPrChange>
              </w:rPr>
              <w:t xml:space="preserve">Whether the agent’s final ranking, after all tie-breaking, is still one of those minimizing </w:t>
            </w:r>
            <w:del w:id="1491" w:author="Dovev Lavie" w:date="2026-09-17T18:07:00Z">
              <w:r w:rsidRPr="00D51D96" w:rsidDel="00556BDB">
                <w:rPr>
                  <w:rFonts w:ascii="Arial" w:hAnsi="Arial" w:cs="Arial"/>
                  <w:sz w:val="20"/>
                  <w:szCs w:val="20"/>
                  <w:rPrChange w:id="1492" w:author="Dovev Lavie" w:date="2026-09-17T14:09:00Z">
                    <w:rPr>
                      <w:rFonts w:ascii="Arial" w:hAnsi="Arial" w:cs="Arial"/>
                    </w:rPr>
                  </w:rPrChange>
                </w:rPr>
                <w:delText>ordering</w:delText>
              </w:r>
            </w:del>
            <w:ins w:id="1493" w:author="Dovev Lavie" w:date="2026-09-17T18:07:00Z">
              <w:r w:rsidR="00556BDB" w:rsidRPr="00D51D96">
                <w:rPr>
                  <w:rFonts w:ascii="Arial" w:hAnsi="Arial" w:cs="Arial"/>
                  <w:sz w:val="20"/>
                  <w:szCs w:val="20"/>
                </w:rPr>
                <w:t>ranking</w:t>
              </w:r>
            </w:ins>
            <w:r w:rsidRPr="00D51D96">
              <w:rPr>
                <w:rFonts w:ascii="Arial" w:hAnsi="Arial" w:cs="Arial"/>
                <w:sz w:val="20"/>
                <w:szCs w:val="20"/>
                <w:rPrChange w:id="1494" w:author="Dovev Lavie" w:date="2026-09-17T14:09:00Z">
                  <w:rPr>
                    <w:rFonts w:ascii="Arial" w:hAnsi="Arial" w:cs="Arial"/>
                  </w:rPr>
                </w:rPrChange>
              </w:rPr>
              <w:t xml:space="preserve">s. </w:t>
            </w:r>
            <w:del w:id="1495" w:author="Sueda Gul" w:date="2026-10-07T09:00:00Z">
              <w:r w:rsidRPr="00D51D96">
                <w:rPr>
                  <w:rFonts w:ascii="Arial" w:hAnsi="Arial" w:cs="Arial"/>
                  <w:sz w:val="20"/>
                  <w:szCs w:val="20"/>
                  <w:rPrChange w:id="1496" w:author="Dovev Lavie" w:date="2026-09-17T14:09:00Z">
                    <w:rPr>
                      <w:rFonts w:ascii="Arial" w:hAnsi="Arial" w:cs="Arial"/>
                    </w:rPr>
                  </w:rPrChange>
                </w:rPr>
                <w:delText>It can be false only when the random last resort was used.</w:delText>
              </w:r>
            </w:del>
            <w:ins w:id="1497" w:author="Sueda Gul" w:date="2026-10-07T09:00:00Z">
              <w:r>
                <w:rPr>
                  <w:rFonts w:ascii="Arial" w:hAnsi="Arial" w:cs="Arial"/>
                  <w:sz w:val="20"/>
                  <w:szCs w:val="20"/>
                </w:rPr>
                <w:t>It can be false only when Kemeny–Young found several different best rankings, so the Schulze ranking was used as the starting point and the later tie-breaking ended on a ranking outside that best set. This is rare: in 100,000 random test cases the final ranking was one of the best rankings in 99.83% of the cases, and for the 280 participants it is in 100% of the cases.</w:t>
              </w:r>
            </w:ins>
          </w:p>
        </w:tc>
      </w:tr>
      <w:tr w:rsidR="00ED117A" w:rsidRPr="00D51D96" w14:paraId="0782E665" w14:textId="77777777">
        <w:tc>
          <w:tcPr>
            <w:tcW w:w="3960" w:type="dxa"/>
          </w:tcPr>
          <w:p w14:paraId="107FB16C" w14:textId="77777777" w:rsidR="00ED117A" w:rsidRPr="00D51D96" w:rsidRDefault="00ED117A">
            <w:pPr>
              <w:pStyle w:val="Compact"/>
              <w:rPr>
                <w:rFonts w:ascii="Arial" w:hAnsi="Arial" w:cs="Arial"/>
                <w:sz w:val="20"/>
                <w:szCs w:val="20"/>
                <w:rPrChange w:id="1498" w:author="Dovev Lavie" w:date="2026-09-17T14:09:00Z">
                  <w:rPr>
                    <w:rFonts w:ascii="Arial" w:hAnsi="Arial" w:cs="Arial"/>
                  </w:rPr>
                </w:rPrChange>
              </w:rPr>
            </w:pPr>
            <w:r w:rsidRPr="00D51D96">
              <w:rPr>
                <w:rFonts w:ascii="Arial" w:hAnsi="Arial" w:cs="Arial"/>
                <w:sz w:val="20"/>
                <w:szCs w:val="20"/>
                <w:rPrChange w:id="1499" w:author="Dovev Lavie" w:date="2026-09-17T14:09:00Z">
                  <w:rPr>
                    <w:rFonts w:ascii="Arial" w:hAnsi="Arial" w:cs="Arial"/>
                  </w:rPr>
                </w:rPrChange>
              </w:rPr>
              <w:t>settled_by</w:t>
            </w:r>
          </w:p>
        </w:tc>
        <w:tc>
          <w:tcPr>
            <w:tcW w:w="3960" w:type="dxa"/>
          </w:tcPr>
          <w:p w14:paraId="0DC63243" w14:textId="77777777" w:rsidR="00ED117A" w:rsidRPr="00D51D96" w:rsidRDefault="00ED117A">
            <w:pPr>
              <w:pStyle w:val="Compact"/>
              <w:rPr>
                <w:rFonts w:ascii="Arial" w:hAnsi="Arial" w:cs="Arial"/>
                <w:sz w:val="20"/>
                <w:szCs w:val="20"/>
                <w:rPrChange w:id="1500" w:author="Dovev Lavie" w:date="2026-09-17T14:09:00Z">
                  <w:rPr>
                    <w:rFonts w:ascii="Arial" w:hAnsi="Arial" w:cs="Arial"/>
                  </w:rPr>
                </w:rPrChange>
              </w:rPr>
            </w:pPr>
            <w:r w:rsidRPr="00D51D96">
              <w:rPr>
                <w:rFonts w:ascii="Arial" w:hAnsi="Arial" w:cs="Arial"/>
                <w:sz w:val="20"/>
                <w:szCs w:val="20"/>
                <w:rPrChange w:id="1501" w:author="Dovev Lavie" w:date="2026-09-17T14:09:00Z">
                  <w:rPr>
                    <w:rFonts w:ascii="Arial" w:hAnsi="Arial" w:cs="Arial"/>
                  </w:rPr>
                </w:rPrChange>
              </w:rPr>
              <w:t>The stage at which the ranking became fully ordered: Kemeny, Schulze, Copeland, Footrule, or the random last resort.</w:t>
            </w:r>
          </w:p>
        </w:tc>
      </w:tr>
      <w:tr w:rsidR="00ED117A" w:rsidRPr="00D51D96" w14:paraId="5F7016D4" w14:textId="77777777">
        <w:tc>
          <w:tcPr>
            <w:tcW w:w="3960" w:type="dxa"/>
          </w:tcPr>
          <w:p w14:paraId="43CD710E" w14:textId="77777777" w:rsidR="00ED117A" w:rsidRPr="00D51D96" w:rsidRDefault="00ED117A">
            <w:pPr>
              <w:pStyle w:val="Compact"/>
              <w:rPr>
                <w:rFonts w:ascii="Arial" w:hAnsi="Arial" w:cs="Arial"/>
                <w:sz w:val="20"/>
                <w:szCs w:val="20"/>
                <w:rPrChange w:id="1502" w:author="Dovev Lavie" w:date="2026-09-17T14:09:00Z">
                  <w:rPr>
                    <w:rFonts w:ascii="Arial" w:hAnsi="Arial" w:cs="Arial"/>
                  </w:rPr>
                </w:rPrChange>
              </w:rPr>
            </w:pPr>
            <w:r w:rsidRPr="00D51D96">
              <w:rPr>
                <w:rFonts w:ascii="Arial" w:hAnsi="Arial" w:cs="Arial"/>
                <w:sz w:val="20"/>
                <w:szCs w:val="20"/>
                <w:rPrChange w:id="1503" w:author="Dovev Lavie" w:date="2026-09-17T14:09:00Z">
                  <w:rPr>
                    <w:rFonts w:ascii="Arial" w:hAnsi="Arial" w:cs="Arial"/>
                  </w:rPr>
                </w:rPrChange>
              </w:rPr>
              <w:t>truncated_by = none</w:t>
            </w:r>
          </w:p>
        </w:tc>
        <w:tc>
          <w:tcPr>
            <w:tcW w:w="3960" w:type="dxa"/>
          </w:tcPr>
          <w:p w14:paraId="3B77010D" w14:textId="77777777" w:rsidR="00ED117A" w:rsidRPr="00D51D96" w:rsidRDefault="00ED117A">
            <w:pPr>
              <w:pStyle w:val="Compact"/>
              <w:rPr>
                <w:rFonts w:ascii="Arial" w:hAnsi="Arial" w:cs="Arial"/>
                <w:sz w:val="20"/>
                <w:szCs w:val="20"/>
                <w:rPrChange w:id="1504" w:author="Dovev Lavie" w:date="2026-09-17T14:09:00Z">
                  <w:rPr>
                    <w:rFonts w:ascii="Arial" w:hAnsi="Arial" w:cs="Arial"/>
                  </w:rPr>
                </w:rPrChange>
              </w:rPr>
            </w:pPr>
            <w:r w:rsidRPr="00D51D96">
              <w:rPr>
                <w:rFonts w:ascii="Arial" w:hAnsi="Arial" w:cs="Arial"/>
                <w:sz w:val="20"/>
                <w:szCs w:val="20"/>
                <w:rPrChange w:id="1505" w:author="Dovev Lavie" w:date="2026-09-17T14:09:00Z">
                  <w:rPr>
                    <w:rFonts w:ascii="Arial" w:hAnsi="Arial" w:cs="Arial"/>
                  </w:rPr>
                </w:rPrChange>
              </w:rPr>
              <w:t xml:space="preserve">The full five-option </w:t>
            </w:r>
            <w:del w:id="1506" w:author="Sueda Gul" w:date="2026-10-07T09:00:00Z">
              <w:r w:rsidRPr="00D51D96">
                <w:rPr>
                  <w:rFonts w:ascii="Arial" w:hAnsi="Arial" w:cs="Arial"/>
                  <w:sz w:val="20"/>
                  <w:szCs w:val="20"/>
                  <w:rPrChange w:id="1507" w:author="Dovev Lavie" w:date="2026-09-17T14:09:00Z">
                    <w:rPr>
                      <w:rFonts w:ascii="Arial" w:hAnsi="Arial" w:cs="Arial"/>
                    </w:rPr>
                  </w:rPrChange>
                </w:rPr>
                <w:delText>consensus</w:delText>
              </w:r>
            </w:del>
            <w:ins w:id="1508" w:author="Sueda Gul" w:date="2026-10-07T09:00:00Z">
              <w:r>
                <w:rPr>
                  <w:rFonts w:ascii="Arial" w:hAnsi="Arial" w:cs="Arial"/>
                  <w:sz w:val="20"/>
                  <w:szCs w:val="20"/>
                </w:rPr>
                <w:t>integrated ranking</w:t>
              </w:r>
            </w:ins>
            <w:r w:rsidRPr="00D51D96">
              <w:rPr>
                <w:rFonts w:ascii="Arial" w:hAnsi="Arial" w:cs="Arial"/>
                <w:sz w:val="20"/>
                <w:szCs w:val="20"/>
                <w:rPrChange w:id="1509" w:author="Dovev Lavie" w:date="2026-09-17T14:09:00Z">
                  <w:rPr>
                    <w:rFonts w:ascii="Arial" w:hAnsi="Arial" w:cs="Arial"/>
                  </w:rPr>
                </w:rPrChange>
              </w:rPr>
              <w:t xml:space="preserve"> was kept: the options list length was 5 and Option 5 was already last.</w:t>
            </w:r>
          </w:p>
        </w:tc>
      </w:tr>
      <w:tr w:rsidR="00ED117A" w:rsidRPr="00D51D96" w14:paraId="1D0038B9" w14:textId="77777777">
        <w:tc>
          <w:tcPr>
            <w:tcW w:w="3960" w:type="dxa"/>
          </w:tcPr>
          <w:p w14:paraId="6A28AB50" w14:textId="77777777" w:rsidR="00ED117A" w:rsidRPr="00D51D96" w:rsidRDefault="00ED117A">
            <w:pPr>
              <w:pStyle w:val="Compact"/>
              <w:rPr>
                <w:rFonts w:ascii="Arial" w:hAnsi="Arial" w:cs="Arial"/>
                <w:sz w:val="20"/>
                <w:szCs w:val="20"/>
                <w:rPrChange w:id="1510" w:author="Dovev Lavie" w:date="2026-09-17T14:09:00Z">
                  <w:rPr>
                    <w:rFonts w:ascii="Arial" w:hAnsi="Arial" w:cs="Arial"/>
                  </w:rPr>
                </w:rPrChange>
              </w:rPr>
            </w:pPr>
            <w:r w:rsidRPr="00D51D96">
              <w:rPr>
                <w:rFonts w:ascii="Arial" w:hAnsi="Arial" w:cs="Arial"/>
                <w:sz w:val="20"/>
                <w:szCs w:val="20"/>
                <w:rPrChange w:id="1511" w:author="Dovev Lavie" w:date="2026-09-17T14:09:00Z">
                  <w:rPr>
                    <w:rFonts w:ascii="Arial" w:hAnsi="Arial" w:cs="Arial"/>
                  </w:rPr>
                </w:rPrChange>
              </w:rPr>
              <w:t>truncated_by = length</w:t>
            </w:r>
          </w:p>
        </w:tc>
        <w:tc>
          <w:tcPr>
            <w:tcW w:w="3960" w:type="dxa"/>
          </w:tcPr>
          <w:p w14:paraId="35411646" w14:textId="77777777" w:rsidR="00ED117A" w:rsidRPr="00D51D96" w:rsidRDefault="00ED117A">
            <w:pPr>
              <w:pStyle w:val="Compact"/>
              <w:rPr>
                <w:rFonts w:ascii="Arial" w:hAnsi="Arial" w:cs="Arial"/>
                <w:sz w:val="20"/>
                <w:szCs w:val="20"/>
                <w:rPrChange w:id="1512" w:author="Dovev Lavie" w:date="2026-09-17T14:09:00Z">
                  <w:rPr>
                    <w:rFonts w:ascii="Arial" w:hAnsi="Arial" w:cs="Arial"/>
                  </w:rPr>
                </w:rPrChange>
              </w:rPr>
            </w:pPr>
            <w:r w:rsidRPr="00D51D96">
              <w:rPr>
                <w:rFonts w:ascii="Arial" w:hAnsi="Arial" w:cs="Arial"/>
                <w:sz w:val="20"/>
                <w:szCs w:val="20"/>
                <w:rPrChange w:id="1513" w:author="Dovev Lavie" w:date="2026-09-17T14:09:00Z">
                  <w:rPr>
                    <w:rFonts w:ascii="Arial" w:hAnsi="Arial" w:cs="Arial"/>
                  </w:rPr>
                </w:rPrChange>
              </w:rPr>
              <w:t>The list was cut only by the agent’s Options List Length.</w:t>
            </w:r>
          </w:p>
        </w:tc>
      </w:tr>
      <w:tr w:rsidR="00ED117A" w:rsidRPr="00D51D96" w14:paraId="451870B2" w14:textId="77777777">
        <w:tc>
          <w:tcPr>
            <w:tcW w:w="3960" w:type="dxa"/>
          </w:tcPr>
          <w:p w14:paraId="2C8CDB03" w14:textId="77777777" w:rsidR="00ED117A" w:rsidRPr="00D51D96" w:rsidRDefault="00ED117A">
            <w:pPr>
              <w:pStyle w:val="Compact"/>
              <w:rPr>
                <w:rFonts w:ascii="Arial" w:hAnsi="Arial" w:cs="Arial"/>
                <w:sz w:val="20"/>
                <w:szCs w:val="20"/>
                <w:rPrChange w:id="1514" w:author="Dovev Lavie" w:date="2026-09-17T14:09:00Z">
                  <w:rPr>
                    <w:rFonts w:ascii="Arial" w:hAnsi="Arial" w:cs="Arial"/>
                  </w:rPr>
                </w:rPrChange>
              </w:rPr>
            </w:pPr>
            <w:r w:rsidRPr="00D51D96">
              <w:rPr>
                <w:rFonts w:ascii="Arial" w:hAnsi="Arial" w:cs="Arial"/>
                <w:sz w:val="20"/>
                <w:szCs w:val="20"/>
                <w:rPrChange w:id="1515" w:author="Dovev Lavie" w:date="2026-09-17T14:09:00Z">
                  <w:rPr>
                    <w:rFonts w:ascii="Arial" w:hAnsi="Arial" w:cs="Arial"/>
                  </w:rPr>
                </w:rPrChange>
              </w:rPr>
              <w:t>truncated_by = option5</w:t>
            </w:r>
          </w:p>
        </w:tc>
        <w:tc>
          <w:tcPr>
            <w:tcW w:w="3960" w:type="dxa"/>
          </w:tcPr>
          <w:p w14:paraId="32BAD8B5" w14:textId="77777777" w:rsidR="00ED117A" w:rsidRPr="00D51D96" w:rsidRDefault="00ED117A">
            <w:pPr>
              <w:pStyle w:val="Compact"/>
              <w:rPr>
                <w:rFonts w:ascii="Arial" w:hAnsi="Arial" w:cs="Arial"/>
                <w:sz w:val="20"/>
                <w:szCs w:val="20"/>
                <w:rPrChange w:id="1516" w:author="Dovev Lavie" w:date="2026-09-17T14:09:00Z">
                  <w:rPr>
                    <w:rFonts w:ascii="Arial" w:hAnsi="Arial" w:cs="Arial"/>
                  </w:rPr>
                </w:rPrChange>
              </w:rPr>
            </w:pPr>
            <w:r w:rsidRPr="00D51D96">
              <w:rPr>
                <w:rFonts w:ascii="Arial" w:hAnsi="Arial" w:cs="Arial"/>
                <w:sz w:val="20"/>
                <w:szCs w:val="20"/>
                <w:rPrChange w:id="1517" w:author="Dovev Lavie" w:date="2026-09-17T14:09:00Z">
                  <w:rPr>
                    <w:rFonts w:ascii="Arial" w:hAnsi="Arial" w:cs="Arial"/>
                  </w:rPr>
                </w:rPrChange>
              </w:rPr>
              <w:t xml:space="preserve">The list was cut only because Option 5 appeared before the length limit. Option 5 is kept as the final option of the list and </w:t>
            </w:r>
            <w:del w:id="1518" w:author="Dovev Lavie" w:date="2026-09-17T18:10:00Z">
              <w:r w:rsidRPr="00D51D96" w:rsidDel="00556BDB">
                <w:rPr>
                  <w:rFonts w:ascii="Arial" w:hAnsi="Arial" w:cs="Arial"/>
                  <w:sz w:val="20"/>
                  <w:szCs w:val="20"/>
                  <w:rPrChange w:id="1519" w:author="Dovev Lavie" w:date="2026-09-17T14:09:00Z">
                    <w:rPr>
                      <w:rFonts w:ascii="Arial" w:hAnsi="Arial" w:cs="Arial"/>
                    </w:rPr>
                  </w:rPrChange>
                </w:rPr>
                <w:delText xml:space="preserve">everything </w:delText>
              </w:r>
            </w:del>
            <w:ins w:id="1520" w:author="Dovev Lavie" w:date="2026-09-17T18:10:00Z">
              <w:r w:rsidR="00556BDB" w:rsidRPr="00D51D96">
                <w:rPr>
                  <w:rFonts w:ascii="Arial" w:hAnsi="Arial" w:cs="Arial"/>
                  <w:sz w:val="20"/>
                  <w:szCs w:val="20"/>
                </w:rPr>
                <w:t xml:space="preserve">all </w:t>
              </w:r>
              <w:del w:id="1521" w:author="Sueda Gul" w:date="2026-10-07T18:00:00Z">
                <w:r w:rsidR="00556BDB" w:rsidRPr="00D51D96">
                  <w:rPr>
                    <w:rFonts w:ascii="Arial" w:hAnsi="Arial" w:cs="Arial"/>
                    <w:sz w:val="20"/>
                    <w:szCs w:val="20"/>
                  </w:rPr>
                  <w:delText>subsequent options</w:delText>
                </w:r>
                <w:r w:rsidR="00556BDB" w:rsidRPr="00D51D96">
                  <w:rPr>
                    <w:rFonts w:ascii="Arial" w:hAnsi="Arial" w:cs="Arial"/>
                    <w:sz w:val="20"/>
                    <w:szCs w:val="20"/>
                    <w:rPrChange w:id="1522" w:author="Dovev Lavie" w:date="2026-09-17T14:09:00Z">
                      <w:rPr>
                        <w:rFonts w:ascii="Arial" w:hAnsi="Arial" w:cs="Arial"/>
                      </w:rPr>
                    </w:rPrChange>
                  </w:rPr>
                  <w:delText xml:space="preserve"> </w:delText>
                </w:r>
              </w:del>
            </w:ins>
            <w:del w:id="1523" w:author="Dovev Lavie" w:date="2026-09-17T18:10:00Z">
              <w:r w:rsidRPr="00D51D96" w:rsidDel="00556BDB">
                <w:rPr>
                  <w:rFonts w:ascii="Arial" w:hAnsi="Arial" w:cs="Arial"/>
                  <w:sz w:val="20"/>
                  <w:szCs w:val="20"/>
                  <w:rPrChange w:id="1524" w:author="Dovev Lavie" w:date="2026-09-17T14:09:00Z">
                    <w:rPr>
                      <w:rFonts w:ascii="Arial" w:hAnsi="Arial" w:cs="Arial"/>
                    </w:rPr>
                  </w:rPrChange>
                </w:rPr>
                <w:delText xml:space="preserve">after </w:delText>
              </w:r>
            </w:del>
            <w:ins w:id="1525" w:author="Dovev Lavie" w:date="2026-09-17T18:10:00Z">
              <w:del w:id="1526" w:author="Sueda Gul" w:date="2026-10-07T18:00:00Z">
                <w:r w:rsidR="00556BDB" w:rsidRPr="00D51D96">
                  <w:rPr>
                    <w:rFonts w:ascii="Arial" w:hAnsi="Arial" w:cs="Arial"/>
                    <w:sz w:val="20"/>
                    <w:szCs w:val="20"/>
                  </w:rPr>
                  <w:delText>following that</w:delText>
                </w:r>
              </w:del>
            </w:ins>
            <w:ins w:id="1527" w:author="Sueda Gul" w:date="2026-10-07T18:00:00Z">
              <w:r>
                <w:rPr>
                  <w:rFonts w:ascii="Arial" w:hAnsi="Arial" w:cs="Arial"/>
                  <w:sz w:val="20"/>
                  <w:szCs w:val="20"/>
                </w:rPr>
                <w:t>options after</w:t>
              </w:r>
            </w:ins>
            <w:ins w:id="1528" w:author="Dovev Lavie" w:date="2026-09-17T18:10:00Z">
              <w:r w:rsidR="00556BDB" w:rsidRPr="00D51D96">
                <w:rPr>
                  <w:rFonts w:ascii="Arial" w:hAnsi="Arial" w:cs="Arial"/>
                  <w:sz w:val="20"/>
                  <w:szCs w:val="20"/>
                  <w:rPrChange w:id="1529" w:author="Dovev Lavie" w:date="2026-09-17T14:09:00Z">
                    <w:rPr>
                      <w:rFonts w:ascii="Arial" w:hAnsi="Arial" w:cs="Arial"/>
                    </w:rPr>
                  </w:rPrChange>
                </w:rPr>
                <w:t xml:space="preserve"> </w:t>
              </w:r>
            </w:ins>
            <w:r w:rsidRPr="00D51D96">
              <w:rPr>
                <w:rFonts w:ascii="Arial" w:hAnsi="Arial" w:cs="Arial"/>
                <w:sz w:val="20"/>
                <w:szCs w:val="20"/>
                <w:rPrChange w:id="1530" w:author="Dovev Lavie" w:date="2026-09-17T14:09:00Z">
                  <w:rPr>
                    <w:rFonts w:ascii="Arial" w:hAnsi="Arial" w:cs="Arial"/>
                  </w:rPr>
                </w:rPrChange>
              </w:rPr>
              <w:t xml:space="preserve">it </w:t>
            </w:r>
            <w:del w:id="1531" w:author="Dovev Lavie" w:date="2026-09-17T18:10:00Z">
              <w:r w:rsidRPr="00D51D96" w:rsidDel="00556BDB">
                <w:rPr>
                  <w:rFonts w:ascii="Arial" w:hAnsi="Arial" w:cs="Arial"/>
                  <w:sz w:val="20"/>
                  <w:szCs w:val="20"/>
                  <w:rPrChange w:id="1532" w:author="Dovev Lavie" w:date="2026-09-17T14:09:00Z">
                    <w:rPr>
                      <w:rFonts w:ascii="Arial" w:hAnsi="Arial" w:cs="Arial"/>
                    </w:rPr>
                  </w:rPrChange>
                </w:rPr>
                <w:delText xml:space="preserve">is </w:delText>
              </w:r>
            </w:del>
            <w:ins w:id="1533" w:author="Dovev Lavie" w:date="2026-09-17T18:11:00Z">
              <w:r w:rsidR="00556BDB" w:rsidRPr="00D51D96">
                <w:rPr>
                  <w:rFonts w:ascii="Arial" w:hAnsi="Arial" w:cs="Arial"/>
                  <w:sz w:val="20"/>
                  <w:szCs w:val="20"/>
                </w:rPr>
                <w:t>are</w:t>
              </w:r>
            </w:ins>
            <w:ins w:id="1534" w:author="Dovev Lavie" w:date="2026-09-17T18:10:00Z">
              <w:r w:rsidR="00556BDB" w:rsidRPr="00D51D96">
                <w:rPr>
                  <w:rFonts w:ascii="Arial" w:hAnsi="Arial" w:cs="Arial"/>
                  <w:sz w:val="20"/>
                  <w:szCs w:val="20"/>
                  <w:rPrChange w:id="1535" w:author="Dovev Lavie" w:date="2026-09-17T14:09:00Z">
                    <w:rPr>
                      <w:rFonts w:ascii="Arial" w:hAnsi="Arial" w:cs="Arial"/>
                    </w:rPr>
                  </w:rPrChange>
                </w:rPr>
                <w:t xml:space="preserve"> </w:t>
              </w:r>
            </w:ins>
            <w:r w:rsidRPr="00D51D96">
              <w:rPr>
                <w:rFonts w:ascii="Arial" w:hAnsi="Arial" w:cs="Arial"/>
                <w:sz w:val="20"/>
                <w:szCs w:val="20"/>
                <w:rPrChange w:id="1536" w:author="Dovev Lavie" w:date="2026-09-17T14:09:00Z">
                  <w:rPr>
                    <w:rFonts w:ascii="Arial" w:hAnsi="Arial" w:cs="Arial"/>
                  </w:rPr>
                </w:rPrChange>
              </w:rPr>
              <w:t>dropped.</w:t>
            </w:r>
          </w:p>
        </w:tc>
      </w:tr>
      <w:tr w:rsidR="00ED117A" w:rsidRPr="00D51D96" w14:paraId="611A7122" w14:textId="77777777">
        <w:tc>
          <w:tcPr>
            <w:tcW w:w="3960" w:type="dxa"/>
          </w:tcPr>
          <w:p w14:paraId="55A82771" w14:textId="77777777" w:rsidR="00ED117A" w:rsidRPr="00D51D96" w:rsidRDefault="00ED117A">
            <w:pPr>
              <w:pStyle w:val="Compact"/>
              <w:rPr>
                <w:rFonts w:ascii="Arial" w:hAnsi="Arial" w:cs="Arial"/>
                <w:sz w:val="20"/>
                <w:szCs w:val="20"/>
                <w:rPrChange w:id="1537" w:author="Dovev Lavie" w:date="2026-09-17T14:09:00Z">
                  <w:rPr>
                    <w:rFonts w:ascii="Arial" w:hAnsi="Arial" w:cs="Arial"/>
                  </w:rPr>
                </w:rPrChange>
              </w:rPr>
            </w:pPr>
            <w:r w:rsidRPr="00D51D96">
              <w:rPr>
                <w:rFonts w:ascii="Arial" w:hAnsi="Arial" w:cs="Arial"/>
                <w:sz w:val="20"/>
                <w:szCs w:val="20"/>
                <w:rPrChange w:id="1538" w:author="Dovev Lavie" w:date="2026-09-17T14:09:00Z">
                  <w:rPr>
                    <w:rFonts w:ascii="Arial" w:hAnsi="Arial" w:cs="Arial"/>
                  </w:rPr>
                </w:rPrChange>
              </w:rPr>
              <w:t>truncated_by = both</w:t>
            </w:r>
          </w:p>
        </w:tc>
        <w:tc>
          <w:tcPr>
            <w:tcW w:w="3960" w:type="dxa"/>
          </w:tcPr>
          <w:p w14:paraId="2EFDFE88" w14:textId="77777777" w:rsidR="00ED117A" w:rsidRPr="00D51D96" w:rsidRDefault="00ED117A">
            <w:pPr>
              <w:pStyle w:val="Compact"/>
              <w:rPr>
                <w:rFonts w:ascii="Arial" w:hAnsi="Arial" w:cs="Arial"/>
                <w:sz w:val="20"/>
                <w:szCs w:val="20"/>
                <w:rPrChange w:id="1539" w:author="Dovev Lavie" w:date="2026-09-17T14:09:00Z">
                  <w:rPr>
                    <w:rFonts w:ascii="Arial" w:hAnsi="Arial" w:cs="Arial"/>
                  </w:rPr>
                </w:rPrChange>
              </w:rPr>
            </w:pPr>
            <w:r w:rsidRPr="00D51D96">
              <w:rPr>
                <w:rFonts w:ascii="Arial" w:hAnsi="Arial" w:cs="Arial"/>
                <w:sz w:val="20"/>
                <w:szCs w:val="20"/>
                <w:rPrChange w:id="1540" w:author="Dovev Lavie" w:date="2026-09-17T14:09:00Z">
                  <w:rPr>
                    <w:rFonts w:ascii="Arial" w:hAnsi="Arial" w:cs="Arial"/>
                  </w:rPr>
                </w:rPrChange>
              </w:rPr>
              <w:t>The length limit and the position of Option 5 fall at the same place, so both rules bind.</w:t>
            </w:r>
          </w:p>
        </w:tc>
      </w:tr>
    </w:tbl>
    <w:bookmarkEnd w:id="1386"/>
    <w:bookmarkEnd w:id="1439"/>
    <w:p w14:paraId="4E731B5D" w14:textId="77777777" w:rsidR="00ED117A" w:rsidRPr="00D51D96" w:rsidRDefault="00ED117A" w:rsidP="00ED117A">
      <w:pPr>
        <w:pStyle w:val="Heading2"/>
        <w:rPr>
          <w:rFonts w:ascii="Arial" w:hAnsi="Arial" w:cs="Arial"/>
          <w:i w:val="0"/>
          <w:iCs w:val="0"/>
          <w:sz w:val="22"/>
          <w:szCs w:val="22"/>
          <w:rPrChange w:id="1541" w:author="Dovev Lavie" w:date="2026-09-17T16:14:00Z">
            <w:rPr>
              <w:rFonts w:ascii="Arial" w:hAnsi="Arial" w:cs="Arial"/>
            </w:rPr>
          </w:rPrChange>
        </w:rPr>
      </w:pPr>
      <w:r w:rsidRPr="00D51D96">
        <w:rPr>
          <w:rFonts w:ascii="Arial" w:hAnsi="Arial" w:cs="Arial"/>
          <w:i w:val="0"/>
          <w:iCs w:val="0"/>
          <w:sz w:val="22"/>
          <w:szCs w:val="22"/>
          <w:rPrChange w:id="1542" w:author="Dovev Lavie" w:date="2026-09-17T16:14:00Z">
            <w:rPr>
              <w:rFonts w:ascii="Arial" w:hAnsi="Arial" w:cs="Arial"/>
            </w:rPr>
          </w:rPrChange>
        </w:rPr>
        <w:t>14. Tab Controls Reference</w:t>
      </w:r>
    </w:p>
    <w:p w14:paraId="30ED9BD9" w14:textId="77777777" w:rsidR="00ED117A" w:rsidRPr="00D51D96" w:rsidRDefault="00ED117A" w:rsidP="00ED117A">
      <w:pPr>
        <w:pStyle w:val="Heading3"/>
        <w:rPr>
          <w:rFonts w:ascii="Arial" w:hAnsi="Arial" w:cs="Arial"/>
          <w:sz w:val="22"/>
          <w:szCs w:val="22"/>
          <w:rPrChange w:id="1543" w:author="Dovev Lavie" w:date="2026-09-17T14:09:00Z">
            <w:rPr>
              <w:rFonts w:ascii="Arial" w:hAnsi="Arial" w:cs="Arial"/>
            </w:rPr>
          </w:rPrChange>
        </w:rPr>
      </w:pPr>
      <w:r w:rsidRPr="00D51D96">
        <w:rPr>
          <w:rFonts w:ascii="Arial" w:hAnsi="Arial" w:cs="Arial"/>
          <w:sz w:val="22"/>
          <w:szCs w:val="22"/>
          <w:rPrChange w:id="1544" w:author="Dovev Lavie" w:date="2026-09-17T14:09:00Z">
            <w:rPr>
              <w:rFonts w:ascii="Arial" w:hAnsi="Arial" w:cs="Arial"/>
            </w:rPr>
          </w:rPrChange>
        </w:rPr>
        <w:t>Left Column</w:t>
      </w:r>
    </w:p>
    <w:p w14:paraId="26809E3D" w14:textId="77777777" w:rsidR="00ED117A" w:rsidRPr="00D51D96" w:rsidRDefault="00ED117A" w:rsidP="00ED117A">
      <w:pPr>
        <w:pStyle w:val="FirstParagraph"/>
        <w:rPr>
          <w:rFonts w:ascii="Arial" w:hAnsi="Arial" w:cs="Arial"/>
          <w:sz w:val="20"/>
          <w:szCs w:val="20"/>
          <w:rPrChange w:id="1545" w:author="Dovev Lavie" w:date="2026-09-17T14:09:00Z">
            <w:rPr>
              <w:rFonts w:ascii="Arial" w:hAnsi="Arial" w:cs="Arial"/>
            </w:rPr>
          </w:rPrChange>
        </w:rPr>
      </w:pPr>
      <w:r w:rsidRPr="00D51D96">
        <w:rPr>
          <w:rFonts w:ascii="Arial" w:hAnsi="Arial" w:cs="Arial"/>
          <w:sz w:val="20"/>
          <w:szCs w:val="20"/>
          <w:rPrChange w:id="1546" w:author="Dovev Lavie" w:date="2026-09-17T14:09:00Z">
            <w:rPr>
              <w:rFonts w:ascii="Arial" w:hAnsi="Arial" w:cs="Arial"/>
            </w:rPr>
          </w:rPrChange>
        </w:rPr>
        <w:t>Income Specification. Radio button with three options:</w:t>
      </w:r>
    </w:p>
    <w:p w14:paraId="2F434BCC" w14:textId="77777777" w:rsidR="00ED117A" w:rsidRPr="00D51D96" w:rsidRDefault="00ED117A" w:rsidP="00ED117A">
      <w:pPr>
        <w:pStyle w:val="Compact"/>
        <w:numPr>
          <w:ilvl w:val="0"/>
          <w:numId w:val="105"/>
        </w:numPr>
        <w:ind w:hanging="360"/>
        <w:rPr>
          <w:rFonts w:ascii="Arial" w:hAnsi="Arial" w:cs="Arial"/>
          <w:sz w:val="20"/>
          <w:szCs w:val="20"/>
          <w:rPrChange w:id="1547" w:author="Dovev Lavie" w:date="2026-09-17T14:09:00Z">
            <w:rPr>
              <w:rFonts w:ascii="Arial" w:hAnsi="Arial" w:cs="Arial"/>
            </w:rPr>
          </w:rPrChange>
        </w:rPr>
      </w:pPr>
      <w:r w:rsidRPr="00D51D96">
        <w:rPr>
          <w:rFonts w:ascii="Arial" w:hAnsi="Arial" w:cs="Arial"/>
          <w:sz w:val="20"/>
          <w:szCs w:val="20"/>
          <w:rPrChange w:id="1548" w:author="Dovev Lavie" w:date="2026-09-17T14:09:00Z">
            <w:rPr>
              <w:rFonts w:ascii="Arial" w:hAnsi="Arial" w:cs="Arial"/>
            </w:rPr>
          </w:rPrChange>
        </w:rPr>
        <w:t>Categorical only: Willingness-to-Pay and Risk-Taking use the fitted budget-level effects (Quintiles 1–5)</w:t>
      </w:r>
    </w:p>
    <w:p w14:paraId="43BFAF72" w14:textId="77777777" w:rsidR="00ED117A" w:rsidRPr="00D51D96" w:rsidRDefault="00ED117A" w:rsidP="00ED117A">
      <w:pPr>
        <w:pStyle w:val="Compact"/>
        <w:numPr>
          <w:ilvl w:val="0"/>
          <w:numId w:val="105"/>
        </w:numPr>
        <w:ind w:hanging="360"/>
        <w:rPr>
          <w:rFonts w:ascii="Arial" w:hAnsi="Arial" w:cs="Arial"/>
          <w:sz w:val="20"/>
          <w:szCs w:val="20"/>
          <w:rPrChange w:id="1549" w:author="Dovev Lavie" w:date="2026-09-17T14:09:00Z">
            <w:rPr>
              <w:rFonts w:ascii="Arial" w:hAnsi="Arial" w:cs="Arial"/>
            </w:rPr>
          </w:rPrChange>
        </w:rPr>
      </w:pPr>
      <w:r w:rsidRPr="00D51D96">
        <w:rPr>
          <w:rFonts w:ascii="Arial" w:hAnsi="Arial" w:cs="Arial"/>
          <w:sz w:val="20"/>
          <w:szCs w:val="20"/>
          <w:rPrChange w:id="1550" w:author="Dovev Lavie" w:date="2026-09-17T14:09:00Z">
            <w:rPr>
              <w:rFonts w:ascii="Arial" w:hAnsi="Arial" w:cs="Arial"/>
            </w:rPr>
          </w:rPrChange>
        </w:rPr>
        <w:t>Continuous only: Willingness-to-Pay and Risk-Taking use the generated income, z-scored</w:t>
      </w:r>
    </w:p>
    <w:p w14:paraId="2BBA7631" w14:textId="77777777" w:rsidR="00ED117A" w:rsidRPr="00D51D96" w:rsidRDefault="00ED117A" w:rsidP="00ED117A">
      <w:pPr>
        <w:pStyle w:val="Compact"/>
        <w:numPr>
          <w:ilvl w:val="0"/>
          <w:numId w:val="105"/>
        </w:numPr>
        <w:ind w:hanging="360"/>
        <w:rPr>
          <w:rFonts w:ascii="Arial" w:hAnsi="Arial" w:cs="Arial"/>
          <w:sz w:val="20"/>
          <w:szCs w:val="20"/>
          <w:rPrChange w:id="1551" w:author="Dovev Lavie" w:date="2026-09-17T14:09:00Z">
            <w:rPr>
              <w:rFonts w:ascii="Arial" w:hAnsi="Arial" w:cs="Arial"/>
            </w:rPr>
          </w:rPrChange>
        </w:rPr>
      </w:pPr>
      <w:r w:rsidRPr="00D51D96">
        <w:rPr>
          <w:rFonts w:ascii="Arial" w:hAnsi="Arial" w:cs="Arial"/>
          <w:sz w:val="20"/>
          <w:szCs w:val="20"/>
          <w:rPrChange w:id="1552" w:author="Dovev Lavie" w:date="2026-09-17T14:09:00Z">
            <w:rPr>
              <w:rFonts w:ascii="Arial" w:hAnsi="Arial" w:cs="Arial"/>
            </w:rPr>
          </w:rPrChange>
        </w:rPr>
        <w:t>Compare both: Runs both specifications for side-by-side comparison</w:t>
      </w:r>
    </w:p>
    <w:p w14:paraId="2B54FE1C" w14:textId="77777777" w:rsidR="00ED117A" w:rsidRPr="00D51D96" w:rsidRDefault="00ED117A" w:rsidP="00ED117A">
      <w:pPr>
        <w:pStyle w:val="FirstParagraph"/>
        <w:rPr>
          <w:rFonts w:ascii="Arial" w:hAnsi="Arial" w:cs="Arial"/>
          <w:sz w:val="20"/>
          <w:szCs w:val="20"/>
          <w:rPrChange w:id="1553" w:author="Dovev Lavie" w:date="2026-09-17T14:09:00Z">
            <w:rPr>
              <w:rFonts w:ascii="Arial" w:hAnsi="Arial" w:cs="Arial"/>
            </w:rPr>
          </w:rPrChange>
        </w:rPr>
      </w:pPr>
      <w:r w:rsidRPr="00D51D96">
        <w:rPr>
          <w:rFonts w:ascii="Arial" w:hAnsi="Arial" w:cs="Arial"/>
          <w:sz w:val="20"/>
          <w:szCs w:val="20"/>
          <w:rPrChange w:id="1554" w:author="Dovev Lavie" w:date="2026-09-17T14:09:00Z">
            <w:rPr>
              <w:rFonts w:ascii="Arial" w:hAnsi="Arial" w:cs="Arial"/>
            </w:rPr>
          </w:rPrChange>
        </w:rPr>
        <w:t>Options List Length, Loyalty, and Flexibility do not use income.</w:t>
      </w:r>
    </w:p>
    <w:p w14:paraId="76A53682" w14:textId="77777777" w:rsidR="00ED117A" w:rsidRPr="00D51D96" w:rsidRDefault="00ED117A" w:rsidP="00ED117A">
      <w:pPr>
        <w:pStyle w:val="Heading3"/>
        <w:rPr>
          <w:rFonts w:ascii="Arial" w:hAnsi="Arial" w:cs="Arial"/>
          <w:sz w:val="22"/>
          <w:szCs w:val="22"/>
          <w:rPrChange w:id="1555" w:author="Dovev Lavie" w:date="2026-09-17T14:09:00Z">
            <w:rPr>
              <w:rFonts w:ascii="Arial" w:hAnsi="Arial" w:cs="Arial"/>
            </w:rPr>
          </w:rPrChange>
        </w:rPr>
      </w:pPr>
      <w:r w:rsidRPr="00D51D96">
        <w:rPr>
          <w:rFonts w:ascii="Arial" w:hAnsi="Arial" w:cs="Arial"/>
          <w:sz w:val="22"/>
          <w:szCs w:val="22"/>
          <w:rPrChange w:id="1556" w:author="Dovev Lavie" w:date="2026-09-17T14:09:00Z">
            <w:rPr>
              <w:rFonts w:ascii="Arial" w:hAnsi="Arial" w:cs="Arial"/>
            </w:rPr>
          </w:rPrChange>
        </w:rPr>
        <w:t>Right Column</w:t>
      </w:r>
    </w:p>
    <w:p w14:paraId="3B291E3A" w14:textId="77777777" w:rsidR="00ED117A" w:rsidRPr="00D51D96" w:rsidRDefault="00ED117A" w:rsidP="00ED117A">
      <w:pPr>
        <w:pStyle w:val="FirstParagraph"/>
        <w:rPr>
          <w:rFonts w:ascii="Arial" w:hAnsi="Arial" w:cs="Arial"/>
          <w:sz w:val="20"/>
          <w:szCs w:val="20"/>
          <w:rPrChange w:id="1557" w:author="Dovev Lavie" w:date="2026-09-17T14:09:00Z">
            <w:rPr>
              <w:rFonts w:ascii="Arial" w:hAnsi="Arial" w:cs="Arial"/>
            </w:rPr>
          </w:rPrChange>
        </w:rPr>
      </w:pPr>
      <w:r w:rsidRPr="00D51D96">
        <w:rPr>
          <w:rFonts w:ascii="Arial" w:hAnsi="Arial" w:cs="Arial"/>
          <w:sz w:val="20"/>
          <w:szCs w:val="20"/>
          <w:rPrChange w:id="1558" w:author="Dovev Lavie" w:date="2026-09-17T14:09:00Z">
            <w:rPr>
              <w:rFonts w:ascii="Arial" w:hAnsi="Arial" w:cs="Arial"/>
            </w:rPr>
          </w:rPrChange>
        </w:rPr>
        <w:t>Stochastic Component. Controls vary by population mode (set on Page 1):</w:t>
      </w:r>
    </w:p>
    <w:p w14:paraId="33795A6F" w14:textId="77777777" w:rsidR="00ED117A" w:rsidRPr="00D51D96" w:rsidRDefault="00ED117A" w:rsidP="00ED117A">
      <w:pPr>
        <w:pStyle w:val="Compact"/>
        <w:numPr>
          <w:ilvl w:val="0"/>
          <w:numId w:val="105"/>
        </w:numPr>
        <w:ind w:hanging="360"/>
        <w:rPr>
          <w:rFonts w:ascii="Arial" w:hAnsi="Arial" w:cs="Arial"/>
          <w:sz w:val="20"/>
          <w:szCs w:val="20"/>
          <w:rPrChange w:id="1559" w:author="Dovev Lavie" w:date="2026-09-17T14:09:00Z">
            <w:rPr>
              <w:rFonts w:ascii="Arial" w:hAnsi="Arial" w:cs="Arial"/>
            </w:rPr>
          </w:rPrChange>
        </w:rPr>
      </w:pPr>
      <w:r w:rsidRPr="00D51D96">
        <w:rPr>
          <w:rFonts w:ascii="Arial" w:hAnsi="Arial" w:cs="Arial"/>
          <w:sz w:val="20"/>
          <w:szCs w:val="20"/>
          <w:rPrChange w:id="1560" w:author="Dovev Lavie" w:date="2026-09-17T14:09:00Z">
            <w:rPr>
              <w:rFonts w:ascii="Arial" w:hAnsi="Arial" w:cs="Arial"/>
            </w:rPr>
          </w:rPrChange>
        </w:rPr>
        <w:t>Copula: Checkbox to add the Normal(anchor, σ) draw to Copula runs</w:t>
      </w:r>
    </w:p>
    <w:p w14:paraId="518F131D" w14:textId="77777777" w:rsidR="00ED117A" w:rsidRPr="00D51D96" w:rsidRDefault="00ED117A" w:rsidP="00ED117A">
      <w:pPr>
        <w:pStyle w:val="Compact"/>
        <w:numPr>
          <w:ilvl w:val="0"/>
          <w:numId w:val="105"/>
        </w:numPr>
        <w:ind w:hanging="360"/>
        <w:rPr>
          <w:rFonts w:ascii="Arial" w:hAnsi="Arial" w:cs="Arial"/>
          <w:sz w:val="20"/>
          <w:szCs w:val="20"/>
          <w:rPrChange w:id="1561" w:author="Dovev Lavie" w:date="2026-09-17T14:09:00Z">
            <w:rPr>
              <w:rFonts w:ascii="Arial" w:hAnsi="Arial" w:cs="Arial"/>
            </w:rPr>
          </w:rPrChange>
        </w:rPr>
      </w:pPr>
      <w:r w:rsidRPr="00D51D96">
        <w:rPr>
          <w:rFonts w:ascii="Arial" w:hAnsi="Arial" w:cs="Arial"/>
          <w:sz w:val="20"/>
          <w:szCs w:val="20"/>
          <w:rPrChange w:id="1562" w:author="Dovev Lavie" w:date="2026-09-17T14:09:00Z">
            <w:rPr>
              <w:rFonts w:ascii="Arial" w:hAnsi="Arial" w:cs="Arial"/>
            </w:rPr>
          </w:rPrChange>
        </w:rPr>
        <w:t>Research Specification: Checkbox to enable Normal(anchor, σ) draws</w:t>
      </w:r>
    </w:p>
    <w:p w14:paraId="78DD219D" w14:textId="77777777" w:rsidR="00ED117A" w:rsidRPr="00D51D96" w:rsidRDefault="00ED117A" w:rsidP="00ED117A">
      <w:pPr>
        <w:pStyle w:val="Compact"/>
        <w:numPr>
          <w:ilvl w:val="0"/>
          <w:numId w:val="105"/>
        </w:numPr>
        <w:ind w:hanging="360"/>
        <w:rPr>
          <w:rFonts w:ascii="Arial" w:hAnsi="Arial" w:cs="Arial"/>
          <w:sz w:val="20"/>
          <w:szCs w:val="20"/>
          <w:rPrChange w:id="1563" w:author="Dovev Lavie" w:date="2026-09-17T14:09:00Z">
            <w:rPr>
              <w:rFonts w:ascii="Arial" w:hAnsi="Arial" w:cs="Arial"/>
            </w:rPr>
          </w:rPrChange>
        </w:rPr>
      </w:pPr>
      <w:r w:rsidRPr="00D51D96">
        <w:rPr>
          <w:rFonts w:ascii="Arial" w:hAnsi="Arial" w:cs="Arial"/>
          <w:sz w:val="20"/>
          <w:szCs w:val="20"/>
          <w:rPrChange w:id="1564" w:author="Dovev Lavie" w:date="2026-09-17T14:09:00Z">
            <w:rPr>
              <w:rFonts w:ascii="Arial" w:hAnsi="Arial" w:cs="Arial"/>
            </w:rPr>
          </w:rPrChange>
        </w:rPr>
        <w:t>Research Baseline: No controls — always deterministic</w:t>
      </w:r>
    </w:p>
    <w:p w14:paraId="565F7B52" w14:textId="77777777" w:rsidR="00ED117A" w:rsidRPr="00D51D96" w:rsidRDefault="00ED117A" w:rsidP="00ED117A">
      <w:pPr>
        <w:pStyle w:val="Compact"/>
        <w:numPr>
          <w:ilvl w:val="0"/>
          <w:numId w:val="105"/>
        </w:numPr>
        <w:ind w:hanging="360"/>
        <w:rPr>
          <w:rFonts w:ascii="Arial" w:hAnsi="Arial" w:cs="Arial"/>
          <w:sz w:val="20"/>
          <w:szCs w:val="20"/>
          <w:rPrChange w:id="1565" w:author="Dovev Lavie" w:date="2026-09-17T14:09:00Z">
            <w:rPr>
              <w:rFonts w:ascii="Arial" w:hAnsi="Arial" w:cs="Arial"/>
            </w:rPr>
          </w:rPrChange>
        </w:rPr>
      </w:pPr>
      <w:r w:rsidRPr="00D51D96">
        <w:rPr>
          <w:rFonts w:ascii="Arial" w:hAnsi="Arial" w:cs="Arial"/>
          <w:sz w:val="20"/>
          <w:szCs w:val="20"/>
          <w:rPrChange w:id="1566" w:author="Dovev Lavie" w:date="2026-09-17T14:09:00Z">
            <w:rPr>
              <w:rFonts w:ascii="Arial" w:hAnsi="Arial" w:cs="Arial"/>
            </w:rPr>
          </w:rPrChange>
        </w:rPr>
        <w:t>Compare all: Separate checkboxes for Copula and Research Specification</w:t>
      </w:r>
    </w:p>
    <w:p w14:paraId="280AD939" w14:textId="77777777" w:rsidR="00ED117A" w:rsidRPr="00D51D96" w:rsidRDefault="00ED117A" w:rsidP="00ED117A">
      <w:pPr>
        <w:pStyle w:val="FirstParagraph"/>
        <w:rPr>
          <w:rFonts w:ascii="Arial" w:hAnsi="Arial" w:cs="Arial"/>
          <w:sz w:val="20"/>
          <w:szCs w:val="20"/>
          <w:rPrChange w:id="1567" w:author="Dovev Lavie" w:date="2026-09-17T14:09:00Z">
            <w:rPr>
              <w:rFonts w:ascii="Arial" w:hAnsi="Arial" w:cs="Arial"/>
            </w:rPr>
          </w:rPrChange>
        </w:rPr>
      </w:pPr>
      <w:r w:rsidRPr="00D51D96">
        <w:rPr>
          <w:rFonts w:ascii="Arial" w:hAnsi="Arial" w:cs="Arial"/>
          <w:sz w:val="20"/>
          <w:szCs w:val="20"/>
          <w:rPrChange w:id="1568" w:author="Dovev Lavie" w:date="2026-09-17T14:09:00Z">
            <w:rPr>
              <w:rFonts w:ascii="Arial" w:hAnsi="Arial" w:cs="Arial"/>
            </w:rPr>
          </w:rPrChange>
        </w:rPr>
        <w:t>When the stochastic component is enabled, additional controls appear:</w:t>
      </w:r>
    </w:p>
    <w:p w14:paraId="433C30C8" w14:textId="77777777" w:rsidR="00ED117A" w:rsidRPr="00D51D96" w:rsidRDefault="00ED117A" w:rsidP="00ED117A">
      <w:pPr>
        <w:pStyle w:val="Compact"/>
        <w:numPr>
          <w:ilvl w:val="0"/>
          <w:numId w:val="105"/>
        </w:numPr>
        <w:ind w:hanging="360"/>
        <w:rPr>
          <w:rFonts w:ascii="Arial" w:hAnsi="Arial" w:cs="Arial"/>
          <w:sz w:val="20"/>
          <w:szCs w:val="20"/>
          <w:rPrChange w:id="1569" w:author="Dovev Lavie" w:date="2026-09-17T14:09:00Z">
            <w:rPr>
              <w:rFonts w:ascii="Arial" w:hAnsi="Arial" w:cs="Arial"/>
            </w:rPr>
          </w:rPrChange>
        </w:rPr>
      </w:pPr>
      <w:r w:rsidRPr="00D51D96">
        <w:rPr>
          <w:rFonts w:ascii="Arial" w:hAnsi="Arial" w:cs="Arial"/>
          <w:sz w:val="20"/>
          <w:szCs w:val="20"/>
          <w:rPrChange w:id="1570" w:author="Dovev Lavie" w:date="2026-09-17T14:09:00Z">
            <w:rPr>
              <w:rFonts w:ascii="Arial" w:hAnsi="Arial" w:cs="Arial"/>
            </w:rPr>
          </w:rPrChange>
        </w:rPr>
        <w:t>σ mode: Radio button — “Uniformly” (single σ per element) or “Quintiles” (σ per budget level)</w:t>
      </w:r>
    </w:p>
    <w:p w14:paraId="772830A9" w14:textId="77777777" w:rsidR="00ED117A" w:rsidRPr="00D51D96" w:rsidRDefault="00ED117A" w:rsidP="00ED117A">
      <w:pPr>
        <w:pStyle w:val="Compact"/>
        <w:numPr>
          <w:ilvl w:val="0"/>
          <w:numId w:val="105"/>
        </w:numPr>
        <w:ind w:hanging="360"/>
        <w:rPr>
          <w:rFonts w:ascii="Arial" w:hAnsi="Arial" w:cs="Arial"/>
          <w:sz w:val="20"/>
          <w:szCs w:val="20"/>
          <w:rPrChange w:id="1571" w:author="Dovev Lavie" w:date="2026-09-17T14:09:00Z">
            <w:rPr>
              <w:rFonts w:ascii="Arial" w:hAnsi="Arial" w:cs="Arial"/>
            </w:rPr>
          </w:rPrChange>
        </w:rPr>
      </w:pPr>
      <w:r w:rsidRPr="00D51D96">
        <w:rPr>
          <w:rFonts w:ascii="Arial" w:hAnsi="Arial" w:cs="Arial"/>
          <w:sz w:val="20"/>
          <w:szCs w:val="20"/>
          <w:rPrChange w:id="1572" w:author="Dovev Lavie" w:date="2026-09-17T14:09:00Z">
            <w:rPr>
              <w:rFonts w:ascii="Arial" w:hAnsi="Arial" w:cs="Arial"/>
            </w:rPr>
          </w:rPrChange>
        </w:rPr>
        <w:t xml:space="preserve">σ Coefficient slider (Uniformly mode): Multiplier for each element’s base σ (range 0.0–2.0, </w:t>
      </w:r>
      <w:del w:id="1573" w:author="Sueda Gul" w:date="2026-10-07T09:00:00Z">
        <w:r w:rsidRPr="00D51D96">
          <w:rPr>
            <w:rFonts w:ascii="Arial" w:hAnsi="Arial" w:cs="Arial"/>
            <w:sz w:val="20"/>
            <w:szCs w:val="20"/>
            <w:rPrChange w:id="1574" w:author="Dovev Lavie" w:date="2026-09-17T14:09:00Z">
              <w:rPr>
                <w:rFonts w:ascii="Arial" w:hAnsi="Arial" w:cs="Arial"/>
              </w:rPr>
            </w:rPrChange>
          </w:rPr>
          <w:delText>default 1.0</w:delText>
        </w:r>
      </w:del>
      <w:ins w:id="1575" w:author="Sueda Gul" w:date="2026-10-07T09:00:00Z">
        <w:r>
          <w:rPr>
            <w:rFonts w:ascii="Arial" w:hAnsi="Arial" w:cs="Arial"/>
            <w:sz w:val="20"/>
            <w:szCs w:val="20"/>
          </w:rPr>
          <w:t>default 0.5</w:t>
        </w:r>
      </w:ins>
      <w:r w:rsidRPr="00D51D96">
        <w:rPr>
          <w:rFonts w:ascii="Arial" w:hAnsi="Arial" w:cs="Arial"/>
          <w:sz w:val="20"/>
          <w:szCs w:val="20"/>
          <w:rPrChange w:id="1576" w:author="Dovev Lavie" w:date="2026-09-17T14:09:00Z">
            <w:rPr>
              <w:rFonts w:ascii="Arial" w:hAnsi="Arial" w:cs="Arial"/>
            </w:rPr>
          </w:rPrChange>
        </w:rPr>
        <w:t>)</w:t>
      </w:r>
    </w:p>
    <w:p w14:paraId="5BDFB296" w14:textId="77777777" w:rsidR="00ED117A" w:rsidRPr="00D51D96" w:rsidRDefault="00ED117A" w:rsidP="00ED117A">
      <w:pPr>
        <w:pStyle w:val="Compact"/>
        <w:numPr>
          <w:ilvl w:val="0"/>
          <w:numId w:val="105"/>
        </w:numPr>
        <w:ind w:hanging="360"/>
        <w:rPr>
          <w:rFonts w:ascii="Arial" w:hAnsi="Arial" w:cs="Arial"/>
          <w:sz w:val="20"/>
          <w:szCs w:val="20"/>
          <w:rPrChange w:id="1577" w:author="Dovev Lavie" w:date="2026-09-17T14:09:00Z">
            <w:rPr>
              <w:rFonts w:ascii="Arial" w:hAnsi="Arial" w:cs="Arial"/>
            </w:rPr>
          </w:rPrChange>
        </w:rPr>
      </w:pPr>
      <w:r w:rsidRPr="00D51D96">
        <w:rPr>
          <w:rFonts w:ascii="Arial" w:hAnsi="Arial" w:cs="Arial"/>
          <w:sz w:val="20"/>
          <w:szCs w:val="20"/>
          <w:rPrChange w:id="1578" w:author="Dovev Lavie" w:date="2026-09-17T14:09:00Z">
            <w:rPr>
              <w:rFonts w:ascii="Arial" w:hAnsi="Arial" w:cs="Arial"/>
            </w:rPr>
          </w:rPrChange>
        </w:rPr>
        <w:t>Per-budget-level coefficient sliders (Quintiles mode): Individual multipliers per budget level</w:t>
      </w:r>
    </w:p>
    <w:p w14:paraId="2FD3139D" w14:textId="77777777" w:rsidR="00ED117A" w:rsidRPr="00D51D96" w:rsidRDefault="00ED117A" w:rsidP="00ED117A">
      <w:pPr>
        <w:pStyle w:val="Heading3"/>
        <w:rPr>
          <w:rFonts w:ascii="Arial" w:hAnsi="Arial" w:cs="Arial"/>
          <w:sz w:val="22"/>
          <w:szCs w:val="22"/>
          <w:rPrChange w:id="1579" w:author="Dovev Lavie" w:date="2026-09-17T14:09:00Z">
            <w:rPr>
              <w:rFonts w:ascii="Arial" w:hAnsi="Arial" w:cs="Arial"/>
            </w:rPr>
          </w:rPrChange>
        </w:rPr>
      </w:pPr>
      <w:bookmarkStart w:id="1580" w:name="sub-tabs"/>
      <w:r w:rsidRPr="00D51D96">
        <w:rPr>
          <w:rFonts w:ascii="Arial" w:hAnsi="Arial" w:cs="Arial"/>
          <w:sz w:val="22"/>
          <w:szCs w:val="22"/>
          <w:rPrChange w:id="1581" w:author="Dovev Lavie" w:date="2026-09-17T14:09:00Z">
            <w:rPr>
              <w:rFonts w:ascii="Arial" w:hAnsi="Arial" w:cs="Arial"/>
            </w:rPr>
          </w:rPrChange>
        </w:rPr>
        <w:t>Sub-Tabs</w:t>
      </w:r>
    </w:p>
    <w:p w14:paraId="4FA42FD2" w14:textId="77777777" w:rsidR="00ED117A" w:rsidRPr="00D51D96" w:rsidRDefault="00ED117A" w:rsidP="00ED117A">
      <w:pPr>
        <w:pStyle w:val="FirstParagraph"/>
        <w:rPr>
          <w:rFonts w:ascii="Arial" w:hAnsi="Arial" w:cs="Arial"/>
          <w:sz w:val="20"/>
          <w:szCs w:val="20"/>
          <w:rPrChange w:id="1582" w:author="Dovev Lavie" w:date="2026-09-17T14:09:00Z">
            <w:rPr>
              <w:rFonts w:ascii="Arial" w:hAnsi="Arial" w:cs="Arial"/>
            </w:rPr>
          </w:rPrChange>
        </w:rPr>
      </w:pPr>
      <w:r w:rsidRPr="00D51D96">
        <w:rPr>
          <w:rFonts w:ascii="Arial" w:hAnsi="Arial" w:cs="Arial"/>
          <w:sz w:val="20"/>
          <w:szCs w:val="20"/>
          <w:rPrChange w:id="1583" w:author="Dovev Lavie" w:date="2026-09-17T14:09:00Z">
            <w:rPr>
              <w:rFonts w:ascii="Arial" w:hAnsi="Arial" w:cs="Arial"/>
            </w:rPr>
          </w:rPrChange>
        </w:rPr>
        <w:t xml:space="preserve">Each of the five element sub-tabs presents the element’s equation with its coefficients substituted, the segmentation formula, the priority sequence, the segment-to-list mapping table, the stochastic component </w:t>
      </w:r>
      <w:r w:rsidRPr="00D51D96">
        <w:rPr>
          <w:rFonts w:ascii="Arial" w:hAnsi="Arial" w:cs="Arial"/>
          <w:sz w:val="20"/>
          <w:szCs w:val="20"/>
          <w:rPrChange w:id="1584" w:author="Dovev Lavie" w:date="2026-09-17T14:09:00Z">
            <w:rPr>
              <w:rFonts w:ascii="Arial" w:hAnsi="Arial" w:cs="Arial"/>
            </w:rPr>
          </w:rPrChange>
        </w:rPr>
        <w:lastRenderedPageBreak/>
        <w:t>explanation, the Intercept Override section, a reset button that restores only that element’s settings, and a Run button that runs the decision and presents only that element’s results.</w:t>
      </w:r>
    </w:p>
    <w:p w14:paraId="68CB778F" w14:textId="77777777" w:rsidR="00ED117A" w:rsidRPr="00D51D96" w:rsidRDefault="00ED117A" w:rsidP="00ED117A">
      <w:pPr>
        <w:pStyle w:val="BodyText"/>
        <w:rPr>
          <w:rFonts w:ascii="Arial" w:hAnsi="Arial" w:cs="Arial"/>
          <w:sz w:val="20"/>
          <w:szCs w:val="20"/>
          <w:rPrChange w:id="1585" w:author="Dovev Lavie" w:date="2026-09-17T14:09:00Z">
            <w:rPr>
              <w:rFonts w:ascii="Arial" w:hAnsi="Arial" w:cs="Arial"/>
            </w:rPr>
          </w:rPrChange>
        </w:rPr>
      </w:pPr>
      <w:r w:rsidRPr="00D51D96">
        <w:rPr>
          <w:rFonts w:ascii="Arial" w:hAnsi="Arial" w:cs="Arial"/>
          <w:sz w:val="20"/>
          <w:szCs w:val="20"/>
          <w:rPrChange w:id="1586" w:author="Dovev Lavie" w:date="2026-09-17T14:09:00Z">
            <w:rPr>
              <w:rFonts w:ascii="Arial" w:hAnsi="Arial" w:cs="Arial"/>
            </w:rPr>
          </w:rPrChange>
        </w:rPr>
        <w:t xml:space="preserve">The Flexibility sub-tab </w:t>
      </w:r>
      <w:del w:id="1587" w:author="Dovev Lavie" w:date="2026-09-17T18:12:00Z">
        <w:r w:rsidRPr="00D51D96" w:rsidDel="00556BDB">
          <w:rPr>
            <w:rFonts w:ascii="Arial" w:hAnsi="Arial" w:cs="Arial"/>
            <w:sz w:val="20"/>
            <w:szCs w:val="20"/>
            <w:rPrChange w:id="1588" w:author="Dovev Lavie" w:date="2026-09-17T14:09:00Z">
              <w:rPr>
                <w:rFonts w:ascii="Arial" w:hAnsi="Arial" w:cs="Arial"/>
              </w:rPr>
            </w:rPrChange>
          </w:rPr>
          <w:delText xml:space="preserve">additionally </w:delText>
        </w:r>
      </w:del>
      <w:ins w:id="1589" w:author="Dovev Lavie" w:date="2026-09-17T18:12:00Z">
        <w:r w:rsidR="00556BDB" w:rsidRPr="00D51D96">
          <w:rPr>
            <w:rFonts w:ascii="Arial" w:hAnsi="Arial" w:cs="Arial"/>
            <w:sz w:val="20"/>
            <w:szCs w:val="20"/>
          </w:rPr>
          <w:t>also</w:t>
        </w:r>
        <w:r w:rsidR="00556BDB" w:rsidRPr="00D51D96">
          <w:rPr>
            <w:rFonts w:ascii="Arial" w:hAnsi="Arial" w:cs="Arial"/>
            <w:sz w:val="20"/>
            <w:szCs w:val="20"/>
            <w:rPrChange w:id="1590" w:author="Dovev Lavie" w:date="2026-09-17T14:09:00Z">
              <w:rPr>
                <w:rFonts w:ascii="Arial" w:hAnsi="Arial" w:cs="Arial"/>
              </w:rPr>
            </w:rPrChange>
          </w:rPr>
          <w:t xml:space="preserve"> </w:t>
        </w:r>
      </w:ins>
      <w:del w:id="1591" w:author="Dovev Lavie" w:date="2026-09-17T18:12:00Z">
        <w:r w:rsidRPr="00D51D96" w:rsidDel="00556BDB">
          <w:rPr>
            <w:rFonts w:ascii="Arial" w:hAnsi="Arial" w:cs="Arial"/>
            <w:sz w:val="20"/>
            <w:szCs w:val="20"/>
            <w:rPrChange w:id="1592" w:author="Dovev Lavie" w:date="2026-09-17T14:09:00Z">
              <w:rPr>
                <w:rFonts w:ascii="Arial" w:hAnsi="Arial" w:cs="Arial"/>
              </w:rPr>
            </w:rPrChange>
          </w:rPr>
          <w:delText xml:space="preserve">carries </w:delText>
        </w:r>
      </w:del>
      <w:ins w:id="1593" w:author="Dovev Lavie" w:date="2026-09-17T18:12:00Z">
        <w:r w:rsidR="00556BDB" w:rsidRPr="00D51D96">
          <w:rPr>
            <w:rFonts w:ascii="Arial" w:hAnsi="Arial" w:cs="Arial"/>
            <w:sz w:val="20"/>
            <w:szCs w:val="20"/>
          </w:rPr>
          <w:t>includes</w:t>
        </w:r>
        <w:r w:rsidR="00556BDB" w:rsidRPr="00D51D96">
          <w:rPr>
            <w:rFonts w:ascii="Arial" w:hAnsi="Arial" w:cs="Arial"/>
            <w:sz w:val="20"/>
            <w:szCs w:val="20"/>
            <w:rPrChange w:id="1594" w:author="Dovev Lavie" w:date="2026-09-17T14:09:00Z">
              <w:rPr>
                <w:rFonts w:ascii="Arial" w:hAnsi="Arial" w:cs="Arial"/>
              </w:rPr>
            </w:rPrChange>
          </w:rPr>
          <w:t xml:space="preserve"> </w:t>
        </w:r>
      </w:ins>
      <w:r w:rsidRPr="00D51D96">
        <w:rPr>
          <w:rFonts w:ascii="Arial" w:hAnsi="Arial" w:cs="Arial"/>
          <w:sz w:val="20"/>
          <w:szCs w:val="20"/>
          <w:rPrChange w:id="1595" w:author="Dovev Lavie" w:date="2026-09-17T14:09:00Z">
            <w:rPr>
              <w:rFonts w:ascii="Arial" w:hAnsi="Arial" w:cs="Arial"/>
            </w:rPr>
          </w:rPrChange>
        </w:rPr>
        <w:t xml:space="preserve">the Anchor Mix section with the W_OFlex slider (range 0.0–1.0, default 0.25), which sets the weight of observed flexibility </w:t>
      </w:r>
      <w:del w:id="1596" w:author="Dovev Lavie" w:date="2026-09-17T18:12:00Z">
        <w:r w:rsidRPr="00D51D96" w:rsidDel="00556BDB">
          <w:rPr>
            <w:rFonts w:ascii="Arial" w:hAnsi="Arial" w:cs="Arial"/>
            <w:sz w:val="20"/>
            <w:szCs w:val="20"/>
            <w:rPrChange w:id="1597" w:author="Dovev Lavie" w:date="2026-09-17T14:09:00Z">
              <w:rPr>
                <w:rFonts w:ascii="Arial" w:hAnsi="Arial" w:cs="Arial"/>
              </w:rPr>
            </w:rPrChange>
          </w:rPr>
          <w:delText xml:space="preserve">against </w:delText>
        </w:r>
      </w:del>
      <w:ins w:id="1598" w:author="Dovev Lavie" w:date="2026-09-17T18:12:00Z">
        <w:r w:rsidR="00556BDB" w:rsidRPr="00D51D96">
          <w:rPr>
            <w:rFonts w:ascii="Arial" w:hAnsi="Arial" w:cs="Arial"/>
            <w:sz w:val="20"/>
            <w:szCs w:val="20"/>
          </w:rPr>
          <w:t>versus</w:t>
        </w:r>
        <w:r w:rsidR="00556BDB" w:rsidRPr="00D51D96">
          <w:rPr>
            <w:rFonts w:ascii="Arial" w:hAnsi="Arial" w:cs="Arial"/>
            <w:sz w:val="20"/>
            <w:szCs w:val="20"/>
            <w:rPrChange w:id="1599" w:author="Dovev Lavie" w:date="2026-09-17T14:09:00Z">
              <w:rPr>
                <w:rFonts w:ascii="Arial" w:hAnsi="Arial" w:cs="Arial"/>
              </w:rPr>
            </w:rPrChange>
          </w:rPr>
          <w:t xml:space="preserve"> </w:t>
        </w:r>
      </w:ins>
      <w:r w:rsidRPr="00D51D96">
        <w:rPr>
          <w:rFonts w:ascii="Arial" w:hAnsi="Arial" w:cs="Arial"/>
          <w:sz w:val="20"/>
          <w:szCs w:val="20"/>
          <w:rPrChange w:id="1600" w:author="Dovev Lavie" w:date="2026-09-17T14:09:00Z">
            <w:rPr>
              <w:rFonts w:ascii="Arial" w:hAnsi="Arial" w:cs="Arial"/>
            </w:rPr>
          </w:rPrChange>
        </w:rPr>
        <w:t>calculated flexibility.</w:t>
      </w:r>
    </w:p>
    <w:p w14:paraId="60B694D8" w14:textId="77777777" w:rsidR="00ED117A" w:rsidRPr="00D51D96" w:rsidRDefault="00ED117A" w:rsidP="00ED117A">
      <w:pPr>
        <w:pStyle w:val="BodyText"/>
        <w:rPr>
          <w:rFonts w:ascii="Arial" w:hAnsi="Arial" w:cs="Arial"/>
          <w:sz w:val="20"/>
          <w:szCs w:val="20"/>
          <w:rPrChange w:id="1601" w:author="Dovev Lavie" w:date="2026-09-17T14:09:00Z">
            <w:rPr>
              <w:rFonts w:ascii="Arial" w:hAnsi="Arial" w:cs="Arial"/>
            </w:rPr>
          </w:rPrChange>
        </w:rPr>
      </w:pPr>
      <w:r w:rsidRPr="00D51D96">
        <w:rPr>
          <w:rFonts w:ascii="Arial" w:hAnsi="Arial" w:cs="Arial"/>
          <w:sz w:val="20"/>
          <w:szCs w:val="20"/>
          <w:rPrChange w:id="1602" w:author="Dovev Lavie" w:date="2026-09-17T14:09:00Z">
            <w:rPr>
              <w:rFonts w:ascii="Arial" w:hAnsi="Arial" w:cs="Arial"/>
            </w:rPr>
          </w:rPrChange>
        </w:rPr>
        <w:t xml:space="preserve">The sixth sub-tab, “Integrated Default List (Rank Aggregation)”, </w:t>
      </w:r>
      <w:del w:id="1603" w:author="Dovev Lavie" w:date="2026-09-17T18:13:00Z">
        <w:r w:rsidRPr="00D51D96" w:rsidDel="00556BDB">
          <w:rPr>
            <w:rFonts w:ascii="Arial" w:hAnsi="Arial" w:cs="Arial"/>
            <w:sz w:val="20"/>
            <w:szCs w:val="20"/>
            <w:rPrChange w:id="1604" w:author="Dovev Lavie" w:date="2026-09-17T14:09:00Z">
              <w:rPr>
                <w:rFonts w:ascii="Arial" w:hAnsi="Arial" w:cs="Arial"/>
              </w:rPr>
            </w:rPrChange>
          </w:rPr>
          <w:delText xml:space="preserve">explains </w:delText>
        </w:r>
      </w:del>
      <w:ins w:id="1605" w:author="Dovev Lavie" w:date="2026-09-17T18:13:00Z">
        <w:r w:rsidR="00556BDB" w:rsidRPr="00D51D96">
          <w:rPr>
            <w:rFonts w:ascii="Arial" w:hAnsi="Arial" w:cs="Arial"/>
            <w:sz w:val="20"/>
            <w:szCs w:val="20"/>
          </w:rPr>
          <w:t>details</w:t>
        </w:r>
        <w:r w:rsidR="00556BDB" w:rsidRPr="00D51D96">
          <w:rPr>
            <w:rFonts w:ascii="Arial" w:hAnsi="Arial" w:cs="Arial"/>
            <w:sz w:val="20"/>
            <w:szCs w:val="20"/>
            <w:rPrChange w:id="1606" w:author="Dovev Lavie" w:date="2026-09-17T14:09:00Z">
              <w:rPr>
                <w:rFonts w:ascii="Arial" w:hAnsi="Arial" w:cs="Arial"/>
              </w:rPr>
            </w:rPrChange>
          </w:rPr>
          <w:t xml:space="preserve"> </w:t>
        </w:r>
      </w:ins>
      <w:r w:rsidRPr="00D51D96">
        <w:rPr>
          <w:rFonts w:ascii="Arial" w:hAnsi="Arial" w:cs="Arial"/>
          <w:sz w:val="20"/>
          <w:szCs w:val="20"/>
          <w:rPrChange w:id="1607" w:author="Dovev Lavie" w:date="2026-09-17T14:09:00Z">
            <w:rPr>
              <w:rFonts w:ascii="Arial" w:hAnsi="Arial" w:cs="Arial"/>
            </w:rPr>
          </w:rPrChange>
        </w:rPr>
        <w:t>the aggregation method and the two output rules</w:t>
      </w:r>
      <w:ins w:id="1608" w:author="Dovev Lavie" w:date="2026-09-17T18:13:00Z">
        <w:r w:rsidR="00556BDB" w:rsidRPr="00D51D96">
          <w:rPr>
            <w:rFonts w:ascii="Arial" w:hAnsi="Arial" w:cs="Arial"/>
            <w:sz w:val="20"/>
            <w:szCs w:val="20"/>
          </w:rPr>
          <w:t>,</w:t>
        </w:r>
      </w:ins>
      <w:r w:rsidRPr="00D51D96">
        <w:rPr>
          <w:rFonts w:ascii="Arial" w:hAnsi="Arial" w:cs="Arial"/>
          <w:sz w:val="20"/>
          <w:szCs w:val="20"/>
          <w:rPrChange w:id="1609" w:author="Dovev Lavie" w:date="2026-09-17T14:09:00Z">
            <w:rPr>
              <w:rFonts w:ascii="Arial" w:hAnsi="Arial" w:cs="Arial"/>
            </w:rPr>
          </w:rPrChange>
        </w:rPr>
        <w:t xml:space="preserve"> and </w:t>
      </w:r>
      <w:del w:id="1610" w:author="Dovev Lavie" w:date="2026-09-17T18:13:00Z">
        <w:r w:rsidRPr="00D51D96" w:rsidDel="00556BDB">
          <w:rPr>
            <w:rFonts w:ascii="Arial" w:hAnsi="Arial" w:cs="Arial"/>
            <w:sz w:val="20"/>
            <w:szCs w:val="20"/>
            <w:rPrChange w:id="1611" w:author="Dovev Lavie" w:date="2026-09-17T14:09:00Z">
              <w:rPr>
                <w:rFonts w:ascii="Arial" w:hAnsi="Arial" w:cs="Arial"/>
              </w:rPr>
            </w:rPrChange>
          </w:rPr>
          <w:delText xml:space="preserve">carries </w:delText>
        </w:r>
      </w:del>
      <w:ins w:id="1612" w:author="Dovev Lavie" w:date="2026-09-17T18:13:00Z">
        <w:r w:rsidR="00556BDB" w:rsidRPr="00D51D96">
          <w:rPr>
            <w:rFonts w:ascii="Arial" w:hAnsi="Arial" w:cs="Arial"/>
            <w:sz w:val="20"/>
            <w:szCs w:val="20"/>
          </w:rPr>
          <w:t>has</w:t>
        </w:r>
        <w:r w:rsidR="00556BDB" w:rsidRPr="00D51D96">
          <w:rPr>
            <w:rFonts w:ascii="Arial" w:hAnsi="Arial" w:cs="Arial"/>
            <w:sz w:val="20"/>
            <w:szCs w:val="20"/>
            <w:rPrChange w:id="1613" w:author="Dovev Lavie" w:date="2026-09-17T14:09:00Z">
              <w:rPr>
                <w:rFonts w:ascii="Arial" w:hAnsi="Arial" w:cs="Arial"/>
              </w:rPr>
            </w:rPrChange>
          </w:rPr>
          <w:t xml:space="preserve"> </w:t>
        </w:r>
      </w:ins>
      <w:r w:rsidRPr="00D51D96">
        <w:rPr>
          <w:rFonts w:ascii="Arial" w:hAnsi="Arial" w:cs="Arial"/>
          <w:sz w:val="20"/>
          <w:szCs w:val="20"/>
          <w:rPrChange w:id="1614" w:author="Dovev Lavie" w:date="2026-09-17T14:09:00Z">
            <w:rPr>
              <w:rFonts w:ascii="Arial" w:hAnsi="Arial" w:cs="Arial"/>
            </w:rPr>
          </w:rPrChange>
        </w:rPr>
        <w:t>its own Run button, which presents the integrated default list together with the tie-resolution statistics.</w:t>
      </w:r>
    </w:p>
    <w:bookmarkEnd w:id="1580"/>
    <w:p w14:paraId="577911E3" w14:textId="77777777" w:rsidR="00ED117A" w:rsidRPr="00D51D96" w:rsidRDefault="00ED117A" w:rsidP="00ED117A">
      <w:pPr>
        <w:pStyle w:val="Heading3"/>
        <w:rPr>
          <w:rFonts w:ascii="Arial" w:hAnsi="Arial" w:cs="Arial"/>
          <w:sz w:val="22"/>
          <w:szCs w:val="22"/>
          <w:rPrChange w:id="1615" w:author="Dovev Lavie" w:date="2026-09-17T14:09:00Z">
            <w:rPr>
              <w:rFonts w:ascii="Arial" w:hAnsi="Arial" w:cs="Arial"/>
            </w:rPr>
          </w:rPrChange>
        </w:rPr>
      </w:pPr>
      <w:r w:rsidRPr="00D51D96">
        <w:rPr>
          <w:rFonts w:ascii="Arial" w:hAnsi="Arial" w:cs="Arial"/>
          <w:sz w:val="22"/>
          <w:szCs w:val="22"/>
          <w:rPrChange w:id="1616" w:author="Dovev Lavie" w:date="2026-09-17T14:09:00Z">
            <w:rPr>
              <w:rFonts w:ascii="Arial" w:hAnsi="Arial" w:cs="Arial"/>
            </w:rPr>
          </w:rPrChange>
        </w:rPr>
        <w:t>Actions &amp; Management</w:t>
      </w:r>
    </w:p>
    <w:p w14:paraId="5AB00F20" w14:textId="77777777" w:rsidR="00ED117A" w:rsidRPr="00D51D96" w:rsidRDefault="00ED117A" w:rsidP="00ED117A">
      <w:pPr>
        <w:pStyle w:val="Compact"/>
        <w:numPr>
          <w:ilvl w:val="0"/>
          <w:numId w:val="105"/>
        </w:numPr>
        <w:ind w:hanging="360"/>
        <w:rPr>
          <w:rFonts w:ascii="Arial" w:hAnsi="Arial" w:cs="Arial"/>
          <w:sz w:val="20"/>
          <w:szCs w:val="20"/>
          <w:rPrChange w:id="1617" w:author="Dovev Lavie" w:date="2026-09-17T14:09:00Z">
            <w:rPr>
              <w:rFonts w:ascii="Arial" w:hAnsi="Arial" w:cs="Arial"/>
            </w:rPr>
          </w:rPrChange>
        </w:rPr>
      </w:pPr>
      <w:r w:rsidRPr="00D51D96">
        <w:rPr>
          <w:rFonts w:ascii="Arial" w:hAnsi="Arial" w:cs="Arial"/>
          <w:sz w:val="20"/>
          <w:szCs w:val="20"/>
          <w:rPrChange w:id="1618" w:author="Dovev Lavie" w:date="2026-09-17T14:09:00Z">
            <w:rPr>
              <w:rFonts w:ascii="Arial" w:hAnsi="Arial" w:cs="Arial"/>
            </w:rPr>
          </w:rPrChange>
        </w:rPr>
        <w:t>Reset</w:t>
      </w:r>
      <w:del w:id="1619" w:author="Dovev Lavie" w:date="2026-09-17T18:14:00Z">
        <w:r w:rsidRPr="00D51D96" w:rsidDel="00556BDB">
          <w:rPr>
            <w:rFonts w:ascii="Arial" w:hAnsi="Arial" w:cs="Arial"/>
            <w:sz w:val="20"/>
            <w:szCs w:val="20"/>
            <w:rPrChange w:id="1620" w:author="Dovev Lavie" w:date="2026-09-17T14:09:00Z">
              <w:rPr>
                <w:rFonts w:ascii="Arial" w:hAnsi="Arial" w:cs="Arial"/>
              </w:rPr>
            </w:rPrChange>
          </w:rPr>
          <w:delText xml:space="preserve"> </w:delText>
        </w:r>
      </w:del>
      <w:r w:rsidRPr="00D51D96">
        <w:rPr>
          <w:rFonts w:ascii="Arial" w:hAnsi="Arial" w:cs="Arial"/>
          <w:sz w:val="20"/>
          <w:szCs w:val="20"/>
          <w:rPrChange w:id="1621" w:author="Dovev Lavie" w:date="2026-09-17T14:09:00Z">
            <w:rPr>
              <w:rFonts w:ascii="Arial" w:hAnsi="Arial" w:cs="Arial"/>
            </w:rPr>
          </w:rPrChange>
        </w:rPr>
        <w:t xml:space="preserve"> to Defaults: Resets only that element’s intercept, and for Flexibility also the Anchor Mix weight. The decision-wide σ settings are not affected.</w:t>
      </w:r>
    </w:p>
    <w:p w14:paraId="2F411A6A" w14:textId="77777777" w:rsidR="00ED117A" w:rsidRPr="00D51D96" w:rsidRDefault="00ED117A" w:rsidP="00ED117A">
      <w:pPr>
        <w:pStyle w:val="Compact"/>
        <w:numPr>
          <w:ilvl w:val="0"/>
          <w:numId w:val="105"/>
        </w:numPr>
        <w:ind w:hanging="360"/>
        <w:rPr>
          <w:rFonts w:ascii="Arial" w:hAnsi="Arial" w:cs="Arial"/>
          <w:sz w:val="20"/>
          <w:szCs w:val="20"/>
          <w:rPrChange w:id="1622" w:author="Dovev Lavie" w:date="2026-09-17T14:09:00Z">
            <w:rPr>
              <w:rFonts w:ascii="Arial" w:hAnsi="Arial" w:cs="Arial"/>
            </w:rPr>
          </w:rPrChange>
        </w:rPr>
      </w:pPr>
      <w:r w:rsidRPr="00D51D96">
        <w:rPr>
          <w:rFonts w:ascii="Arial" w:hAnsi="Arial" w:cs="Arial"/>
          <w:sz w:val="20"/>
          <w:szCs w:val="20"/>
          <w:rPrChange w:id="1623" w:author="Dovev Lavie" w:date="2026-09-17T14:09:00Z">
            <w:rPr>
              <w:rFonts w:ascii="Arial" w:hAnsi="Arial" w:cs="Arial"/>
            </w:rPr>
          </w:rPrChange>
        </w:rPr>
        <w:t>Reset Decision 4 Settings to Defaults: Resets all Decision 4 configuration to the research defaults.</w:t>
      </w:r>
    </w:p>
    <w:p w14:paraId="6F9F1B8A" w14:textId="77777777" w:rsidR="00ED117A" w:rsidRPr="00D51D96" w:rsidRDefault="00ED117A" w:rsidP="00ED117A">
      <w:pPr>
        <w:pStyle w:val="Heading2"/>
        <w:rPr>
          <w:rFonts w:ascii="Arial" w:hAnsi="Arial" w:cs="Arial"/>
          <w:i w:val="0"/>
          <w:iCs w:val="0"/>
          <w:sz w:val="22"/>
          <w:szCs w:val="22"/>
          <w:rPrChange w:id="1624" w:author="Dovev Lavie" w:date="2026-09-17T16:14:00Z">
            <w:rPr>
              <w:rFonts w:ascii="Arial" w:hAnsi="Arial" w:cs="Arial"/>
            </w:rPr>
          </w:rPrChange>
        </w:rPr>
      </w:pPr>
      <w:r w:rsidRPr="00D51D96">
        <w:rPr>
          <w:rFonts w:ascii="Arial" w:hAnsi="Arial" w:cs="Arial"/>
          <w:i w:val="0"/>
          <w:iCs w:val="0"/>
          <w:sz w:val="22"/>
          <w:szCs w:val="22"/>
          <w:rPrChange w:id="1625" w:author="Dovev Lavie" w:date="2026-09-17T16:14:00Z">
            <w:rPr>
              <w:rFonts w:ascii="Arial" w:hAnsi="Arial" w:cs="Arial"/>
            </w:rPr>
          </w:rPrChange>
        </w:rPr>
        <w:t>15. Default Parameter Values</w:t>
      </w:r>
    </w:p>
    <w:tbl>
      <w:tblPr>
        <w:tblW w:w="5000" w:type="pct"/>
        <w:tblLayout w:type="fixed"/>
        <w:tblLook w:val="0020" w:firstRow="1" w:lastRow="0" w:firstColumn="0" w:lastColumn="0" w:noHBand="0" w:noVBand="0"/>
      </w:tblPr>
      <w:tblGrid>
        <w:gridCol w:w="2340"/>
        <w:gridCol w:w="2340"/>
        <w:gridCol w:w="2340"/>
        <w:gridCol w:w="2340"/>
      </w:tblGrid>
      <w:tr w:rsidR="00ED117A" w:rsidRPr="00D51D96" w14:paraId="3A49F016" w14:textId="77777777">
        <w:trPr>
          <w:tblHeader/>
        </w:trPr>
        <w:tc>
          <w:tcPr>
            <w:tcW w:w="1980" w:type="dxa"/>
          </w:tcPr>
          <w:p w14:paraId="45F05E77" w14:textId="77777777" w:rsidR="00ED117A" w:rsidRPr="00D51D96" w:rsidRDefault="00ED117A">
            <w:pPr>
              <w:pStyle w:val="Compact"/>
              <w:rPr>
                <w:rFonts w:ascii="Arial" w:hAnsi="Arial" w:cs="Arial"/>
                <w:sz w:val="20"/>
                <w:szCs w:val="20"/>
                <w:rPrChange w:id="1626" w:author="Dovev Lavie" w:date="2026-09-17T14:09:00Z">
                  <w:rPr>
                    <w:rFonts w:ascii="Arial" w:hAnsi="Arial" w:cs="Arial"/>
                  </w:rPr>
                </w:rPrChange>
              </w:rPr>
            </w:pPr>
            <w:r w:rsidRPr="00D51D96">
              <w:rPr>
                <w:rFonts w:ascii="Arial" w:hAnsi="Arial" w:cs="Arial"/>
                <w:sz w:val="20"/>
                <w:szCs w:val="20"/>
                <w:rPrChange w:id="1627" w:author="Dovev Lavie" w:date="2026-09-17T14:09:00Z">
                  <w:rPr>
                    <w:rFonts w:ascii="Arial" w:hAnsi="Arial" w:cs="Arial"/>
                  </w:rPr>
                </w:rPrChange>
              </w:rPr>
              <w:t>Parameter</w:t>
            </w:r>
          </w:p>
        </w:tc>
        <w:tc>
          <w:tcPr>
            <w:tcW w:w="1980" w:type="dxa"/>
          </w:tcPr>
          <w:p w14:paraId="3164D346" w14:textId="77777777" w:rsidR="00ED117A" w:rsidRPr="00D51D96" w:rsidRDefault="00ED117A">
            <w:pPr>
              <w:pStyle w:val="Compact"/>
              <w:rPr>
                <w:rFonts w:ascii="Arial" w:hAnsi="Arial" w:cs="Arial"/>
                <w:sz w:val="20"/>
                <w:szCs w:val="20"/>
                <w:rPrChange w:id="1628" w:author="Dovev Lavie" w:date="2026-09-17T14:09:00Z">
                  <w:rPr>
                    <w:rFonts w:ascii="Arial" w:hAnsi="Arial" w:cs="Arial"/>
                  </w:rPr>
                </w:rPrChange>
              </w:rPr>
            </w:pPr>
            <w:r w:rsidRPr="00D51D96">
              <w:rPr>
                <w:rFonts w:ascii="Arial" w:hAnsi="Arial" w:cs="Arial"/>
                <w:sz w:val="20"/>
                <w:szCs w:val="20"/>
                <w:rPrChange w:id="1629" w:author="Dovev Lavie" w:date="2026-09-17T14:09:00Z">
                  <w:rPr>
                    <w:rFonts w:ascii="Arial" w:hAnsi="Arial" w:cs="Arial"/>
                  </w:rPr>
                </w:rPrChange>
              </w:rPr>
              <w:t>Default Value</w:t>
            </w:r>
          </w:p>
        </w:tc>
        <w:tc>
          <w:tcPr>
            <w:tcW w:w="1980" w:type="dxa"/>
          </w:tcPr>
          <w:p w14:paraId="0409E852" w14:textId="77777777" w:rsidR="00ED117A" w:rsidRPr="00D51D96" w:rsidRDefault="00ED117A">
            <w:pPr>
              <w:pStyle w:val="Compact"/>
              <w:rPr>
                <w:rFonts w:ascii="Arial" w:hAnsi="Arial" w:cs="Arial"/>
                <w:sz w:val="20"/>
                <w:szCs w:val="20"/>
                <w:rPrChange w:id="1630" w:author="Dovev Lavie" w:date="2026-09-17T14:09:00Z">
                  <w:rPr>
                    <w:rFonts w:ascii="Arial" w:hAnsi="Arial" w:cs="Arial"/>
                  </w:rPr>
                </w:rPrChange>
              </w:rPr>
            </w:pPr>
            <w:r w:rsidRPr="00D51D96">
              <w:rPr>
                <w:rFonts w:ascii="Arial" w:hAnsi="Arial" w:cs="Arial"/>
                <w:sz w:val="20"/>
                <w:szCs w:val="20"/>
                <w:rPrChange w:id="1631" w:author="Dovev Lavie" w:date="2026-09-17T14:09:00Z">
                  <w:rPr>
                    <w:rFonts w:ascii="Arial" w:hAnsi="Arial" w:cs="Arial"/>
                  </w:rPr>
                </w:rPrChange>
              </w:rPr>
              <w:t>User-Adjustable</w:t>
            </w:r>
          </w:p>
        </w:tc>
        <w:tc>
          <w:tcPr>
            <w:tcW w:w="1980" w:type="dxa"/>
          </w:tcPr>
          <w:p w14:paraId="0B2234A2" w14:textId="77777777" w:rsidR="00ED117A" w:rsidRPr="00D51D96" w:rsidRDefault="00ED117A">
            <w:pPr>
              <w:pStyle w:val="Compact"/>
              <w:rPr>
                <w:rFonts w:ascii="Arial" w:hAnsi="Arial" w:cs="Arial"/>
                <w:sz w:val="20"/>
                <w:szCs w:val="20"/>
                <w:rPrChange w:id="1632" w:author="Dovev Lavie" w:date="2026-09-17T14:09:00Z">
                  <w:rPr>
                    <w:rFonts w:ascii="Arial" w:hAnsi="Arial" w:cs="Arial"/>
                  </w:rPr>
                </w:rPrChange>
              </w:rPr>
            </w:pPr>
            <w:r w:rsidRPr="00D51D96">
              <w:rPr>
                <w:rFonts w:ascii="Arial" w:hAnsi="Arial" w:cs="Arial"/>
                <w:sz w:val="20"/>
                <w:szCs w:val="20"/>
                <w:rPrChange w:id="1633" w:author="Dovev Lavie" w:date="2026-09-17T14:09:00Z">
                  <w:rPr>
                    <w:rFonts w:ascii="Arial" w:hAnsi="Arial" w:cs="Arial"/>
                  </w:rPr>
                </w:rPrChange>
              </w:rPr>
              <w:t>Location</w:t>
            </w:r>
          </w:p>
        </w:tc>
      </w:tr>
      <w:tr w:rsidR="00ED117A" w:rsidRPr="00D51D96" w14:paraId="0AC8699A" w14:textId="77777777">
        <w:tc>
          <w:tcPr>
            <w:tcW w:w="1980" w:type="dxa"/>
          </w:tcPr>
          <w:p w14:paraId="418C4F8A" w14:textId="77777777" w:rsidR="00ED117A" w:rsidRPr="00D51D96" w:rsidRDefault="00ED117A">
            <w:pPr>
              <w:pStyle w:val="Compact"/>
              <w:rPr>
                <w:rFonts w:ascii="Arial" w:hAnsi="Arial" w:cs="Arial"/>
                <w:sz w:val="20"/>
                <w:szCs w:val="20"/>
                <w:rPrChange w:id="1634" w:author="Dovev Lavie" w:date="2026-09-17T14:09:00Z">
                  <w:rPr>
                    <w:rFonts w:ascii="Arial" w:hAnsi="Arial" w:cs="Arial"/>
                  </w:rPr>
                </w:rPrChange>
              </w:rPr>
            </w:pPr>
            <w:r w:rsidRPr="00D51D96">
              <w:rPr>
                <w:rFonts w:ascii="Arial" w:hAnsi="Arial" w:cs="Arial"/>
                <w:sz w:val="20"/>
                <w:szCs w:val="20"/>
                <w:rPrChange w:id="1635" w:author="Dovev Lavie" w:date="2026-09-17T14:09:00Z">
                  <w:rPr>
                    <w:rFonts w:ascii="Arial" w:hAnsi="Arial" w:cs="Arial"/>
                  </w:rPr>
                </w:rPrChange>
              </w:rPr>
              <w:t>β</w:t>
            </w:r>
            <w:r w:rsidRPr="00E5378D">
              <w:rPr>
                <w:rFonts w:ascii="Cambria Math" w:hAnsi="Cambria Math" w:cs="Cambria Math"/>
                <w:sz w:val="20"/>
                <w:szCs w:val="20"/>
                <w:rPrChange w:id="1636" w:author="Dovev Lavie" w:date="2026-09-17T14:09:00Z">
                  <w:rPr>
                    <w:rFonts w:ascii="Cambria Math" w:hAnsi="Cambria Math" w:cs="Cambria Math"/>
                  </w:rPr>
                </w:rPrChange>
              </w:rPr>
              <w:t>₀</w:t>
            </w:r>
            <w:r w:rsidRPr="00D51D96">
              <w:rPr>
                <w:rFonts w:ascii="Arial" w:hAnsi="Arial" w:cs="Arial"/>
                <w:sz w:val="20"/>
                <w:szCs w:val="20"/>
                <w:rPrChange w:id="1637" w:author="Dovev Lavie" w:date="2026-09-17T14:09:00Z">
                  <w:rPr>
                    <w:rFonts w:ascii="Arial" w:hAnsi="Arial" w:cs="Arial"/>
                  </w:rPr>
                </w:rPrChange>
              </w:rPr>
              <w:t xml:space="preserve"> (Options List Length)</w:t>
            </w:r>
          </w:p>
        </w:tc>
        <w:tc>
          <w:tcPr>
            <w:tcW w:w="1980" w:type="dxa"/>
          </w:tcPr>
          <w:p w14:paraId="3ED428EA" w14:textId="77777777" w:rsidR="00ED117A" w:rsidRPr="00D51D96" w:rsidRDefault="00ED117A">
            <w:pPr>
              <w:pStyle w:val="Compact"/>
              <w:rPr>
                <w:rFonts w:ascii="Arial" w:hAnsi="Arial" w:cs="Arial"/>
                <w:sz w:val="20"/>
                <w:szCs w:val="20"/>
                <w:rPrChange w:id="1638" w:author="Dovev Lavie" w:date="2026-09-17T14:09:00Z">
                  <w:rPr>
                    <w:rFonts w:ascii="Arial" w:hAnsi="Arial" w:cs="Arial"/>
                  </w:rPr>
                </w:rPrChange>
              </w:rPr>
            </w:pPr>
            <w:del w:id="1639" w:author="Sueda Gul" w:date="2026-10-07T09:00:00Z">
              <w:r w:rsidRPr="00D51D96">
                <w:rPr>
                  <w:rFonts w:ascii="Arial" w:hAnsi="Arial" w:cs="Arial"/>
                  <w:sz w:val="20"/>
                  <w:szCs w:val="20"/>
                  <w:rPrChange w:id="1640" w:author="Dovev Lavie" w:date="2026-09-17T14:09:00Z">
                    <w:rPr>
                      <w:rFonts w:ascii="Arial" w:hAnsi="Arial" w:cs="Arial"/>
                    </w:rPr>
                  </w:rPrChange>
                </w:rPr>
                <w:delText>0.</w:delText>
              </w:r>
            </w:del>
            <w:del w:id="1641" w:author="Dovev Lavie" w:date="2026-09-17T18:15:00Z">
              <w:r w:rsidRPr="00D51D96" w:rsidDel="00556BDB">
                <w:rPr>
                  <w:rFonts w:ascii="Arial" w:hAnsi="Arial" w:cs="Arial"/>
                  <w:sz w:val="20"/>
                  <w:szCs w:val="20"/>
                  <w:rPrChange w:id="1642" w:author="Dovev Lavie" w:date="2026-09-17T14:09:00Z">
                    <w:rPr>
                      <w:rFonts w:ascii="Arial" w:hAnsi="Arial" w:cs="Arial"/>
                    </w:rPr>
                  </w:rPrChange>
                </w:rPr>
                <w:delText>0</w:delText>
              </w:r>
              <w:r w:rsidR="00FF1530" w:rsidRPr="00D51D96" w:rsidDel="00556BDB">
                <w:rPr>
                  <w:rFonts w:ascii="Arial" w:hAnsi="Arial" w:cs="Arial"/>
                  <w:sz w:val="20"/>
                  <w:szCs w:val="20"/>
                  <w:rPrChange w:id="1643" w:author="Dovev Lavie" w:date="2026-09-17T14:09:00Z">
                    <w:rPr>
                      <w:rFonts w:ascii="Arial" w:hAnsi="Arial" w:cs="Arial"/>
                    </w:rPr>
                  </w:rPrChange>
                </w:rPr>
                <w:delText>0</w:delText>
              </w:r>
            </w:del>
            <w:ins w:id="1644" w:author="Dovev Lavie" w:date="2026-09-17T18:15:00Z">
              <w:del w:id="1645" w:author="Sueda Gul" w:date="2026-10-07T09:00:00Z">
                <w:r w:rsidR="00556BDB" w:rsidRPr="00D51D96">
                  <w:rPr>
                    <w:rFonts w:ascii="Arial" w:hAnsi="Arial" w:cs="Arial"/>
                    <w:sz w:val="20"/>
                    <w:szCs w:val="20"/>
                  </w:rPr>
                  <w:delText>5</w:delText>
                </w:r>
                <w:r w:rsidR="00556BDB" w:rsidRPr="00D51D96">
                  <w:rPr>
                    <w:rFonts w:ascii="Arial" w:hAnsi="Arial" w:cs="Arial"/>
                    <w:sz w:val="20"/>
                    <w:szCs w:val="20"/>
                    <w:rPrChange w:id="1646" w:author="Dovev Lavie" w:date="2026-09-17T14:09:00Z">
                      <w:rPr>
                        <w:rFonts w:ascii="Arial" w:hAnsi="Arial" w:cs="Arial"/>
                      </w:rPr>
                    </w:rPrChange>
                  </w:rPr>
                  <w:delText>0</w:delText>
                </w:r>
              </w:del>
            </w:ins>
            <w:ins w:id="1647" w:author="Sueda Gul" w:date="2026-10-07T09:00:00Z">
              <w:r>
                <w:rPr>
                  <w:rFonts w:ascii="Arial" w:hAnsi="Arial" w:cs="Arial"/>
                  <w:sz w:val="20"/>
                  <w:szCs w:val="20"/>
                </w:rPr>
                <w:t>0.00</w:t>
              </w:r>
            </w:ins>
          </w:p>
        </w:tc>
        <w:tc>
          <w:tcPr>
            <w:tcW w:w="1980" w:type="dxa"/>
          </w:tcPr>
          <w:p w14:paraId="6C32734B" w14:textId="77777777" w:rsidR="00ED117A" w:rsidRPr="00D51D96" w:rsidRDefault="00ED117A">
            <w:pPr>
              <w:pStyle w:val="Compact"/>
              <w:rPr>
                <w:rFonts w:ascii="Arial" w:hAnsi="Arial" w:cs="Arial"/>
                <w:sz w:val="20"/>
                <w:szCs w:val="20"/>
                <w:rPrChange w:id="1648" w:author="Dovev Lavie" w:date="2026-09-17T14:09:00Z">
                  <w:rPr>
                    <w:rFonts w:ascii="Arial" w:hAnsi="Arial" w:cs="Arial"/>
                  </w:rPr>
                </w:rPrChange>
              </w:rPr>
            </w:pPr>
            <w:r w:rsidRPr="00D51D96">
              <w:rPr>
                <w:rFonts w:ascii="Arial" w:hAnsi="Arial" w:cs="Arial"/>
                <w:sz w:val="20"/>
                <w:szCs w:val="20"/>
                <w:rPrChange w:id="1649" w:author="Dovev Lavie" w:date="2026-09-17T14:09:00Z">
                  <w:rPr>
                    <w:rFonts w:ascii="Arial" w:hAnsi="Arial" w:cs="Arial"/>
                  </w:rPr>
                </w:rPrChange>
              </w:rPr>
              <w:t>Yes</w:t>
            </w:r>
          </w:p>
        </w:tc>
        <w:tc>
          <w:tcPr>
            <w:tcW w:w="1980" w:type="dxa"/>
          </w:tcPr>
          <w:p w14:paraId="667DFFBA" w14:textId="77777777" w:rsidR="00ED117A" w:rsidRPr="00D51D96" w:rsidRDefault="00ED117A">
            <w:pPr>
              <w:pStyle w:val="Compact"/>
              <w:rPr>
                <w:rFonts w:ascii="Arial" w:hAnsi="Arial" w:cs="Arial"/>
                <w:sz w:val="20"/>
                <w:szCs w:val="20"/>
                <w:rPrChange w:id="1650" w:author="Dovev Lavie" w:date="2026-09-17T14:09:00Z">
                  <w:rPr>
                    <w:rFonts w:ascii="Arial" w:hAnsi="Arial" w:cs="Arial"/>
                  </w:rPr>
                </w:rPrChange>
              </w:rPr>
            </w:pPr>
            <w:r w:rsidRPr="00D51D96">
              <w:rPr>
                <w:rFonts w:ascii="Arial" w:hAnsi="Arial" w:cs="Arial"/>
                <w:sz w:val="20"/>
                <w:szCs w:val="20"/>
                <w:rPrChange w:id="1651" w:author="Dovev Lavie" w:date="2026-09-17T14:09:00Z">
                  <w:rPr>
                    <w:rFonts w:ascii="Arial" w:hAnsi="Arial" w:cs="Arial"/>
                  </w:rPr>
                </w:rPrChange>
              </w:rPr>
              <w:t>Intercept Override, sub-tab 1</w:t>
            </w:r>
          </w:p>
        </w:tc>
      </w:tr>
      <w:tr w:rsidR="00ED117A" w:rsidRPr="00D51D96" w14:paraId="3B629DD2" w14:textId="77777777">
        <w:tc>
          <w:tcPr>
            <w:tcW w:w="1980" w:type="dxa"/>
          </w:tcPr>
          <w:p w14:paraId="4587E30E" w14:textId="77777777" w:rsidR="00ED117A" w:rsidRPr="00D51D96" w:rsidRDefault="00ED117A">
            <w:pPr>
              <w:pStyle w:val="Compact"/>
              <w:rPr>
                <w:rFonts w:ascii="Arial" w:hAnsi="Arial" w:cs="Arial"/>
                <w:sz w:val="20"/>
                <w:szCs w:val="20"/>
                <w:rPrChange w:id="1652" w:author="Dovev Lavie" w:date="2026-09-17T14:09:00Z">
                  <w:rPr>
                    <w:rFonts w:ascii="Arial" w:hAnsi="Arial" w:cs="Arial"/>
                  </w:rPr>
                </w:rPrChange>
              </w:rPr>
            </w:pPr>
            <w:r w:rsidRPr="00D51D96">
              <w:rPr>
                <w:rFonts w:ascii="Arial" w:hAnsi="Arial" w:cs="Arial"/>
                <w:sz w:val="20"/>
                <w:szCs w:val="20"/>
                <w:rPrChange w:id="1653" w:author="Dovev Lavie" w:date="2026-09-17T14:09:00Z">
                  <w:rPr>
                    <w:rFonts w:ascii="Arial" w:hAnsi="Arial" w:cs="Arial"/>
                  </w:rPr>
                </w:rPrChange>
              </w:rPr>
              <w:t>β</w:t>
            </w:r>
            <w:r w:rsidRPr="00E5378D">
              <w:rPr>
                <w:rFonts w:ascii="Cambria Math" w:hAnsi="Cambria Math" w:cs="Cambria Math"/>
                <w:sz w:val="20"/>
                <w:szCs w:val="20"/>
                <w:rPrChange w:id="1654" w:author="Dovev Lavie" w:date="2026-09-17T14:09:00Z">
                  <w:rPr>
                    <w:rFonts w:ascii="Cambria Math" w:hAnsi="Cambria Math" w:cs="Cambria Math"/>
                  </w:rPr>
                </w:rPrChange>
              </w:rPr>
              <w:t>₁</w:t>
            </w:r>
            <w:r w:rsidRPr="00D51D96">
              <w:rPr>
                <w:rFonts w:ascii="Arial" w:hAnsi="Arial" w:cs="Arial"/>
                <w:sz w:val="20"/>
                <w:szCs w:val="20"/>
                <w:rPrChange w:id="1655" w:author="Dovev Lavie" w:date="2026-09-17T14:09:00Z">
                  <w:rPr>
                    <w:rFonts w:ascii="Arial" w:hAnsi="Arial" w:cs="Arial"/>
                  </w:rPr>
                </w:rPrChange>
              </w:rPr>
              <w:t xml:space="preserve"> (Loyalty)</w:t>
            </w:r>
          </w:p>
        </w:tc>
        <w:tc>
          <w:tcPr>
            <w:tcW w:w="1980" w:type="dxa"/>
          </w:tcPr>
          <w:p w14:paraId="091E6D13" w14:textId="77777777" w:rsidR="00ED117A" w:rsidRPr="00D51D96" w:rsidRDefault="00ED117A">
            <w:pPr>
              <w:pStyle w:val="Compact"/>
              <w:rPr>
                <w:rFonts w:ascii="Arial" w:hAnsi="Arial" w:cs="Arial"/>
                <w:sz w:val="20"/>
                <w:szCs w:val="20"/>
                <w:rPrChange w:id="1656" w:author="Dovev Lavie" w:date="2026-09-17T14:09:00Z">
                  <w:rPr>
                    <w:rFonts w:ascii="Arial" w:hAnsi="Arial" w:cs="Arial"/>
                  </w:rPr>
                </w:rPrChange>
              </w:rPr>
            </w:pPr>
            <w:r w:rsidRPr="00D51D96">
              <w:rPr>
                <w:rFonts w:ascii="Arial" w:hAnsi="Arial" w:cs="Arial"/>
                <w:sz w:val="20"/>
                <w:szCs w:val="20"/>
                <w:rPrChange w:id="1657" w:author="Dovev Lavie" w:date="2026-09-17T14:09:00Z">
                  <w:rPr>
                    <w:rFonts w:ascii="Arial" w:hAnsi="Arial" w:cs="Arial"/>
                  </w:rPr>
                </w:rPrChange>
              </w:rPr>
              <w:t>0.00</w:t>
            </w:r>
          </w:p>
        </w:tc>
        <w:tc>
          <w:tcPr>
            <w:tcW w:w="1980" w:type="dxa"/>
          </w:tcPr>
          <w:p w14:paraId="6F4B3556" w14:textId="77777777" w:rsidR="00ED117A" w:rsidRPr="00D51D96" w:rsidRDefault="00ED117A">
            <w:pPr>
              <w:pStyle w:val="Compact"/>
              <w:rPr>
                <w:rFonts w:ascii="Arial" w:hAnsi="Arial" w:cs="Arial"/>
                <w:sz w:val="20"/>
                <w:szCs w:val="20"/>
                <w:rPrChange w:id="1658" w:author="Dovev Lavie" w:date="2026-09-17T14:09:00Z">
                  <w:rPr>
                    <w:rFonts w:ascii="Arial" w:hAnsi="Arial" w:cs="Arial"/>
                  </w:rPr>
                </w:rPrChange>
              </w:rPr>
            </w:pPr>
            <w:r w:rsidRPr="00D51D96">
              <w:rPr>
                <w:rFonts w:ascii="Arial" w:hAnsi="Arial" w:cs="Arial"/>
                <w:sz w:val="20"/>
                <w:szCs w:val="20"/>
                <w:rPrChange w:id="1659" w:author="Dovev Lavie" w:date="2026-09-17T14:09:00Z">
                  <w:rPr>
                    <w:rFonts w:ascii="Arial" w:hAnsi="Arial" w:cs="Arial"/>
                  </w:rPr>
                </w:rPrChange>
              </w:rPr>
              <w:t>Yes</w:t>
            </w:r>
          </w:p>
        </w:tc>
        <w:tc>
          <w:tcPr>
            <w:tcW w:w="1980" w:type="dxa"/>
          </w:tcPr>
          <w:p w14:paraId="334A105D" w14:textId="77777777" w:rsidR="00ED117A" w:rsidRPr="00D51D96" w:rsidRDefault="00ED117A">
            <w:pPr>
              <w:pStyle w:val="Compact"/>
              <w:rPr>
                <w:rFonts w:ascii="Arial" w:hAnsi="Arial" w:cs="Arial"/>
                <w:sz w:val="20"/>
                <w:szCs w:val="20"/>
                <w:rPrChange w:id="1660" w:author="Dovev Lavie" w:date="2026-09-17T14:09:00Z">
                  <w:rPr>
                    <w:rFonts w:ascii="Arial" w:hAnsi="Arial" w:cs="Arial"/>
                  </w:rPr>
                </w:rPrChange>
              </w:rPr>
            </w:pPr>
            <w:r w:rsidRPr="00D51D96">
              <w:rPr>
                <w:rFonts w:ascii="Arial" w:hAnsi="Arial" w:cs="Arial"/>
                <w:sz w:val="20"/>
                <w:szCs w:val="20"/>
                <w:rPrChange w:id="1661" w:author="Dovev Lavie" w:date="2026-09-17T14:09:00Z">
                  <w:rPr>
                    <w:rFonts w:ascii="Arial" w:hAnsi="Arial" w:cs="Arial"/>
                  </w:rPr>
                </w:rPrChange>
              </w:rPr>
              <w:t>Intercept Override, sub-tab 2</w:t>
            </w:r>
          </w:p>
        </w:tc>
      </w:tr>
      <w:tr w:rsidR="00ED117A" w:rsidRPr="00D51D96" w14:paraId="219450E4" w14:textId="77777777">
        <w:tc>
          <w:tcPr>
            <w:tcW w:w="1980" w:type="dxa"/>
          </w:tcPr>
          <w:p w14:paraId="514D598E" w14:textId="77777777" w:rsidR="00ED117A" w:rsidRPr="00D51D96" w:rsidRDefault="00ED117A">
            <w:pPr>
              <w:pStyle w:val="Compact"/>
              <w:rPr>
                <w:rFonts w:ascii="Arial" w:hAnsi="Arial" w:cs="Arial"/>
                <w:sz w:val="20"/>
                <w:szCs w:val="20"/>
                <w:rPrChange w:id="1662" w:author="Dovev Lavie" w:date="2026-09-17T14:09:00Z">
                  <w:rPr>
                    <w:rFonts w:ascii="Arial" w:hAnsi="Arial" w:cs="Arial"/>
                  </w:rPr>
                </w:rPrChange>
              </w:rPr>
            </w:pPr>
            <w:r w:rsidRPr="00D51D96">
              <w:rPr>
                <w:rFonts w:ascii="Arial" w:hAnsi="Arial" w:cs="Arial"/>
                <w:sz w:val="20"/>
                <w:szCs w:val="20"/>
                <w:rPrChange w:id="1663" w:author="Dovev Lavie" w:date="2026-09-17T14:09:00Z">
                  <w:rPr>
                    <w:rFonts w:ascii="Arial" w:hAnsi="Arial" w:cs="Arial"/>
                  </w:rPr>
                </w:rPrChange>
              </w:rPr>
              <w:t>β</w:t>
            </w:r>
            <w:r w:rsidRPr="00E5378D">
              <w:rPr>
                <w:rFonts w:ascii="Cambria Math" w:hAnsi="Cambria Math" w:cs="Cambria Math"/>
                <w:sz w:val="20"/>
                <w:szCs w:val="20"/>
                <w:rPrChange w:id="1664" w:author="Dovev Lavie" w:date="2026-09-17T14:09:00Z">
                  <w:rPr>
                    <w:rFonts w:ascii="Cambria Math" w:hAnsi="Cambria Math" w:cs="Cambria Math"/>
                  </w:rPr>
                </w:rPrChange>
              </w:rPr>
              <w:t>₂</w:t>
            </w:r>
            <w:r w:rsidRPr="00D51D96">
              <w:rPr>
                <w:rFonts w:ascii="Arial" w:hAnsi="Arial" w:cs="Arial"/>
                <w:sz w:val="20"/>
                <w:szCs w:val="20"/>
                <w:rPrChange w:id="1665" w:author="Dovev Lavie" w:date="2026-09-17T14:09:00Z">
                  <w:rPr>
                    <w:rFonts w:ascii="Arial" w:hAnsi="Arial" w:cs="Arial"/>
                  </w:rPr>
                </w:rPrChange>
              </w:rPr>
              <w:t xml:space="preserve"> (Willingness to Pay)</w:t>
            </w:r>
          </w:p>
        </w:tc>
        <w:tc>
          <w:tcPr>
            <w:tcW w:w="1980" w:type="dxa"/>
          </w:tcPr>
          <w:p w14:paraId="1F717561" w14:textId="77777777" w:rsidR="00ED117A" w:rsidRPr="00D51D96" w:rsidRDefault="00ED117A">
            <w:pPr>
              <w:pStyle w:val="Compact"/>
              <w:rPr>
                <w:rFonts w:ascii="Arial" w:hAnsi="Arial" w:cs="Arial"/>
                <w:sz w:val="20"/>
                <w:szCs w:val="20"/>
                <w:rPrChange w:id="1666" w:author="Dovev Lavie" w:date="2026-09-17T14:09:00Z">
                  <w:rPr>
                    <w:rFonts w:ascii="Arial" w:hAnsi="Arial" w:cs="Arial"/>
                  </w:rPr>
                </w:rPrChange>
              </w:rPr>
            </w:pPr>
            <w:r w:rsidRPr="00D51D96">
              <w:rPr>
                <w:rFonts w:ascii="Arial" w:hAnsi="Arial" w:cs="Arial"/>
                <w:sz w:val="20"/>
                <w:szCs w:val="20"/>
                <w:rPrChange w:id="1667" w:author="Dovev Lavie" w:date="2026-09-17T14:09:00Z">
                  <w:rPr>
                    <w:rFonts w:ascii="Arial" w:hAnsi="Arial" w:cs="Arial"/>
                  </w:rPr>
                </w:rPrChange>
              </w:rPr>
              <w:t>0.00</w:t>
            </w:r>
          </w:p>
        </w:tc>
        <w:tc>
          <w:tcPr>
            <w:tcW w:w="1980" w:type="dxa"/>
          </w:tcPr>
          <w:p w14:paraId="5EB0C714" w14:textId="77777777" w:rsidR="00ED117A" w:rsidRPr="00D51D96" w:rsidRDefault="00ED117A">
            <w:pPr>
              <w:pStyle w:val="Compact"/>
              <w:rPr>
                <w:rFonts w:ascii="Arial" w:hAnsi="Arial" w:cs="Arial"/>
                <w:sz w:val="20"/>
                <w:szCs w:val="20"/>
                <w:rPrChange w:id="1668" w:author="Dovev Lavie" w:date="2026-09-17T14:09:00Z">
                  <w:rPr>
                    <w:rFonts w:ascii="Arial" w:hAnsi="Arial" w:cs="Arial"/>
                  </w:rPr>
                </w:rPrChange>
              </w:rPr>
            </w:pPr>
            <w:r w:rsidRPr="00D51D96">
              <w:rPr>
                <w:rFonts w:ascii="Arial" w:hAnsi="Arial" w:cs="Arial"/>
                <w:sz w:val="20"/>
                <w:szCs w:val="20"/>
                <w:rPrChange w:id="1669" w:author="Dovev Lavie" w:date="2026-09-17T14:09:00Z">
                  <w:rPr>
                    <w:rFonts w:ascii="Arial" w:hAnsi="Arial" w:cs="Arial"/>
                  </w:rPr>
                </w:rPrChange>
              </w:rPr>
              <w:t>Yes</w:t>
            </w:r>
          </w:p>
        </w:tc>
        <w:tc>
          <w:tcPr>
            <w:tcW w:w="1980" w:type="dxa"/>
          </w:tcPr>
          <w:p w14:paraId="3ED236FD" w14:textId="77777777" w:rsidR="00ED117A" w:rsidRPr="00D51D96" w:rsidRDefault="00ED117A">
            <w:pPr>
              <w:pStyle w:val="Compact"/>
              <w:rPr>
                <w:rFonts w:ascii="Arial" w:hAnsi="Arial" w:cs="Arial"/>
                <w:sz w:val="20"/>
                <w:szCs w:val="20"/>
                <w:rPrChange w:id="1670" w:author="Dovev Lavie" w:date="2026-09-17T14:09:00Z">
                  <w:rPr>
                    <w:rFonts w:ascii="Arial" w:hAnsi="Arial" w:cs="Arial"/>
                  </w:rPr>
                </w:rPrChange>
              </w:rPr>
            </w:pPr>
            <w:r w:rsidRPr="00D51D96">
              <w:rPr>
                <w:rFonts w:ascii="Arial" w:hAnsi="Arial" w:cs="Arial"/>
                <w:sz w:val="20"/>
                <w:szCs w:val="20"/>
                <w:rPrChange w:id="1671" w:author="Dovev Lavie" w:date="2026-09-17T14:09:00Z">
                  <w:rPr>
                    <w:rFonts w:ascii="Arial" w:hAnsi="Arial" w:cs="Arial"/>
                  </w:rPr>
                </w:rPrChange>
              </w:rPr>
              <w:t>Intercept Override, sub-tab 3</w:t>
            </w:r>
          </w:p>
        </w:tc>
      </w:tr>
      <w:tr w:rsidR="00ED117A" w:rsidRPr="00D51D96" w14:paraId="7A22BCCE" w14:textId="77777777">
        <w:tc>
          <w:tcPr>
            <w:tcW w:w="1980" w:type="dxa"/>
          </w:tcPr>
          <w:p w14:paraId="51F01185" w14:textId="77777777" w:rsidR="00ED117A" w:rsidRPr="00D51D96" w:rsidRDefault="00ED117A">
            <w:pPr>
              <w:pStyle w:val="Compact"/>
              <w:rPr>
                <w:rFonts w:ascii="Arial" w:hAnsi="Arial" w:cs="Arial"/>
                <w:sz w:val="20"/>
                <w:szCs w:val="20"/>
                <w:rPrChange w:id="1672" w:author="Dovev Lavie" w:date="2026-09-17T14:09:00Z">
                  <w:rPr>
                    <w:rFonts w:ascii="Arial" w:hAnsi="Arial" w:cs="Arial"/>
                  </w:rPr>
                </w:rPrChange>
              </w:rPr>
            </w:pPr>
            <w:r w:rsidRPr="00D51D96">
              <w:rPr>
                <w:rFonts w:ascii="Arial" w:hAnsi="Arial" w:cs="Arial"/>
                <w:sz w:val="20"/>
                <w:szCs w:val="20"/>
                <w:rPrChange w:id="1673" w:author="Dovev Lavie" w:date="2026-09-17T14:09:00Z">
                  <w:rPr>
                    <w:rFonts w:ascii="Arial" w:hAnsi="Arial" w:cs="Arial"/>
                  </w:rPr>
                </w:rPrChange>
              </w:rPr>
              <w:t>β</w:t>
            </w:r>
            <w:r w:rsidRPr="00E5378D">
              <w:rPr>
                <w:rFonts w:ascii="Cambria Math" w:hAnsi="Cambria Math" w:cs="Cambria Math"/>
                <w:sz w:val="20"/>
                <w:szCs w:val="20"/>
                <w:rPrChange w:id="1674" w:author="Dovev Lavie" w:date="2026-09-17T14:09:00Z">
                  <w:rPr>
                    <w:rFonts w:ascii="Cambria Math" w:hAnsi="Cambria Math" w:cs="Cambria Math"/>
                  </w:rPr>
                </w:rPrChange>
              </w:rPr>
              <w:t>₃</w:t>
            </w:r>
            <w:r w:rsidRPr="00D51D96">
              <w:rPr>
                <w:rFonts w:ascii="Arial" w:hAnsi="Arial" w:cs="Arial"/>
                <w:sz w:val="20"/>
                <w:szCs w:val="20"/>
                <w:rPrChange w:id="1675" w:author="Dovev Lavie" w:date="2026-09-17T14:09:00Z">
                  <w:rPr>
                    <w:rFonts w:ascii="Arial" w:hAnsi="Arial" w:cs="Arial"/>
                  </w:rPr>
                </w:rPrChange>
              </w:rPr>
              <w:t xml:space="preserve"> (Risk-Taking)</w:t>
            </w:r>
          </w:p>
        </w:tc>
        <w:tc>
          <w:tcPr>
            <w:tcW w:w="1980" w:type="dxa"/>
          </w:tcPr>
          <w:p w14:paraId="01DCFB3B" w14:textId="77777777" w:rsidR="00ED117A" w:rsidRPr="00D51D96" w:rsidRDefault="00ED117A">
            <w:pPr>
              <w:pStyle w:val="Compact"/>
              <w:rPr>
                <w:rFonts w:ascii="Arial" w:hAnsi="Arial" w:cs="Arial"/>
                <w:sz w:val="20"/>
                <w:szCs w:val="20"/>
                <w:rPrChange w:id="1676" w:author="Dovev Lavie" w:date="2026-09-17T14:09:00Z">
                  <w:rPr>
                    <w:rFonts w:ascii="Arial" w:hAnsi="Arial" w:cs="Arial"/>
                  </w:rPr>
                </w:rPrChange>
              </w:rPr>
            </w:pPr>
            <w:r w:rsidRPr="00D51D96">
              <w:rPr>
                <w:rFonts w:ascii="Arial" w:hAnsi="Arial" w:cs="Arial"/>
                <w:sz w:val="20"/>
                <w:szCs w:val="20"/>
                <w:rPrChange w:id="1677" w:author="Dovev Lavie" w:date="2026-09-17T14:09:00Z">
                  <w:rPr>
                    <w:rFonts w:ascii="Arial" w:hAnsi="Arial" w:cs="Arial"/>
                  </w:rPr>
                </w:rPrChange>
              </w:rPr>
              <w:t>0.00</w:t>
            </w:r>
          </w:p>
        </w:tc>
        <w:tc>
          <w:tcPr>
            <w:tcW w:w="1980" w:type="dxa"/>
          </w:tcPr>
          <w:p w14:paraId="159EA6BB" w14:textId="77777777" w:rsidR="00ED117A" w:rsidRPr="00D51D96" w:rsidRDefault="00ED117A">
            <w:pPr>
              <w:pStyle w:val="Compact"/>
              <w:rPr>
                <w:rFonts w:ascii="Arial" w:hAnsi="Arial" w:cs="Arial"/>
                <w:sz w:val="20"/>
                <w:szCs w:val="20"/>
                <w:rPrChange w:id="1678" w:author="Dovev Lavie" w:date="2026-09-17T14:09:00Z">
                  <w:rPr>
                    <w:rFonts w:ascii="Arial" w:hAnsi="Arial" w:cs="Arial"/>
                  </w:rPr>
                </w:rPrChange>
              </w:rPr>
            </w:pPr>
            <w:r w:rsidRPr="00D51D96">
              <w:rPr>
                <w:rFonts w:ascii="Arial" w:hAnsi="Arial" w:cs="Arial"/>
                <w:sz w:val="20"/>
                <w:szCs w:val="20"/>
                <w:rPrChange w:id="1679" w:author="Dovev Lavie" w:date="2026-09-17T14:09:00Z">
                  <w:rPr>
                    <w:rFonts w:ascii="Arial" w:hAnsi="Arial" w:cs="Arial"/>
                  </w:rPr>
                </w:rPrChange>
              </w:rPr>
              <w:t>Yes</w:t>
            </w:r>
          </w:p>
        </w:tc>
        <w:tc>
          <w:tcPr>
            <w:tcW w:w="1980" w:type="dxa"/>
          </w:tcPr>
          <w:p w14:paraId="026F126E" w14:textId="77777777" w:rsidR="00ED117A" w:rsidRPr="00D51D96" w:rsidRDefault="00ED117A">
            <w:pPr>
              <w:pStyle w:val="Compact"/>
              <w:rPr>
                <w:rFonts w:ascii="Arial" w:hAnsi="Arial" w:cs="Arial"/>
                <w:sz w:val="20"/>
                <w:szCs w:val="20"/>
                <w:rPrChange w:id="1680" w:author="Dovev Lavie" w:date="2026-09-17T14:09:00Z">
                  <w:rPr>
                    <w:rFonts w:ascii="Arial" w:hAnsi="Arial" w:cs="Arial"/>
                  </w:rPr>
                </w:rPrChange>
              </w:rPr>
            </w:pPr>
            <w:r w:rsidRPr="00D51D96">
              <w:rPr>
                <w:rFonts w:ascii="Arial" w:hAnsi="Arial" w:cs="Arial"/>
                <w:sz w:val="20"/>
                <w:szCs w:val="20"/>
                <w:rPrChange w:id="1681" w:author="Dovev Lavie" w:date="2026-09-17T14:09:00Z">
                  <w:rPr>
                    <w:rFonts w:ascii="Arial" w:hAnsi="Arial" w:cs="Arial"/>
                  </w:rPr>
                </w:rPrChange>
              </w:rPr>
              <w:t>Intercept Override, sub-tab 4</w:t>
            </w:r>
          </w:p>
        </w:tc>
      </w:tr>
      <w:tr w:rsidR="00ED117A" w:rsidRPr="00D51D96" w14:paraId="184DD2BC" w14:textId="77777777">
        <w:tc>
          <w:tcPr>
            <w:tcW w:w="1980" w:type="dxa"/>
          </w:tcPr>
          <w:p w14:paraId="21B2298B" w14:textId="77777777" w:rsidR="00ED117A" w:rsidRPr="00D51D96" w:rsidRDefault="00ED117A">
            <w:pPr>
              <w:pStyle w:val="Compact"/>
              <w:rPr>
                <w:rFonts w:ascii="Arial" w:hAnsi="Arial" w:cs="Arial"/>
                <w:sz w:val="20"/>
                <w:szCs w:val="20"/>
                <w:rPrChange w:id="1682" w:author="Dovev Lavie" w:date="2026-09-17T14:09:00Z">
                  <w:rPr>
                    <w:rFonts w:ascii="Arial" w:hAnsi="Arial" w:cs="Arial"/>
                  </w:rPr>
                </w:rPrChange>
              </w:rPr>
            </w:pPr>
            <w:r w:rsidRPr="00D51D96">
              <w:rPr>
                <w:rFonts w:ascii="Arial" w:hAnsi="Arial" w:cs="Arial"/>
                <w:sz w:val="20"/>
                <w:szCs w:val="20"/>
                <w:rPrChange w:id="1683" w:author="Dovev Lavie" w:date="2026-09-17T14:09:00Z">
                  <w:rPr>
                    <w:rFonts w:ascii="Arial" w:hAnsi="Arial" w:cs="Arial"/>
                  </w:rPr>
                </w:rPrChange>
              </w:rPr>
              <w:t>β</w:t>
            </w:r>
            <w:r w:rsidRPr="00E5378D">
              <w:rPr>
                <w:rFonts w:ascii="Cambria Math" w:hAnsi="Cambria Math" w:cs="Cambria Math"/>
                <w:sz w:val="20"/>
                <w:szCs w:val="20"/>
                <w:rPrChange w:id="1684" w:author="Dovev Lavie" w:date="2026-09-17T14:09:00Z">
                  <w:rPr>
                    <w:rFonts w:ascii="Cambria Math" w:hAnsi="Cambria Math" w:cs="Cambria Math"/>
                  </w:rPr>
                </w:rPrChange>
              </w:rPr>
              <w:t>₄</w:t>
            </w:r>
            <w:r w:rsidRPr="00D51D96">
              <w:rPr>
                <w:rFonts w:ascii="Arial" w:hAnsi="Arial" w:cs="Arial"/>
                <w:sz w:val="20"/>
                <w:szCs w:val="20"/>
                <w:rPrChange w:id="1685" w:author="Dovev Lavie" w:date="2026-09-17T14:09:00Z">
                  <w:rPr>
                    <w:rFonts w:ascii="Arial" w:hAnsi="Arial" w:cs="Arial"/>
                  </w:rPr>
                </w:rPrChange>
              </w:rPr>
              <w:t xml:space="preserve"> (Flexibility)</w:t>
            </w:r>
          </w:p>
        </w:tc>
        <w:tc>
          <w:tcPr>
            <w:tcW w:w="1980" w:type="dxa"/>
          </w:tcPr>
          <w:p w14:paraId="4AF089E5" w14:textId="77777777" w:rsidR="00ED117A" w:rsidRPr="00D51D96" w:rsidRDefault="00ED117A">
            <w:pPr>
              <w:pStyle w:val="Compact"/>
              <w:rPr>
                <w:rFonts w:ascii="Arial" w:hAnsi="Arial" w:cs="Arial"/>
                <w:sz w:val="20"/>
                <w:szCs w:val="20"/>
                <w:rPrChange w:id="1686" w:author="Dovev Lavie" w:date="2026-09-17T14:09:00Z">
                  <w:rPr>
                    <w:rFonts w:ascii="Arial" w:hAnsi="Arial" w:cs="Arial"/>
                  </w:rPr>
                </w:rPrChange>
              </w:rPr>
            </w:pPr>
            <w:r w:rsidRPr="00D51D96">
              <w:rPr>
                <w:rFonts w:ascii="Arial" w:hAnsi="Arial" w:cs="Arial"/>
                <w:sz w:val="20"/>
                <w:szCs w:val="20"/>
                <w:rPrChange w:id="1687" w:author="Dovev Lavie" w:date="2026-09-17T14:09:00Z">
                  <w:rPr>
                    <w:rFonts w:ascii="Arial" w:hAnsi="Arial" w:cs="Arial"/>
                  </w:rPr>
                </w:rPrChange>
              </w:rPr>
              <w:t>0.00</w:t>
            </w:r>
          </w:p>
        </w:tc>
        <w:tc>
          <w:tcPr>
            <w:tcW w:w="1980" w:type="dxa"/>
          </w:tcPr>
          <w:p w14:paraId="08E6EC36" w14:textId="77777777" w:rsidR="00ED117A" w:rsidRPr="00D51D96" w:rsidRDefault="00ED117A">
            <w:pPr>
              <w:pStyle w:val="Compact"/>
              <w:rPr>
                <w:rFonts w:ascii="Arial" w:hAnsi="Arial" w:cs="Arial"/>
                <w:sz w:val="20"/>
                <w:szCs w:val="20"/>
                <w:rPrChange w:id="1688" w:author="Dovev Lavie" w:date="2026-09-17T14:09:00Z">
                  <w:rPr>
                    <w:rFonts w:ascii="Arial" w:hAnsi="Arial" w:cs="Arial"/>
                  </w:rPr>
                </w:rPrChange>
              </w:rPr>
            </w:pPr>
            <w:r w:rsidRPr="00D51D96">
              <w:rPr>
                <w:rFonts w:ascii="Arial" w:hAnsi="Arial" w:cs="Arial"/>
                <w:sz w:val="20"/>
                <w:szCs w:val="20"/>
                <w:rPrChange w:id="1689" w:author="Dovev Lavie" w:date="2026-09-17T14:09:00Z">
                  <w:rPr>
                    <w:rFonts w:ascii="Arial" w:hAnsi="Arial" w:cs="Arial"/>
                  </w:rPr>
                </w:rPrChange>
              </w:rPr>
              <w:t>Yes</w:t>
            </w:r>
          </w:p>
        </w:tc>
        <w:tc>
          <w:tcPr>
            <w:tcW w:w="1980" w:type="dxa"/>
          </w:tcPr>
          <w:p w14:paraId="1E009B2D" w14:textId="77777777" w:rsidR="00ED117A" w:rsidRPr="00D51D96" w:rsidRDefault="00ED117A">
            <w:pPr>
              <w:pStyle w:val="Compact"/>
              <w:rPr>
                <w:rFonts w:ascii="Arial" w:hAnsi="Arial" w:cs="Arial"/>
                <w:sz w:val="20"/>
                <w:szCs w:val="20"/>
                <w:rPrChange w:id="1690" w:author="Dovev Lavie" w:date="2026-09-17T14:09:00Z">
                  <w:rPr>
                    <w:rFonts w:ascii="Arial" w:hAnsi="Arial" w:cs="Arial"/>
                  </w:rPr>
                </w:rPrChange>
              </w:rPr>
            </w:pPr>
            <w:r w:rsidRPr="00D51D96">
              <w:rPr>
                <w:rFonts w:ascii="Arial" w:hAnsi="Arial" w:cs="Arial"/>
                <w:sz w:val="20"/>
                <w:szCs w:val="20"/>
                <w:rPrChange w:id="1691" w:author="Dovev Lavie" w:date="2026-09-17T14:09:00Z">
                  <w:rPr>
                    <w:rFonts w:ascii="Arial" w:hAnsi="Arial" w:cs="Arial"/>
                  </w:rPr>
                </w:rPrChange>
              </w:rPr>
              <w:t>Intercept Override, sub-tab 5</w:t>
            </w:r>
          </w:p>
        </w:tc>
      </w:tr>
      <w:tr w:rsidR="00ED117A" w:rsidRPr="00D51D96" w14:paraId="30D4E2FC" w14:textId="77777777">
        <w:tc>
          <w:tcPr>
            <w:tcW w:w="1980" w:type="dxa"/>
          </w:tcPr>
          <w:p w14:paraId="7C9A3169" w14:textId="77777777" w:rsidR="00ED117A" w:rsidRPr="00D51D96" w:rsidRDefault="00ED117A">
            <w:pPr>
              <w:pStyle w:val="Compact"/>
              <w:rPr>
                <w:rFonts w:ascii="Arial" w:hAnsi="Arial" w:cs="Arial"/>
                <w:sz w:val="20"/>
                <w:szCs w:val="20"/>
                <w:rPrChange w:id="1692" w:author="Dovev Lavie" w:date="2026-09-17T14:09:00Z">
                  <w:rPr>
                    <w:rFonts w:ascii="Arial" w:hAnsi="Arial" w:cs="Arial"/>
                  </w:rPr>
                </w:rPrChange>
              </w:rPr>
            </w:pPr>
            <w:r w:rsidRPr="00D51D96">
              <w:rPr>
                <w:rFonts w:ascii="Arial" w:hAnsi="Arial" w:cs="Arial"/>
                <w:sz w:val="20"/>
                <w:szCs w:val="20"/>
                <w:rPrChange w:id="1693" w:author="Dovev Lavie" w:date="2026-09-17T14:09:00Z">
                  <w:rPr>
                    <w:rFonts w:ascii="Arial" w:hAnsi="Arial" w:cs="Arial"/>
                  </w:rPr>
                </w:rPrChange>
              </w:rPr>
              <w:t>W_OFlex</w:t>
            </w:r>
          </w:p>
        </w:tc>
        <w:tc>
          <w:tcPr>
            <w:tcW w:w="1980" w:type="dxa"/>
          </w:tcPr>
          <w:p w14:paraId="42669569" w14:textId="77777777" w:rsidR="00ED117A" w:rsidRPr="00D51D96" w:rsidRDefault="00ED117A">
            <w:pPr>
              <w:pStyle w:val="Compact"/>
              <w:rPr>
                <w:rFonts w:ascii="Arial" w:hAnsi="Arial" w:cs="Arial"/>
                <w:sz w:val="20"/>
                <w:szCs w:val="20"/>
                <w:rPrChange w:id="1694" w:author="Dovev Lavie" w:date="2026-09-17T14:09:00Z">
                  <w:rPr>
                    <w:rFonts w:ascii="Arial" w:hAnsi="Arial" w:cs="Arial"/>
                  </w:rPr>
                </w:rPrChange>
              </w:rPr>
            </w:pPr>
            <w:r w:rsidRPr="00D51D96">
              <w:rPr>
                <w:rFonts w:ascii="Arial" w:hAnsi="Arial" w:cs="Arial"/>
                <w:sz w:val="20"/>
                <w:szCs w:val="20"/>
                <w:rPrChange w:id="1695" w:author="Dovev Lavie" w:date="2026-09-17T14:09:00Z">
                  <w:rPr>
                    <w:rFonts w:ascii="Arial" w:hAnsi="Arial" w:cs="Arial"/>
                  </w:rPr>
                </w:rPrChange>
              </w:rPr>
              <w:t>0.25</w:t>
            </w:r>
          </w:p>
        </w:tc>
        <w:tc>
          <w:tcPr>
            <w:tcW w:w="1980" w:type="dxa"/>
          </w:tcPr>
          <w:p w14:paraId="747EB82E" w14:textId="77777777" w:rsidR="00ED117A" w:rsidRPr="00D51D96" w:rsidRDefault="00ED117A">
            <w:pPr>
              <w:pStyle w:val="Compact"/>
              <w:rPr>
                <w:rFonts w:ascii="Arial" w:hAnsi="Arial" w:cs="Arial"/>
                <w:sz w:val="20"/>
                <w:szCs w:val="20"/>
                <w:rPrChange w:id="1696" w:author="Dovev Lavie" w:date="2026-09-17T14:09:00Z">
                  <w:rPr>
                    <w:rFonts w:ascii="Arial" w:hAnsi="Arial" w:cs="Arial"/>
                  </w:rPr>
                </w:rPrChange>
              </w:rPr>
            </w:pPr>
            <w:r w:rsidRPr="00D51D96">
              <w:rPr>
                <w:rFonts w:ascii="Arial" w:hAnsi="Arial" w:cs="Arial"/>
                <w:sz w:val="20"/>
                <w:szCs w:val="20"/>
                <w:rPrChange w:id="1697" w:author="Dovev Lavie" w:date="2026-09-17T14:09:00Z">
                  <w:rPr>
                    <w:rFonts w:ascii="Arial" w:hAnsi="Arial" w:cs="Arial"/>
                  </w:rPr>
                </w:rPrChange>
              </w:rPr>
              <w:t>Yes</w:t>
            </w:r>
          </w:p>
        </w:tc>
        <w:tc>
          <w:tcPr>
            <w:tcW w:w="1980" w:type="dxa"/>
          </w:tcPr>
          <w:p w14:paraId="3C6CB126" w14:textId="77777777" w:rsidR="00ED117A" w:rsidRPr="00D51D96" w:rsidRDefault="00ED117A">
            <w:pPr>
              <w:pStyle w:val="Compact"/>
              <w:rPr>
                <w:rFonts w:ascii="Arial" w:hAnsi="Arial" w:cs="Arial"/>
                <w:sz w:val="20"/>
                <w:szCs w:val="20"/>
                <w:rPrChange w:id="1698" w:author="Dovev Lavie" w:date="2026-09-17T14:09:00Z">
                  <w:rPr>
                    <w:rFonts w:ascii="Arial" w:hAnsi="Arial" w:cs="Arial"/>
                  </w:rPr>
                </w:rPrChange>
              </w:rPr>
            </w:pPr>
            <w:r w:rsidRPr="00D51D96">
              <w:rPr>
                <w:rFonts w:ascii="Arial" w:hAnsi="Arial" w:cs="Arial"/>
                <w:sz w:val="20"/>
                <w:szCs w:val="20"/>
                <w:rPrChange w:id="1699" w:author="Dovev Lavie" w:date="2026-09-17T14:09:00Z">
                  <w:rPr>
                    <w:rFonts w:ascii="Arial" w:hAnsi="Arial" w:cs="Arial"/>
                  </w:rPr>
                </w:rPrChange>
              </w:rPr>
              <w:t>Anchor Mix slider, sub-tab 5</w:t>
            </w:r>
          </w:p>
        </w:tc>
      </w:tr>
      <w:tr w:rsidR="00ED117A" w:rsidRPr="00D51D96" w14:paraId="7C0E2CBC" w14:textId="77777777">
        <w:tc>
          <w:tcPr>
            <w:tcW w:w="1980" w:type="dxa"/>
          </w:tcPr>
          <w:p w14:paraId="7214B1C3" w14:textId="77777777" w:rsidR="00ED117A" w:rsidRPr="00D51D96" w:rsidRDefault="00ED117A">
            <w:pPr>
              <w:pStyle w:val="Compact"/>
              <w:rPr>
                <w:rFonts w:ascii="Arial" w:hAnsi="Arial" w:cs="Arial"/>
                <w:sz w:val="20"/>
                <w:szCs w:val="20"/>
                <w:rPrChange w:id="1700" w:author="Dovev Lavie" w:date="2026-09-17T14:09:00Z">
                  <w:rPr>
                    <w:rFonts w:ascii="Arial" w:hAnsi="Arial" w:cs="Arial"/>
                  </w:rPr>
                </w:rPrChange>
              </w:rPr>
            </w:pPr>
            <w:r w:rsidRPr="00D51D96">
              <w:rPr>
                <w:rFonts w:ascii="Arial" w:hAnsi="Arial" w:cs="Arial"/>
                <w:sz w:val="20"/>
                <w:szCs w:val="20"/>
                <w:rPrChange w:id="1701" w:author="Dovev Lavie" w:date="2026-09-17T14:09:00Z">
                  <w:rPr>
                    <w:rFonts w:ascii="Arial" w:hAnsi="Arial" w:cs="Arial"/>
                  </w:rPr>
                </w:rPrChange>
              </w:rPr>
              <w:t>σ Coefficient</w:t>
            </w:r>
          </w:p>
        </w:tc>
        <w:tc>
          <w:tcPr>
            <w:tcW w:w="1980" w:type="dxa"/>
          </w:tcPr>
          <w:p w14:paraId="1EF48C57" w14:textId="77777777" w:rsidR="00ED117A" w:rsidRPr="00D51D96" w:rsidRDefault="00ED117A">
            <w:pPr>
              <w:pStyle w:val="Compact"/>
              <w:rPr>
                <w:rFonts w:ascii="Arial" w:hAnsi="Arial" w:cs="Arial"/>
                <w:sz w:val="20"/>
                <w:szCs w:val="20"/>
                <w:rPrChange w:id="1702" w:author="Dovev Lavie" w:date="2026-09-17T14:09:00Z">
                  <w:rPr>
                    <w:rFonts w:ascii="Arial" w:hAnsi="Arial" w:cs="Arial"/>
                  </w:rPr>
                </w:rPrChange>
              </w:rPr>
            </w:pPr>
            <w:del w:id="1703" w:author="Dovev Lavie" w:date="2026-09-17T18:15:00Z">
              <w:r w:rsidRPr="00D51D96" w:rsidDel="00556BDB">
                <w:rPr>
                  <w:rFonts w:ascii="Arial" w:hAnsi="Arial" w:cs="Arial"/>
                  <w:sz w:val="20"/>
                  <w:szCs w:val="20"/>
                  <w:rPrChange w:id="1704" w:author="Dovev Lavie" w:date="2026-09-17T14:09:00Z">
                    <w:rPr>
                      <w:rFonts w:ascii="Arial" w:hAnsi="Arial" w:cs="Arial"/>
                    </w:rPr>
                  </w:rPrChange>
                </w:rPr>
                <w:delText>1.0</w:delText>
              </w:r>
            </w:del>
            <w:ins w:id="1705" w:author="Dovev Lavie" w:date="2026-09-17T18:15:00Z">
              <w:r w:rsidR="00556BDB" w:rsidRPr="00D51D96">
                <w:rPr>
                  <w:rFonts w:ascii="Arial" w:hAnsi="Arial" w:cs="Arial"/>
                  <w:sz w:val="20"/>
                  <w:szCs w:val="20"/>
                </w:rPr>
                <w:t>0.5</w:t>
              </w:r>
            </w:ins>
          </w:p>
        </w:tc>
        <w:tc>
          <w:tcPr>
            <w:tcW w:w="1980" w:type="dxa"/>
          </w:tcPr>
          <w:p w14:paraId="26B89AE2" w14:textId="77777777" w:rsidR="00ED117A" w:rsidRPr="00D51D96" w:rsidRDefault="00ED117A">
            <w:pPr>
              <w:pStyle w:val="Compact"/>
              <w:rPr>
                <w:rFonts w:ascii="Arial" w:hAnsi="Arial" w:cs="Arial"/>
                <w:sz w:val="20"/>
                <w:szCs w:val="20"/>
                <w:rPrChange w:id="1706" w:author="Dovev Lavie" w:date="2026-09-17T14:09:00Z">
                  <w:rPr>
                    <w:rFonts w:ascii="Arial" w:hAnsi="Arial" w:cs="Arial"/>
                  </w:rPr>
                </w:rPrChange>
              </w:rPr>
            </w:pPr>
            <w:r w:rsidRPr="00D51D96">
              <w:rPr>
                <w:rFonts w:ascii="Arial" w:hAnsi="Arial" w:cs="Arial"/>
                <w:sz w:val="20"/>
                <w:szCs w:val="20"/>
                <w:rPrChange w:id="1707" w:author="Dovev Lavie" w:date="2026-09-17T14:09:00Z">
                  <w:rPr>
                    <w:rFonts w:ascii="Arial" w:hAnsi="Arial" w:cs="Arial"/>
                  </w:rPr>
                </w:rPrChange>
              </w:rPr>
              <w:t>Yes</w:t>
            </w:r>
          </w:p>
        </w:tc>
        <w:tc>
          <w:tcPr>
            <w:tcW w:w="1980" w:type="dxa"/>
          </w:tcPr>
          <w:p w14:paraId="131A8933" w14:textId="77777777" w:rsidR="00ED117A" w:rsidRPr="00D51D96" w:rsidRDefault="00ED117A">
            <w:pPr>
              <w:pStyle w:val="Compact"/>
              <w:rPr>
                <w:rFonts w:ascii="Arial" w:hAnsi="Arial" w:cs="Arial"/>
                <w:sz w:val="20"/>
                <w:szCs w:val="20"/>
                <w:rPrChange w:id="1708" w:author="Dovev Lavie" w:date="2026-09-17T14:09:00Z">
                  <w:rPr>
                    <w:rFonts w:ascii="Arial" w:hAnsi="Arial" w:cs="Arial"/>
                  </w:rPr>
                </w:rPrChange>
              </w:rPr>
            </w:pPr>
            <w:r w:rsidRPr="00D51D96">
              <w:rPr>
                <w:rFonts w:ascii="Arial" w:hAnsi="Arial" w:cs="Arial"/>
                <w:sz w:val="20"/>
                <w:szCs w:val="20"/>
                <w:rPrChange w:id="1709" w:author="Dovev Lavie" w:date="2026-09-17T14:09:00Z">
                  <w:rPr>
                    <w:rFonts w:ascii="Arial" w:hAnsi="Arial" w:cs="Arial"/>
                  </w:rPr>
                </w:rPrChange>
              </w:rPr>
              <w:t>Stochastic slider</w:t>
            </w:r>
          </w:p>
        </w:tc>
      </w:tr>
      <w:tr w:rsidR="00ED117A" w:rsidRPr="00D51D96" w14:paraId="6F4A6D5B" w14:textId="77777777">
        <w:tc>
          <w:tcPr>
            <w:tcW w:w="1980" w:type="dxa"/>
          </w:tcPr>
          <w:p w14:paraId="46D725E0" w14:textId="77777777" w:rsidR="00ED117A" w:rsidRPr="00D51D96" w:rsidRDefault="00ED117A">
            <w:pPr>
              <w:pStyle w:val="Compact"/>
              <w:rPr>
                <w:rFonts w:ascii="Arial" w:hAnsi="Arial" w:cs="Arial"/>
                <w:sz w:val="20"/>
                <w:szCs w:val="20"/>
                <w:rPrChange w:id="1710" w:author="Dovev Lavie" w:date="2026-09-17T14:09:00Z">
                  <w:rPr>
                    <w:rFonts w:ascii="Arial" w:hAnsi="Arial" w:cs="Arial"/>
                  </w:rPr>
                </w:rPrChange>
              </w:rPr>
            </w:pPr>
            <w:r w:rsidRPr="00D51D96">
              <w:rPr>
                <w:rFonts w:ascii="Arial" w:hAnsi="Arial" w:cs="Arial"/>
                <w:sz w:val="20"/>
                <w:szCs w:val="20"/>
                <w:rPrChange w:id="1711" w:author="Dovev Lavie" w:date="2026-09-17T14:09:00Z">
                  <w:rPr>
                    <w:rFonts w:ascii="Arial" w:hAnsi="Arial" w:cs="Arial"/>
                  </w:rPr>
                </w:rPrChange>
              </w:rPr>
              <w:t>Stochastic enabled</w:t>
            </w:r>
          </w:p>
        </w:tc>
        <w:tc>
          <w:tcPr>
            <w:tcW w:w="1980" w:type="dxa"/>
          </w:tcPr>
          <w:p w14:paraId="46D4ECB3" w14:textId="77777777" w:rsidR="00ED117A" w:rsidRPr="00D51D96" w:rsidRDefault="00ED117A">
            <w:pPr>
              <w:pStyle w:val="Compact"/>
              <w:rPr>
                <w:rFonts w:ascii="Arial" w:hAnsi="Arial" w:cs="Arial"/>
                <w:sz w:val="20"/>
                <w:szCs w:val="20"/>
                <w:rPrChange w:id="1712" w:author="Dovev Lavie" w:date="2026-09-17T14:09:00Z">
                  <w:rPr>
                    <w:rFonts w:ascii="Arial" w:hAnsi="Arial" w:cs="Arial"/>
                  </w:rPr>
                </w:rPrChange>
              </w:rPr>
            </w:pPr>
            <w:r w:rsidRPr="00D51D96">
              <w:rPr>
                <w:rFonts w:ascii="Arial" w:hAnsi="Arial" w:cs="Arial"/>
                <w:sz w:val="20"/>
                <w:szCs w:val="20"/>
                <w:rPrChange w:id="1713" w:author="Dovev Lavie" w:date="2026-09-17T14:09:00Z">
                  <w:rPr>
                    <w:rFonts w:ascii="Arial" w:hAnsi="Arial" w:cs="Arial"/>
                  </w:rPr>
                </w:rPrChange>
              </w:rPr>
              <w:t>Off for Copula, On for Research Specification</w:t>
            </w:r>
          </w:p>
        </w:tc>
        <w:tc>
          <w:tcPr>
            <w:tcW w:w="1980" w:type="dxa"/>
          </w:tcPr>
          <w:p w14:paraId="71895F33" w14:textId="77777777" w:rsidR="00ED117A" w:rsidRPr="00D51D96" w:rsidRDefault="00ED117A">
            <w:pPr>
              <w:pStyle w:val="Compact"/>
              <w:rPr>
                <w:rFonts w:ascii="Arial" w:hAnsi="Arial" w:cs="Arial"/>
                <w:sz w:val="20"/>
                <w:szCs w:val="20"/>
                <w:rPrChange w:id="1714" w:author="Dovev Lavie" w:date="2026-09-17T14:09:00Z">
                  <w:rPr>
                    <w:rFonts w:ascii="Arial" w:hAnsi="Arial" w:cs="Arial"/>
                  </w:rPr>
                </w:rPrChange>
              </w:rPr>
            </w:pPr>
            <w:r w:rsidRPr="00D51D96">
              <w:rPr>
                <w:rFonts w:ascii="Arial" w:hAnsi="Arial" w:cs="Arial"/>
                <w:sz w:val="20"/>
                <w:szCs w:val="20"/>
                <w:rPrChange w:id="1715" w:author="Dovev Lavie" w:date="2026-09-17T14:09:00Z">
                  <w:rPr>
                    <w:rFonts w:ascii="Arial" w:hAnsi="Arial" w:cs="Arial"/>
                  </w:rPr>
                </w:rPrChange>
              </w:rPr>
              <w:t>Yes</w:t>
            </w:r>
          </w:p>
        </w:tc>
        <w:tc>
          <w:tcPr>
            <w:tcW w:w="1980" w:type="dxa"/>
          </w:tcPr>
          <w:p w14:paraId="3E160F01" w14:textId="77777777" w:rsidR="00ED117A" w:rsidRPr="00D51D96" w:rsidRDefault="00ED117A">
            <w:pPr>
              <w:pStyle w:val="Compact"/>
              <w:rPr>
                <w:rFonts w:ascii="Arial" w:hAnsi="Arial" w:cs="Arial"/>
                <w:sz w:val="20"/>
                <w:szCs w:val="20"/>
                <w:rPrChange w:id="1716" w:author="Dovev Lavie" w:date="2026-09-17T14:09:00Z">
                  <w:rPr>
                    <w:rFonts w:ascii="Arial" w:hAnsi="Arial" w:cs="Arial"/>
                  </w:rPr>
                </w:rPrChange>
              </w:rPr>
            </w:pPr>
            <w:r w:rsidRPr="00D51D96">
              <w:rPr>
                <w:rFonts w:ascii="Arial" w:hAnsi="Arial" w:cs="Arial"/>
                <w:sz w:val="20"/>
                <w:szCs w:val="20"/>
                <w:rPrChange w:id="1717" w:author="Dovev Lavie" w:date="2026-09-17T14:09:00Z">
                  <w:rPr>
                    <w:rFonts w:ascii="Arial" w:hAnsi="Arial" w:cs="Arial"/>
                  </w:rPr>
                </w:rPrChange>
              </w:rPr>
              <w:t>Stochastic checkboxes</w:t>
            </w:r>
          </w:p>
        </w:tc>
      </w:tr>
      <w:tr w:rsidR="00ED117A" w:rsidRPr="00D51D96" w14:paraId="04126972" w14:textId="77777777">
        <w:tc>
          <w:tcPr>
            <w:tcW w:w="1980" w:type="dxa"/>
          </w:tcPr>
          <w:p w14:paraId="15522DA7" w14:textId="77777777" w:rsidR="00ED117A" w:rsidRPr="00D51D96" w:rsidRDefault="00ED117A">
            <w:pPr>
              <w:pStyle w:val="Compact"/>
              <w:rPr>
                <w:rFonts w:ascii="Arial" w:hAnsi="Arial" w:cs="Arial"/>
                <w:sz w:val="20"/>
                <w:szCs w:val="20"/>
                <w:rPrChange w:id="1718" w:author="Dovev Lavie" w:date="2026-09-17T14:09:00Z">
                  <w:rPr>
                    <w:rFonts w:ascii="Arial" w:hAnsi="Arial" w:cs="Arial"/>
                  </w:rPr>
                </w:rPrChange>
              </w:rPr>
            </w:pPr>
            <w:r w:rsidRPr="00D51D96">
              <w:rPr>
                <w:rFonts w:ascii="Arial" w:hAnsi="Arial" w:cs="Arial"/>
                <w:sz w:val="20"/>
                <w:szCs w:val="20"/>
                <w:rPrChange w:id="1719" w:author="Dovev Lavie" w:date="2026-09-17T14:09:00Z">
                  <w:rPr>
                    <w:rFonts w:ascii="Arial" w:hAnsi="Arial" w:cs="Arial"/>
                  </w:rPr>
                </w:rPrChange>
              </w:rPr>
              <w:t>σ mode</w:t>
            </w:r>
          </w:p>
        </w:tc>
        <w:tc>
          <w:tcPr>
            <w:tcW w:w="1980" w:type="dxa"/>
          </w:tcPr>
          <w:p w14:paraId="0CAE213C" w14:textId="77777777" w:rsidR="00ED117A" w:rsidRPr="00D51D96" w:rsidRDefault="00ED117A">
            <w:pPr>
              <w:pStyle w:val="Compact"/>
              <w:rPr>
                <w:rFonts w:ascii="Arial" w:hAnsi="Arial" w:cs="Arial"/>
                <w:sz w:val="20"/>
                <w:szCs w:val="20"/>
                <w:rPrChange w:id="1720" w:author="Dovev Lavie" w:date="2026-09-17T14:09:00Z">
                  <w:rPr>
                    <w:rFonts w:ascii="Arial" w:hAnsi="Arial" w:cs="Arial"/>
                  </w:rPr>
                </w:rPrChange>
              </w:rPr>
            </w:pPr>
            <w:r w:rsidRPr="00D51D96">
              <w:rPr>
                <w:rFonts w:ascii="Arial" w:hAnsi="Arial" w:cs="Arial"/>
                <w:sz w:val="20"/>
                <w:szCs w:val="20"/>
                <w:rPrChange w:id="1721" w:author="Dovev Lavie" w:date="2026-09-17T14:09:00Z">
                  <w:rPr>
                    <w:rFonts w:ascii="Arial" w:hAnsi="Arial" w:cs="Arial"/>
                  </w:rPr>
                </w:rPrChange>
              </w:rPr>
              <w:t>Uniformly</w:t>
            </w:r>
          </w:p>
        </w:tc>
        <w:tc>
          <w:tcPr>
            <w:tcW w:w="1980" w:type="dxa"/>
          </w:tcPr>
          <w:p w14:paraId="0F3DABCE" w14:textId="77777777" w:rsidR="00ED117A" w:rsidRPr="00D51D96" w:rsidRDefault="00ED117A">
            <w:pPr>
              <w:pStyle w:val="Compact"/>
              <w:rPr>
                <w:rFonts w:ascii="Arial" w:hAnsi="Arial" w:cs="Arial"/>
                <w:sz w:val="20"/>
                <w:szCs w:val="20"/>
                <w:rPrChange w:id="1722" w:author="Dovev Lavie" w:date="2026-09-17T14:09:00Z">
                  <w:rPr>
                    <w:rFonts w:ascii="Arial" w:hAnsi="Arial" w:cs="Arial"/>
                  </w:rPr>
                </w:rPrChange>
              </w:rPr>
            </w:pPr>
            <w:r w:rsidRPr="00D51D96">
              <w:rPr>
                <w:rFonts w:ascii="Arial" w:hAnsi="Arial" w:cs="Arial"/>
                <w:sz w:val="20"/>
                <w:szCs w:val="20"/>
                <w:rPrChange w:id="1723" w:author="Dovev Lavie" w:date="2026-09-17T14:09:00Z">
                  <w:rPr>
                    <w:rFonts w:ascii="Arial" w:hAnsi="Arial" w:cs="Arial"/>
                  </w:rPr>
                </w:rPrChange>
              </w:rPr>
              <w:t>Yes</w:t>
            </w:r>
          </w:p>
        </w:tc>
        <w:tc>
          <w:tcPr>
            <w:tcW w:w="1980" w:type="dxa"/>
          </w:tcPr>
          <w:p w14:paraId="4BF4A95E" w14:textId="77777777" w:rsidR="00ED117A" w:rsidRPr="00D51D96" w:rsidRDefault="00ED117A">
            <w:pPr>
              <w:pStyle w:val="Compact"/>
              <w:rPr>
                <w:rFonts w:ascii="Arial" w:hAnsi="Arial" w:cs="Arial"/>
                <w:sz w:val="20"/>
                <w:szCs w:val="20"/>
                <w:rPrChange w:id="1724" w:author="Dovev Lavie" w:date="2026-09-17T14:09:00Z">
                  <w:rPr>
                    <w:rFonts w:ascii="Arial" w:hAnsi="Arial" w:cs="Arial"/>
                  </w:rPr>
                </w:rPrChange>
              </w:rPr>
            </w:pPr>
            <w:r w:rsidRPr="00D51D96">
              <w:rPr>
                <w:rFonts w:ascii="Arial" w:hAnsi="Arial" w:cs="Arial"/>
                <w:sz w:val="20"/>
                <w:szCs w:val="20"/>
                <w:rPrChange w:id="1725" w:author="Dovev Lavie" w:date="2026-09-17T14:09:00Z">
                  <w:rPr>
                    <w:rFonts w:ascii="Arial" w:hAnsi="Arial" w:cs="Arial"/>
                  </w:rPr>
                </w:rPrChange>
              </w:rPr>
              <w:t>σ mode radio</w:t>
            </w:r>
          </w:p>
        </w:tc>
      </w:tr>
      <w:tr w:rsidR="00ED117A" w:rsidRPr="00D51D96" w14:paraId="4EC1C8AF" w14:textId="77777777">
        <w:tc>
          <w:tcPr>
            <w:tcW w:w="1980" w:type="dxa"/>
          </w:tcPr>
          <w:p w14:paraId="5163FC46" w14:textId="77777777" w:rsidR="00ED117A" w:rsidRPr="00D51D96" w:rsidRDefault="00ED117A">
            <w:pPr>
              <w:pStyle w:val="Compact"/>
              <w:rPr>
                <w:rFonts w:ascii="Arial" w:hAnsi="Arial" w:cs="Arial"/>
                <w:sz w:val="20"/>
                <w:szCs w:val="20"/>
                <w:rPrChange w:id="1726" w:author="Dovev Lavie" w:date="2026-09-17T14:09:00Z">
                  <w:rPr>
                    <w:rFonts w:ascii="Arial" w:hAnsi="Arial" w:cs="Arial"/>
                  </w:rPr>
                </w:rPrChange>
              </w:rPr>
            </w:pPr>
            <w:r w:rsidRPr="00D51D96">
              <w:rPr>
                <w:rFonts w:ascii="Arial" w:hAnsi="Arial" w:cs="Arial"/>
                <w:sz w:val="20"/>
                <w:szCs w:val="20"/>
                <w:rPrChange w:id="1727" w:author="Dovev Lavie" w:date="2026-09-17T14:09:00Z">
                  <w:rPr>
                    <w:rFonts w:ascii="Arial" w:hAnsi="Arial" w:cs="Arial"/>
                  </w:rPr>
                </w:rPrChange>
              </w:rPr>
              <w:t>Income mode</w:t>
            </w:r>
          </w:p>
        </w:tc>
        <w:tc>
          <w:tcPr>
            <w:tcW w:w="1980" w:type="dxa"/>
          </w:tcPr>
          <w:p w14:paraId="03D1FCAC" w14:textId="77777777" w:rsidR="00ED117A" w:rsidRPr="00D51D96" w:rsidRDefault="00ED117A">
            <w:pPr>
              <w:pStyle w:val="Compact"/>
              <w:rPr>
                <w:rFonts w:ascii="Arial" w:hAnsi="Arial" w:cs="Arial"/>
                <w:sz w:val="20"/>
                <w:szCs w:val="20"/>
                <w:rPrChange w:id="1728" w:author="Dovev Lavie" w:date="2026-09-17T14:09:00Z">
                  <w:rPr>
                    <w:rFonts w:ascii="Arial" w:hAnsi="Arial" w:cs="Arial"/>
                  </w:rPr>
                </w:rPrChange>
              </w:rPr>
            </w:pPr>
            <w:r w:rsidRPr="00D51D96">
              <w:rPr>
                <w:rFonts w:ascii="Arial" w:hAnsi="Arial" w:cs="Arial"/>
                <w:sz w:val="20"/>
                <w:szCs w:val="20"/>
                <w:rPrChange w:id="1729" w:author="Dovev Lavie" w:date="2026-09-17T14:09:00Z">
                  <w:rPr>
                    <w:rFonts w:ascii="Arial" w:hAnsi="Arial" w:cs="Arial"/>
                  </w:rPr>
                </w:rPrChange>
              </w:rPr>
              <w:t>Continuous only</w:t>
            </w:r>
          </w:p>
        </w:tc>
        <w:tc>
          <w:tcPr>
            <w:tcW w:w="1980" w:type="dxa"/>
          </w:tcPr>
          <w:p w14:paraId="29D713E6" w14:textId="77777777" w:rsidR="00ED117A" w:rsidRPr="00D51D96" w:rsidRDefault="00ED117A">
            <w:pPr>
              <w:pStyle w:val="Compact"/>
              <w:rPr>
                <w:rFonts w:ascii="Arial" w:hAnsi="Arial" w:cs="Arial"/>
                <w:sz w:val="20"/>
                <w:szCs w:val="20"/>
                <w:rPrChange w:id="1730" w:author="Dovev Lavie" w:date="2026-09-17T14:09:00Z">
                  <w:rPr>
                    <w:rFonts w:ascii="Arial" w:hAnsi="Arial" w:cs="Arial"/>
                  </w:rPr>
                </w:rPrChange>
              </w:rPr>
            </w:pPr>
            <w:r w:rsidRPr="00D51D96">
              <w:rPr>
                <w:rFonts w:ascii="Arial" w:hAnsi="Arial" w:cs="Arial"/>
                <w:sz w:val="20"/>
                <w:szCs w:val="20"/>
                <w:rPrChange w:id="1731" w:author="Dovev Lavie" w:date="2026-09-17T14:09:00Z">
                  <w:rPr>
                    <w:rFonts w:ascii="Arial" w:hAnsi="Arial" w:cs="Arial"/>
                  </w:rPr>
                </w:rPrChange>
              </w:rPr>
              <w:t>Yes</w:t>
            </w:r>
          </w:p>
        </w:tc>
        <w:tc>
          <w:tcPr>
            <w:tcW w:w="1980" w:type="dxa"/>
          </w:tcPr>
          <w:p w14:paraId="3B2327FC" w14:textId="77777777" w:rsidR="00ED117A" w:rsidRPr="00D51D96" w:rsidRDefault="00ED117A">
            <w:pPr>
              <w:pStyle w:val="Compact"/>
              <w:rPr>
                <w:rFonts w:ascii="Arial" w:hAnsi="Arial" w:cs="Arial"/>
                <w:sz w:val="20"/>
                <w:szCs w:val="20"/>
                <w:rPrChange w:id="1732" w:author="Dovev Lavie" w:date="2026-09-17T14:09:00Z">
                  <w:rPr>
                    <w:rFonts w:ascii="Arial" w:hAnsi="Arial" w:cs="Arial"/>
                  </w:rPr>
                </w:rPrChange>
              </w:rPr>
            </w:pPr>
            <w:r w:rsidRPr="00D51D96">
              <w:rPr>
                <w:rFonts w:ascii="Arial" w:hAnsi="Arial" w:cs="Arial"/>
                <w:sz w:val="20"/>
                <w:szCs w:val="20"/>
                <w:rPrChange w:id="1733" w:author="Dovev Lavie" w:date="2026-09-17T14:09:00Z">
                  <w:rPr>
                    <w:rFonts w:ascii="Arial" w:hAnsi="Arial" w:cs="Arial"/>
                  </w:rPr>
                </w:rPrChange>
              </w:rPr>
              <w:t>Income Specification radio</w:t>
            </w:r>
          </w:p>
        </w:tc>
      </w:tr>
      <w:tr w:rsidR="00ED117A" w:rsidRPr="00D51D96" w14:paraId="7C14A22C" w14:textId="77777777">
        <w:tc>
          <w:tcPr>
            <w:tcW w:w="1980" w:type="dxa"/>
          </w:tcPr>
          <w:p w14:paraId="7B3CCF1E" w14:textId="77777777" w:rsidR="00ED117A" w:rsidRPr="00D51D96" w:rsidRDefault="00ED117A">
            <w:pPr>
              <w:pStyle w:val="Compact"/>
              <w:rPr>
                <w:rFonts w:ascii="Arial" w:hAnsi="Arial" w:cs="Arial"/>
                <w:sz w:val="20"/>
                <w:szCs w:val="20"/>
                <w:rPrChange w:id="1734" w:author="Dovev Lavie" w:date="2026-09-17T14:09:00Z">
                  <w:rPr>
                    <w:rFonts w:ascii="Arial" w:hAnsi="Arial" w:cs="Arial"/>
                  </w:rPr>
                </w:rPrChange>
              </w:rPr>
            </w:pPr>
            <w:r w:rsidRPr="00D51D96">
              <w:rPr>
                <w:rFonts w:ascii="Arial" w:hAnsi="Arial" w:cs="Arial"/>
                <w:sz w:val="20"/>
                <w:szCs w:val="20"/>
                <w:rPrChange w:id="1735" w:author="Dovev Lavie" w:date="2026-09-17T14:09:00Z">
                  <w:rPr>
                    <w:rFonts w:ascii="Arial" w:hAnsi="Arial" w:cs="Arial"/>
                  </w:rPr>
                </w:rPrChange>
              </w:rPr>
              <w:t>Base σ per element</w:t>
            </w:r>
          </w:p>
        </w:tc>
        <w:tc>
          <w:tcPr>
            <w:tcW w:w="1980" w:type="dxa"/>
          </w:tcPr>
          <w:p w14:paraId="66E2A12A" w14:textId="77777777" w:rsidR="00ED117A" w:rsidRPr="00D51D96" w:rsidRDefault="00ED117A">
            <w:pPr>
              <w:pStyle w:val="Compact"/>
              <w:rPr>
                <w:rFonts w:ascii="Arial" w:hAnsi="Arial" w:cs="Arial"/>
                <w:sz w:val="20"/>
                <w:szCs w:val="20"/>
                <w:rPrChange w:id="1736" w:author="Dovev Lavie" w:date="2026-09-17T14:09:00Z">
                  <w:rPr>
                    <w:rFonts w:ascii="Arial" w:hAnsi="Arial" w:cs="Arial"/>
                  </w:rPr>
                </w:rPrChange>
              </w:rPr>
            </w:pPr>
            <w:r w:rsidRPr="00D51D96">
              <w:rPr>
                <w:rFonts w:ascii="Arial" w:hAnsi="Arial" w:cs="Arial"/>
                <w:sz w:val="20"/>
                <w:szCs w:val="20"/>
                <w:rPrChange w:id="1737" w:author="Dovev Lavie" w:date="2026-09-17T14:09:00Z">
                  <w:rPr>
                    <w:rFonts w:ascii="Arial" w:hAnsi="Arial" w:cs="Arial"/>
                  </w:rPr>
                </w:rPrChange>
              </w:rPr>
              <w:t>Fixed</w:t>
            </w:r>
          </w:p>
        </w:tc>
        <w:tc>
          <w:tcPr>
            <w:tcW w:w="1980" w:type="dxa"/>
          </w:tcPr>
          <w:p w14:paraId="1F4DBE6C" w14:textId="77777777" w:rsidR="00ED117A" w:rsidRPr="00D51D96" w:rsidRDefault="00ED117A">
            <w:pPr>
              <w:pStyle w:val="Compact"/>
              <w:rPr>
                <w:rFonts w:ascii="Arial" w:hAnsi="Arial" w:cs="Arial"/>
                <w:sz w:val="20"/>
                <w:szCs w:val="20"/>
                <w:rPrChange w:id="1738" w:author="Dovev Lavie" w:date="2026-09-17T14:09:00Z">
                  <w:rPr>
                    <w:rFonts w:ascii="Arial" w:hAnsi="Arial" w:cs="Arial"/>
                  </w:rPr>
                </w:rPrChange>
              </w:rPr>
            </w:pPr>
            <w:r w:rsidRPr="00D51D96">
              <w:rPr>
                <w:rFonts w:ascii="Arial" w:hAnsi="Arial" w:cs="Arial"/>
                <w:sz w:val="20"/>
                <w:szCs w:val="20"/>
                <w:rPrChange w:id="1739" w:author="Dovev Lavie" w:date="2026-09-17T14:09:00Z">
                  <w:rPr>
                    <w:rFonts w:ascii="Arial" w:hAnsi="Arial" w:cs="Arial"/>
                  </w:rPr>
                </w:rPrChange>
              </w:rPr>
              <w:t>No (base value)</w:t>
            </w:r>
          </w:p>
        </w:tc>
        <w:tc>
          <w:tcPr>
            <w:tcW w:w="1980" w:type="dxa"/>
          </w:tcPr>
          <w:p w14:paraId="048EF9DF" w14:textId="77777777" w:rsidR="00ED117A" w:rsidRPr="00D51D96" w:rsidRDefault="00ED117A">
            <w:pPr>
              <w:pStyle w:val="Compact"/>
              <w:rPr>
                <w:rFonts w:ascii="Arial" w:hAnsi="Arial" w:cs="Arial"/>
                <w:sz w:val="20"/>
                <w:szCs w:val="20"/>
                <w:rPrChange w:id="1740" w:author="Dovev Lavie" w:date="2026-09-17T14:09:00Z">
                  <w:rPr>
                    <w:rFonts w:ascii="Arial" w:hAnsi="Arial" w:cs="Arial"/>
                  </w:rPr>
                </w:rPrChange>
              </w:rPr>
            </w:pPr>
            <w:r w:rsidRPr="00D51D96">
              <w:rPr>
                <w:rFonts w:ascii="Arial" w:hAnsi="Arial" w:cs="Arial"/>
                <w:sz w:val="20"/>
                <w:szCs w:val="20"/>
                <w:rPrChange w:id="1741" w:author="Dovev Lavie" w:date="2026-09-17T14:09:00Z">
                  <w:rPr>
                    <w:rFonts w:ascii="Arial" w:hAnsi="Arial" w:cs="Arial"/>
                  </w:rPr>
                </w:rPrChange>
              </w:rPr>
              <w:t>Fixed</w:t>
            </w:r>
          </w:p>
        </w:tc>
      </w:tr>
      <w:tr w:rsidR="00ED117A" w:rsidRPr="00D51D96" w14:paraId="42F98564" w14:textId="77777777">
        <w:tc>
          <w:tcPr>
            <w:tcW w:w="1980" w:type="dxa"/>
          </w:tcPr>
          <w:p w14:paraId="3E9E5ABC" w14:textId="77777777" w:rsidR="00ED117A" w:rsidRPr="00D51D96" w:rsidRDefault="00ED117A">
            <w:pPr>
              <w:pStyle w:val="Compact"/>
              <w:rPr>
                <w:rFonts w:ascii="Arial" w:hAnsi="Arial" w:cs="Arial"/>
                <w:sz w:val="20"/>
                <w:szCs w:val="20"/>
                <w:rPrChange w:id="1742" w:author="Dovev Lavie" w:date="2026-09-17T14:09:00Z">
                  <w:rPr>
                    <w:rFonts w:ascii="Arial" w:hAnsi="Arial" w:cs="Arial"/>
                  </w:rPr>
                </w:rPrChange>
              </w:rPr>
            </w:pPr>
            <w:r w:rsidRPr="00D51D96">
              <w:rPr>
                <w:rFonts w:ascii="Arial" w:hAnsi="Arial" w:cs="Arial"/>
                <w:sz w:val="20"/>
                <w:szCs w:val="20"/>
                <w:rPrChange w:id="1743" w:author="Dovev Lavie" w:date="2026-09-17T14:09:00Z">
                  <w:rPr>
                    <w:rFonts w:ascii="Arial" w:hAnsi="Arial" w:cs="Arial"/>
                  </w:rPr>
                </w:rPrChange>
              </w:rPr>
              <w:t>Equation coefficients</w:t>
            </w:r>
          </w:p>
        </w:tc>
        <w:tc>
          <w:tcPr>
            <w:tcW w:w="1980" w:type="dxa"/>
          </w:tcPr>
          <w:p w14:paraId="5C0BB596" w14:textId="77777777" w:rsidR="00ED117A" w:rsidRPr="00D51D96" w:rsidRDefault="00ED117A">
            <w:pPr>
              <w:pStyle w:val="Compact"/>
              <w:rPr>
                <w:rFonts w:ascii="Arial" w:hAnsi="Arial" w:cs="Arial"/>
                <w:sz w:val="20"/>
                <w:szCs w:val="20"/>
                <w:rPrChange w:id="1744" w:author="Dovev Lavie" w:date="2026-09-17T14:09:00Z">
                  <w:rPr>
                    <w:rFonts w:ascii="Arial" w:hAnsi="Arial" w:cs="Arial"/>
                  </w:rPr>
                </w:rPrChange>
              </w:rPr>
            </w:pPr>
            <w:r w:rsidRPr="00D51D96">
              <w:rPr>
                <w:rFonts w:ascii="Arial" w:hAnsi="Arial" w:cs="Arial"/>
                <w:sz w:val="20"/>
                <w:szCs w:val="20"/>
                <w:rPrChange w:id="1745" w:author="Dovev Lavie" w:date="2026-09-17T14:09:00Z">
                  <w:rPr>
                    <w:rFonts w:ascii="Arial" w:hAnsi="Arial" w:cs="Arial"/>
                  </w:rPr>
                </w:rPrChange>
              </w:rPr>
              <w:t>Fixed</w:t>
            </w:r>
          </w:p>
        </w:tc>
        <w:tc>
          <w:tcPr>
            <w:tcW w:w="1980" w:type="dxa"/>
          </w:tcPr>
          <w:p w14:paraId="48422CC9" w14:textId="77777777" w:rsidR="00ED117A" w:rsidRPr="00D51D96" w:rsidRDefault="00ED117A">
            <w:pPr>
              <w:pStyle w:val="Compact"/>
              <w:rPr>
                <w:rFonts w:ascii="Arial" w:hAnsi="Arial" w:cs="Arial"/>
                <w:sz w:val="20"/>
                <w:szCs w:val="20"/>
                <w:rPrChange w:id="1746" w:author="Dovev Lavie" w:date="2026-09-17T14:09:00Z">
                  <w:rPr>
                    <w:rFonts w:ascii="Arial" w:hAnsi="Arial" w:cs="Arial"/>
                  </w:rPr>
                </w:rPrChange>
              </w:rPr>
            </w:pPr>
            <w:r w:rsidRPr="00D51D96">
              <w:rPr>
                <w:rFonts w:ascii="Arial" w:hAnsi="Arial" w:cs="Arial"/>
                <w:sz w:val="20"/>
                <w:szCs w:val="20"/>
                <w:rPrChange w:id="1747" w:author="Dovev Lavie" w:date="2026-09-17T14:09:00Z">
                  <w:rPr>
                    <w:rFonts w:ascii="Arial" w:hAnsi="Arial" w:cs="Arial"/>
                  </w:rPr>
                </w:rPrChange>
              </w:rPr>
              <w:t>No</w:t>
            </w:r>
          </w:p>
        </w:tc>
        <w:tc>
          <w:tcPr>
            <w:tcW w:w="1980" w:type="dxa"/>
          </w:tcPr>
          <w:p w14:paraId="2DBCE713" w14:textId="77777777" w:rsidR="00ED117A" w:rsidRPr="00D51D96" w:rsidRDefault="00ED117A">
            <w:pPr>
              <w:pStyle w:val="Compact"/>
              <w:rPr>
                <w:rFonts w:ascii="Arial" w:hAnsi="Arial" w:cs="Arial"/>
                <w:sz w:val="20"/>
                <w:szCs w:val="20"/>
                <w:rPrChange w:id="1748" w:author="Dovev Lavie" w:date="2026-09-17T14:09:00Z">
                  <w:rPr>
                    <w:rFonts w:ascii="Arial" w:hAnsi="Arial" w:cs="Arial"/>
                  </w:rPr>
                </w:rPrChange>
              </w:rPr>
            </w:pPr>
            <w:r w:rsidRPr="00D51D96">
              <w:rPr>
                <w:rFonts w:ascii="Arial" w:hAnsi="Arial" w:cs="Arial"/>
                <w:sz w:val="20"/>
                <w:szCs w:val="20"/>
                <w:rPrChange w:id="1749" w:author="Dovev Lavie" w:date="2026-09-17T14:09:00Z">
                  <w:rPr>
                    <w:rFonts w:ascii="Arial" w:hAnsi="Arial" w:cs="Arial"/>
                  </w:rPr>
                </w:rPrChange>
              </w:rPr>
              <w:t>—</w:t>
            </w:r>
          </w:p>
        </w:tc>
      </w:tr>
      <w:tr w:rsidR="00ED117A" w:rsidRPr="00D51D96" w14:paraId="399B9550" w14:textId="77777777">
        <w:tc>
          <w:tcPr>
            <w:tcW w:w="1980" w:type="dxa"/>
          </w:tcPr>
          <w:p w14:paraId="797F1DB9" w14:textId="77777777" w:rsidR="00ED117A" w:rsidRPr="00D51D96" w:rsidRDefault="00ED117A">
            <w:pPr>
              <w:pStyle w:val="Compact"/>
              <w:rPr>
                <w:rFonts w:ascii="Arial" w:hAnsi="Arial" w:cs="Arial"/>
                <w:sz w:val="20"/>
                <w:szCs w:val="20"/>
                <w:rPrChange w:id="1750" w:author="Dovev Lavie" w:date="2026-09-17T14:09:00Z">
                  <w:rPr>
                    <w:rFonts w:ascii="Arial" w:hAnsi="Arial" w:cs="Arial"/>
                  </w:rPr>
                </w:rPrChange>
              </w:rPr>
            </w:pPr>
            <w:r w:rsidRPr="00D51D96">
              <w:rPr>
                <w:rFonts w:ascii="Arial" w:hAnsi="Arial" w:cs="Arial"/>
                <w:sz w:val="20"/>
                <w:szCs w:val="20"/>
                <w:rPrChange w:id="1751" w:author="Dovev Lavie" w:date="2026-09-17T14:09:00Z">
                  <w:rPr>
                    <w:rFonts w:ascii="Arial" w:hAnsi="Arial" w:cs="Arial"/>
                  </w:rPr>
                </w:rPrChange>
              </w:rPr>
              <w:t>Priority sequences</w:t>
            </w:r>
          </w:p>
        </w:tc>
        <w:tc>
          <w:tcPr>
            <w:tcW w:w="1980" w:type="dxa"/>
          </w:tcPr>
          <w:p w14:paraId="1CA43E97" w14:textId="77777777" w:rsidR="00ED117A" w:rsidRPr="00D51D96" w:rsidRDefault="00ED117A">
            <w:pPr>
              <w:pStyle w:val="Compact"/>
              <w:rPr>
                <w:rFonts w:ascii="Arial" w:hAnsi="Arial" w:cs="Arial"/>
                <w:sz w:val="20"/>
                <w:szCs w:val="20"/>
                <w:rPrChange w:id="1752" w:author="Dovev Lavie" w:date="2026-09-17T14:09:00Z">
                  <w:rPr>
                    <w:rFonts w:ascii="Arial" w:hAnsi="Arial" w:cs="Arial"/>
                  </w:rPr>
                </w:rPrChange>
              </w:rPr>
            </w:pPr>
            <w:r w:rsidRPr="00D51D96">
              <w:rPr>
                <w:rFonts w:ascii="Arial" w:hAnsi="Arial" w:cs="Arial"/>
                <w:sz w:val="20"/>
                <w:szCs w:val="20"/>
                <w:rPrChange w:id="1753" w:author="Dovev Lavie" w:date="2026-09-17T14:09:00Z">
                  <w:rPr>
                    <w:rFonts w:ascii="Arial" w:hAnsi="Arial" w:cs="Arial"/>
                  </w:rPr>
                </w:rPrChange>
              </w:rPr>
              <w:t>Fixed</w:t>
            </w:r>
          </w:p>
        </w:tc>
        <w:tc>
          <w:tcPr>
            <w:tcW w:w="1980" w:type="dxa"/>
          </w:tcPr>
          <w:p w14:paraId="6401EE69" w14:textId="77777777" w:rsidR="00ED117A" w:rsidRPr="00D51D96" w:rsidRDefault="00ED117A">
            <w:pPr>
              <w:pStyle w:val="Compact"/>
              <w:rPr>
                <w:rFonts w:ascii="Arial" w:hAnsi="Arial" w:cs="Arial"/>
                <w:sz w:val="20"/>
                <w:szCs w:val="20"/>
                <w:rPrChange w:id="1754" w:author="Dovev Lavie" w:date="2026-09-17T14:09:00Z">
                  <w:rPr>
                    <w:rFonts w:ascii="Arial" w:hAnsi="Arial" w:cs="Arial"/>
                  </w:rPr>
                </w:rPrChange>
              </w:rPr>
            </w:pPr>
            <w:r w:rsidRPr="00D51D96">
              <w:rPr>
                <w:rFonts w:ascii="Arial" w:hAnsi="Arial" w:cs="Arial"/>
                <w:sz w:val="20"/>
                <w:szCs w:val="20"/>
                <w:rPrChange w:id="1755" w:author="Dovev Lavie" w:date="2026-09-17T14:09:00Z">
                  <w:rPr>
                    <w:rFonts w:ascii="Arial" w:hAnsi="Arial" w:cs="Arial"/>
                  </w:rPr>
                </w:rPrChange>
              </w:rPr>
              <w:t>No</w:t>
            </w:r>
          </w:p>
        </w:tc>
        <w:tc>
          <w:tcPr>
            <w:tcW w:w="1980" w:type="dxa"/>
          </w:tcPr>
          <w:p w14:paraId="39241DE4" w14:textId="77777777" w:rsidR="00ED117A" w:rsidRPr="00D51D96" w:rsidRDefault="00ED117A">
            <w:pPr>
              <w:pStyle w:val="Compact"/>
              <w:rPr>
                <w:rFonts w:ascii="Arial" w:hAnsi="Arial" w:cs="Arial"/>
                <w:sz w:val="20"/>
                <w:szCs w:val="20"/>
                <w:rPrChange w:id="1756" w:author="Dovev Lavie" w:date="2026-09-17T14:09:00Z">
                  <w:rPr>
                    <w:rFonts w:ascii="Arial" w:hAnsi="Arial" w:cs="Arial"/>
                  </w:rPr>
                </w:rPrChange>
              </w:rPr>
            </w:pPr>
            <w:r w:rsidRPr="00D51D96">
              <w:rPr>
                <w:rFonts w:ascii="Arial" w:hAnsi="Arial" w:cs="Arial"/>
                <w:sz w:val="20"/>
                <w:szCs w:val="20"/>
                <w:rPrChange w:id="1757" w:author="Dovev Lavie" w:date="2026-09-17T14:09:00Z">
                  <w:rPr>
                    <w:rFonts w:ascii="Arial" w:hAnsi="Arial" w:cs="Arial"/>
                  </w:rPr>
                </w:rPrChange>
              </w:rPr>
              <w:t>—</w:t>
            </w:r>
          </w:p>
        </w:tc>
      </w:tr>
      <w:tr w:rsidR="00ED117A" w:rsidRPr="00D51D96" w14:paraId="7C6058C4" w14:textId="77777777">
        <w:tc>
          <w:tcPr>
            <w:tcW w:w="1980" w:type="dxa"/>
          </w:tcPr>
          <w:p w14:paraId="20BBDD9B" w14:textId="77777777" w:rsidR="00ED117A" w:rsidRPr="00D51D96" w:rsidRDefault="00ED117A">
            <w:pPr>
              <w:pStyle w:val="Compact"/>
              <w:rPr>
                <w:rFonts w:ascii="Arial" w:hAnsi="Arial" w:cs="Arial"/>
                <w:sz w:val="20"/>
                <w:szCs w:val="20"/>
                <w:rPrChange w:id="1758" w:author="Dovev Lavie" w:date="2026-09-17T14:09:00Z">
                  <w:rPr>
                    <w:rFonts w:ascii="Arial" w:hAnsi="Arial" w:cs="Arial"/>
                  </w:rPr>
                </w:rPrChange>
              </w:rPr>
            </w:pPr>
            <w:r w:rsidRPr="00D51D96">
              <w:rPr>
                <w:rFonts w:ascii="Arial" w:hAnsi="Arial" w:cs="Arial"/>
                <w:sz w:val="20"/>
                <w:szCs w:val="20"/>
                <w:rPrChange w:id="1759" w:author="Dovev Lavie" w:date="2026-09-17T14:09:00Z">
                  <w:rPr>
                    <w:rFonts w:ascii="Arial" w:hAnsi="Arial" w:cs="Arial"/>
                  </w:rPr>
                </w:rPrChange>
              </w:rPr>
              <w:t>Categorical income effects</w:t>
            </w:r>
          </w:p>
        </w:tc>
        <w:tc>
          <w:tcPr>
            <w:tcW w:w="1980" w:type="dxa"/>
          </w:tcPr>
          <w:p w14:paraId="623137FB" w14:textId="77777777" w:rsidR="00ED117A" w:rsidRPr="00D51D96" w:rsidRDefault="00ED117A">
            <w:pPr>
              <w:pStyle w:val="Compact"/>
              <w:rPr>
                <w:rFonts w:ascii="Arial" w:hAnsi="Arial" w:cs="Arial"/>
                <w:sz w:val="20"/>
                <w:szCs w:val="20"/>
                <w:rPrChange w:id="1760" w:author="Dovev Lavie" w:date="2026-09-17T14:09:00Z">
                  <w:rPr>
                    <w:rFonts w:ascii="Arial" w:hAnsi="Arial" w:cs="Arial"/>
                  </w:rPr>
                </w:rPrChange>
              </w:rPr>
            </w:pPr>
            <w:r w:rsidRPr="00D51D96">
              <w:rPr>
                <w:rFonts w:ascii="Arial" w:hAnsi="Arial" w:cs="Arial"/>
                <w:sz w:val="20"/>
                <w:szCs w:val="20"/>
                <w:rPrChange w:id="1761" w:author="Dovev Lavie" w:date="2026-09-17T14:09:00Z">
                  <w:rPr>
                    <w:rFonts w:ascii="Arial" w:hAnsi="Arial" w:cs="Arial"/>
                  </w:rPr>
                </w:rPrChange>
              </w:rPr>
              <w:t>Fixed</w:t>
            </w:r>
          </w:p>
        </w:tc>
        <w:tc>
          <w:tcPr>
            <w:tcW w:w="1980" w:type="dxa"/>
          </w:tcPr>
          <w:p w14:paraId="153D8CA0" w14:textId="77777777" w:rsidR="00ED117A" w:rsidRPr="00D51D96" w:rsidRDefault="00ED117A">
            <w:pPr>
              <w:pStyle w:val="Compact"/>
              <w:rPr>
                <w:rFonts w:ascii="Arial" w:hAnsi="Arial" w:cs="Arial"/>
                <w:sz w:val="20"/>
                <w:szCs w:val="20"/>
                <w:rPrChange w:id="1762" w:author="Dovev Lavie" w:date="2026-09-17T14:09:00Z">
                  <w:rPr>
                    <w:rFonts w:ascii="Arial" w:hAnsi="Arial" w:cs="Arial"/>
                  </w:rPr>
                </w:rPrChange>
              </w:rPr>
            </w:pPr>
            <w:r w:rsidRPr="00D51D96">
              <w:rPr>
                <w:rFonts w:ascii="Arial" w:hAnsi="Arial" w:cs="Arial"/>
                <w:sz w:val="20"/>
                <w:szCs w:val="20"/>
                <w:rPrChange w:id="1763" w:author="Dovev Lavie" w:date="2026-09-17T14:09:00Z">
                  <w:rPr>
                    <w:rFonts w:ascii="Arial" w:hAnsi="Arial" w:cs="Arial"/>
                  </w:rPr>
                </w:rPrChange>
              </w:rPr>
              <w:t>No</w:t>
            </w:r>
          </w:p>
        </w:tc>
        <w:tc>
          <w:tcPr>
            <w:tcW w:w="1980" w:type="dxa"/>
          </w:tcPr>
          <w:p w14:paraId="754893F0" w14:textId="77777777" w:rsidR="00ED117A" w:rsidRPr="00D51D96" w:rsidRDefault="00ED117A">
            <w:pPr>
              <w:pStyle w:val="Compact"/>
              <w:rPr>
                <w:rFonts w:ascii="Arial" w:hAnsi="Arial" w:cs="Arial"/>
                <w:sz w:val="20"/>
                <w:szCs w:val="20"/>
                <w:rPrChange w:id="1764" w:author="Dovev Lavie" w:date="2026-09-17T14:09:00Z">
                  <w:rPr>
                    <w:rFonts w:ascii="Arial" w:hAnsi="Arial" w:cs="Arial"/>
                  </w:rPr>
                </w:rPrChange>
              </w:rPr>
            </w:pPr>
            <w:r w:rsidRPr="00D51D96">
              <w:rPr>
                <w:rFonts w:ascii="Arial" w:hAnsi="Arial" w:cs="Arial"/>
                <w:sz w:val="20"/>
                <w:szCs w:val="20"/>
                <w:rPrChange w:id="1765" w:author="Dovev Lavie" w:date="2026-09-17T14:09:00Z">
                  <w:rPr>
                    <w:rFonts w:ascii="Arial" w:hAnsi="Arial" w:cs="Arial"/>
                  </w:rPr>
                </w:rPrChange>
              </w:rPr>
              <w:t>—</w:t>
            </w:r>
          </w:p>
        </w:tc>
      </w:tr>
      <w:tr w:rsidR="00ED117A" w:rsidRPr="00D51D96" w14:paraId="21337DCE" w14:textId="77777777">
        <w:tc>
          <w:tcPr>
            <w:tcW w:w="1980" w:type="dxa"/>
          </w:tcPr>
          <w:p w14:paraId="173A5DB4" w14:textId="77777777" w:rsidR="00ED117A" w:rsidRPr="00D51D96" w:rsidRDefault="00ED117A">
            <w:pPr>
              <w:pStyle w:val="Compact"/>
              <w:rPr>
                <w:rFonts w:ascii="Arial" w:hAnsi="Arial" w:cs="Arial"/>
                <w:sz w:val="20"/>
                <w:szCs w:val="20"/>
                <w:rPrChange w:id="1766" w:author="Dovev Lavie" w:date="2026-09-17T14:09:00Z">
                  <w:rPr>
                    <w:rFonts w:ascii="Arial" w:hAnsi="Arial" w:cs="Arial"/>
                  </w:rPr>
                </w:rPrChange>
              </w:rPr>
            </w:pPr>
            <w:r w:rsidRPr="00D51D96">
              <w:rPr>
                <w:rFonts w:ascii="Arial" w:hAnsi="Arial" w:cs="Arial"/>
                <w:sz w:val="20"/>
                <w:szCs w:val="20"/>
                <w:rPrChange w:id="1767" w:author="Dovev Lavie" w:date="2026-09-17T14:09:00Z">
                  <w:rPr>
                    <w:rFonts w:ascii="Arial" w:hAnsi="Arial" w:cs="Arial"/>
                  </w:rPr>
                </w:rPrChange>
              </w:rPr>
              <w:t>Z-scoring statistics</w:t>
            </w:r>
          </w:p>
        </w:tc>
        <w:tc>
          <w:tcPr>
            <w:tcW w:w="1980" w:type="dxa"/>
          </w:tcPr>
          <w:p w14:paraId="352977AA" w14:textId="77777777" w:rsidR="00ED117A" w:rsidRPr="00D51D96" w:rsidRDefault="00ED117A">
            <w:pPr>
              <w:pStyle w:val="Compact"/>
              <w:rPr>
                <w:rFonts w:ascii="Arial" w:hAnsi="Arial" w:cs="Arial"/>
                <w:sz w:val="20"/>
                <w:szCs w:val="20"/>
                <w:rPrChange w:id="1768" w:author="Dovev Lavie" w:date="2026-09-17T14:09:00Z">
                  <w:rPr>
                    <w:rFonts w:ascii="Arial" w:hAnsi="Arial" w:cs="Arial"/>
                  </w:rPr>
                </w:rPrChange>
              </w:rPr>
            </w:pPr>
            <w:r w:rsidRPr="00D51D96">
              <w:rPr>
                <w:rFonts w:ascii="Arial" w:hAnsi="Arial" w:cs="Arial"/>
                <w:sz w:val="20"/>
                <w:szCs w:val="20"/>
                <w:rPrChange w:id="1769" w:author="Dovev Lavie" w:date="2026-09-17T14:09:00Z">
                  <w:rPr>
                    <w:rFonts w:ascii="Arial" w:hAnsi="Arial" w:cs="Arial"/>
                  </w:rPr>
                </w:rPrChange>
              </w:rPr>
              <w:t>Fixed</w:t>
            </w:r>
          </w:p>
        </w:tc>
        <w:tc>
          <w:tcPr>
            <w:tcW w:w="1980" w:type="dxa"/>
          </w:tcPr>
          <w:p w14:paraId="12E09438" w14:textId="77777777" w:rsidR="00ED117A" w:rsidRPr="00D51D96" w:rsidRDefault="00ED117A">
            <w:pPr>
              <w:pStyle w:val="Compact"/>
              <w:rPr>
                <w:rFonts w:ascii="Arial" w:hAnsi="Arial" w:cs="Arial"/>
                <w:sz w:val="20"/>
                <w:szCs w:val="20"/>
                <w:rPrChange w:id="1770" w:author="Dovev Lavie" w:date="2026-09-17T14:09:00Z">
                  <w:rPr>
                    <w:rFonts w:ascii="Arial" w:hAnsi="Arial" w:cs="Arial"/>
                  </w:rPr>
                </w:rPrChange>
              </w:rPr>
            </w:pPr>
            <w:r w:rsidRPr="00D51D96">
              <w:rPr>
                <w:rFonts w:ascii="Arial" w:hAnsi="Arial" w:cs="Arial"/>
                <w:sz w:val="20"/>
                <w:szCs w:val="20"/>
                <w:rPrChange w:id="1771" w:author="Dovev Lavie" w:date="2026-09-17T14:09:00Z">
                  <w:rPr>
                    <w:rFonts w:ascii="Arial" w:hAnsi="Arial" w:cs="Arial"/>
                  </w:rPr>
                </w:rPrChange>
              </w:rPr>
              <w:t>No</w:t>
            </w:r>
          </w:p>
        </w:tc>
        <w:tc>
          <w:tcPr>
            <w:tcW w:w="1980" w:type="dxa"/>
          </w:tcPr>
          <w:p w14:paraId="4CA2EB8E" w14:textId="77777777" w:rsidR="00ED117A" w:rsidRPr="00D51D96" w:rsidRDefault="00ED117A">
            <w:pPr>
              <w:pStyle w:val="Compact"/>
              <w:rPr>
                <w:rFonts w:ascii="Arial" w:hAnsi="Arial" w:cs="Arial"/>
                <w:sz w:val="20"/>
                <w:szCs w:val="20"/>
                <w:rPrChange w:id="1772" w:author="Dovev Lavie" w:date="2026-09-17T14:09:00Z">
                  <w:rPr>
                    <w:rFonts w:ascii="Arial" w:hAnsi="Arial" w:cs="Arial"/>
                  </w:rPr>
                </w:rPrChange>
              </w:rPr>
            </w:pPr>
            <w:r w:rsidRPr="00D51D96">
              <w:rPr>
                <w:rFonts w:ascii="Arial" w:hAnsi="Arial" w:cs="Arial"/>
                <w:sz w:val="20"/>
                <w:szCs w:val="20"/>
                <w:rPrChange w:id="1773" w:author="Dovev Lavie" w:date="2026-09-17T14:09:00Z">
                  <w:rPr>
                    <w:rFonts w:ascii="Arial" w:hAnsi="Arial" w:cs="Arial"/>
                  </w:rPr>
                </w:rPrChange>
              </w:rPr>
              <w:t>—</w:t>
            </w:r>
          </w:p>
        </w:tc>
      </w:tr>
    </w:tbl>
    <w:p w14:paraId="4F6E0BCC" w14:textId="77777777" w:rsidR="00ED117A" w:rsidRPr="00D51D96" w:rsidRDefault="00ED117A" w:rsidP="00ED117A">
      <w:pPr>
        <w:pStyle w:val="Heading2"/>
        <w:rPr>
          <w:rFonts w:ascii="Arial" w:hAnsi="Arial" w:cs="Arial"/>
          <w:i w:val="0"/>
          <w:iCs w:val="0"/>
          <w:sz w:val="22"/>
          <w:szCs w:val="22"/>
          <w:rPrChange w:id="1774" w:author="Dovev Lavie" w:date="2026-09-17T16:14:00Z">
            <w:rPr>
              <w:rFonts w:ascii="Arial" w:hAnsi="Arial" w:cs="Arial"/>
            </w:rPr>
          </w:rPrChange>
        </w:rPr>
      </w:pPr>
      <w:r w:rsidRPr="00D51D96">
        <w:rPr>
          <w:rFonts w:ascii="Arial" w:hAnsi="Arial" w:cs="Arial"/>
          <w:i w:val="0"/>
          <w:iCs w:val="0"/>
          <w:sz w:val="22"/>
          <w:szCs w:val="22"/>
          <w:rPrChange w:id="1775" w:author="Dovev Lavie" w:date="2026-09-17T16:14:00Z">
            <w:rPr>
              <w:rFonts w:ascii="Arial" w:hAnsi="Arial" w:cs="Arial"/>
            </w:rPr>
          </w:rPrChange>
        </w:rPr>
        <w:t>16. Output</w:t>
      </w:r>
    </w:p>
    <w:p w14:paraId="4BC76148" w14:textId="77777777" w:rsidR="00ED117A" w:rsidRPr="00D51D96" w:rsidRDefault="00ED117A" w:rsidP="00ED117A">
      <w:pPr>
        <w:pStyle w:val="FirstParagraph"/>
        <w:rPr>
          <w:rFonts w:ascii="Arial" w:hAnsi="Arial" w:cs="Arial"/>
          <w:sz w:val="20"/>
          <w:szCs w:val="20"/>
          <w:rPrChange w:id="1776" w:author="Dovev Lavie" w:date="2026-09-17T14:09:00Z">
            <w:rPr>
              <w:rFonts w:ascii="Arial" w:hAnsi="Arial" w:cs="Arial"/>
            </w:rPr>
          </w:rPrChange>
        </w:rPr>
      </w:pPr>
      <w:r w:rsidRPr="00D51D96">
        <w:rPr>
          <w:rFonts w:ascii="Arial" w:hAnsi="Arial" w:cs="Arial"/>
          <w:sz w:val="20"/>
          <w:szCs w:val="20"/>
          <w:rPrChange w:id="1777" w:author="Dovev Lavie" w:date="2026-09-17T14:09:00Z">
            <w:rPr>
              <w:rFonts w:ascii="Arial" w:hAnsi="Arial" w:cs="Arial"/>
            </w:rPr>
          </w:rPrChange>
        </w:rPr>
        <w:t>The decision produces the following outputs per agent:</w:t>
      </w:r>
    </w:p>
    <w:tbl>
      <w:tblPr>
        <w:tblW w:w="5000" w:type="pct"/>
        <w:tblLayout w:type="fixed"/>
        <w:tblLook w:val="0020" w:firstRow="1" w:lastRow="0" w:firstColumn="0" w:lastColumn="0" w:noHBand="0" w:noVBand="0"/>
      </w:tblPr>
      <w:tblGrid>
        <w:gridCol w:w="4680"/>
        <w:gridCol w:w="4680"/>
      </w:tblGrid>
      <w:tr w:rsidR="00ED117A" w:rsidRPr="00D51D96" w14:paraId="7D74C030" w14:textId="77777777">
        <w:trPr>
          <w:tblHeader/>
        </w:trPr>
        <w:tc>
          <w:tcPr>
            <w:tcW w:w="3960" w:type="dxa"/>
          </w:tcPr>
          <w:p w14:paraId="3AEBEEA2" w14:textId="77777777" w:rsidR="00ED117A" w:rsidRPr="00D51D96" w:rsidRDefault="00ED117A">
            <w:pPr>
              <w:pStyle w:val="Compact"/>
              <w:rPr>
                <w:rFonts w:ascii="Arial" w:hAnsi="Arial" w:cs="Arial"/>
                <w:sz w:val="20"/>
                <w:szCs w:val="20"/>
                <w:rPrChange w:id="1778" w:author="Dovev Lavie" w:date="2026-09-17T14:09:00Z">
                  <w:rPr>
                    <w:rFonts w:ascii="Arial" w:hAnsi="Arial" w:cs="Arial"/>
                  </w:rPr>
                </w:rPrChange>
              </w:rPr>
            </w:pPr>
            <w:r w:rsidRPr="00D51D96">
              <w:rPr>
                <w:rFonts w:ascii="Arial" w:hAnsi="Arial" w:cs="Arial"/>
                <w:sz w:val="20"/>
                <w:szCs w:val="20"/>
                <w:rPrChange w:id="1779" w:author="Dovev Lavie" w:date="2026-09-17T14:09:00Z">
                  <w:rPr>
                    <w:rFonts w:ascii="Arial" w:hAnsi="Arial" w:cs="Arial"/>
                  </w:rPr>
                </w:rPrChange>
              </w:rPr>
              <w:t>Output Field</w:t>
            </w:r>
          </w:p>
        </w:tc>
        <w:tc>
          <w:tcPr>
            <w:tcW w:w="3960" w:type="dxa"/>
          </w:tcPr>
          <w:p w14:paraId="082E90C6" w14:textId="77777777" w:rsidR="00ED117A" w:rsidRPr="00D51D96" w:rsidRDefault="00ED117A">
            <w:pPr>
              <w:pStyle w:val="Compact"/>
              <w:rPr>
                <w:rFonts w:ascii="Arial" w:hAnsi="Arial" w:cs="Arial"/>
                <w:sz w:val="20"/>
                <w:szCs w:val="20"/>
                <w:rPrChange w:id="1780" w:author="Dovev Lavie" w:date="2026-09-17T14:09:00Z">
                  <w:rPr>
                    <w:rFonts w:ascii="Arial" w:hAnsi="Arial" w:cs="Arial"/>
                  </w:rPr>
                </w:rPrChange>
              </w:rPr>
            </w:pPr>
            <w:r w:rsidRPr="00D51D96">
              <w:rPr>
                <w:rFonts w:ascii="Arial" w:hAnsi="Arial" w:cs="Arial"/>
                <w:sz w:val="20"/>
                <w:szCs w:val="20"/>
                <w:rPrChange w:id="1781" w:author="Dovev Lavie" w:date="2026-09-17T14:09:00Z">
                  <w:rPr>
                    <w:rFonts w:ascii="Arial" w:hAnsi="Arial" w:cs="Arial"/>
                  </w:rPr>
                </w:rPrChange>
              </w:rPr>
              <w:t>Description</w:t>
            </w:r>
          </w:p>
        </w:tc>
      </w:tr>
      <w:tr w:rsidR="00ED117A" w:rsidRPr="00D51D96" w14:paraId="47FC160E" w14:textId="77777777">
        <w:tc>
          <w:tcPr>
            <w:tcW w:w="3960" w:type="dxa"/>
          </w:tcPr>
          <w:p w14:paraId="02FDDD7D" w14:textId="77777777" w:rsidR="00ED117A" w:rsidRPr="00D51D96" w:rsidRDefault="00ED117A">
            <w:pPr>
              <w:pStyle w:val="Compact"/>
              <w:rPr>
                <w:rFonts w:ascii="Arial" w:hAnsi="Arial" w:cs="Arial"/>
                <w:sz w:val="20"/>
                <w:szCs w:val="20"/>
                <w:rPrChange w:id="1782" w:author="Dovev Lavie" w:date="2026-09-17T14:09:00Z">
                  <w:rPr>
                    <w:rFonts w:ascii="Arial" w:hAnsi="Arial" w:cs="Arial"/>
                  </w:rPr>
                </w:rPrChange>
              </w:rPr>
            </w:pPr>
            <w:r w:rsidRPr="00D51D96">
              <w:rPr>
                <w:rFonts w:ascii="Arial" w:hAnsi="Arial" w:cs="Arial"/>
                <w:sz w:val="20"/>
                <w:szCs w:val="20"/>
                <w:rPrChange w:id="1783" w:author="Dovev Lavie" w:date="2026-09-17T14:09:00Z">
                  <w:rPr>
                    <w:rFonts w:ascii="Arial" w:hAnsi="Arial" w:cs="Arial"/>
                  </w:rPr>
                </w:rPrChange>
              </w:rPr>
              <w:t>rejected_transaction_defaults</w:t>
            </w:r>
          </w:p>
        </w:tc>
        <w:tc>
          <w:tcPr>
            <w:tcW w:w="3960" w:type="dxa"/>
          </w:tcPr>
          <w:p w14:paraId="6026B509" w14:textId="77777777" w:rsidR="00ED117A" w:rsidRPr="00D51D96" w:rsidRDefault="00ED117A">
            <w:pPr>
              <w:pStyle w:val="Compact"/>
              <w:rPr>
                <w:rFonts w:ascii="Arial" w:hAnsi="Arial" w:cs="Arial"/>
                <w:sz w:val="20"/>
                <w:szCs w:val="20"/>
                <w:rPrChange w:id="1784" w:author="Dovev Lavie" w:date="2026-09-17T14:09:00Z">
                  <w:rPr>
                    <w:rFonts w:ascii="Arial" w:hAnsi="Arial" w:cs="Arial"/>
                  </w:rPr>
                </w:rPrChange>
              </w:rPr>
            </w:pPr>
            <w:r w:rsidRPr="00D51D96">
              <w:rPr>
                <w:rFonts w:ascii="Arial" w:hAnsi="Arial" w:cs="Arial"/>
                <w:sz w:val="20"/>
                <w:szCs w:val="20"/>
                <w:rPrChange w:id="1785" w:author="Dovev Lavie" w:date="2026-09-17T14:09:00Z">
                  <w:rPr>
                    <w:rFonts w:ascii="Arial" w:hAnsi="Arial" w:cs="Arial"/>
                  </w:rPr>
                </w:rPrChange>
              </w:rPr>
              <w:t>The integrated default list as option codes — the main output of the decision</w:t>
            </w:r>
          </w:p>
        </w:tc>
      </w:tr>
      <w:tr w:rsidR="00ED117A" w:rsidRPr="00D51D96" w14:paraId="2C5DC86F" w14:textId="77777777">
        <w:tc>
          <w:tcPr>
            <w:tcW w:w="3960" w:type="dxa"/>
          </w:tcPr>
          <w:p w14:paraId="2CE6E443" w14:textId="77777777" w:rsidR="00ED117A" w:rsidRPr="00D51D96" w:rsidRDefault="00ED117A">
            <w:pPr>
              <w:pStyle w:val="Compact"/>
              <w:rPr>
                <w:rFonts w:ascii="Arial" w:hAnsi="Arial" w:cs="Arial"/>
                <w:sz w:val="20"/>
                <w:szCs w:val="20"/>
                <w:rPrChange w:id="1786" w:author="Dovev Lavie" w:date="2026-09-17T14:09:00Z">
                  <w:rPr>
                    <w:rFonts w:ascii="Arial" w:hAnsi="Arial" w:cs="Arial"/>
                  </w:rPr>
                </w:rPrChange>
              </w:rPr>
            </w:pPr>
            <w:r w:rsidRPr="00D51D96">
              <w:rPr>
                <w:rFonts w:ascii="Arial" w:hAnsi="Arial" w:cs="Arial"/>
                <w:sz w:val="20"/>
                <w:szCs w:val="20"/>
                <w:rPrChange w:id="1787" w:author="Dovev Lavie" w:date="2026-09-17T14:09:00Z">
                  <w:rPr>
                    <w:rFonts w:ascii="Arial" w:hAnsi="Arial" w:cs="Arial"/>
                  </w:rPr>
                </w:rPrChange>
              </w:rPr>
              <w:t>rtd_weighted_ttp</w:t>
            </w:r>
          </w:p>
        </w:tc>
        <w:tc>
          <w:tcPr>
            <w:tcW w:w="3960" w:type="dxa"/>
          </w:tcPr>
          <w:p w14:paraId="30CFBBA0" w14:textId="77777777" w:rsidR="00ED117A" w:rsidRPr="00D51D96" w:rsidRDefault="00ED117A">
            <w:pPr>
              <w:pStyle w:val="Compact"/>
              <w:rPr>
                <w:rFonts w:ascii="Arial" w:hAnsi="Arial" w:cs="Arial"/>
                <w:sz w:val="20"/>
                <w:szCs w:val="20"/>
                <w:rPrChange w:id="1788" w:author="Dovev Lavie" w:date="2026-09-17T14:09:00Z">
                  <w:rPr>
                    <w:rFonts w:ascii="Arial" w:hAnsi="Arial" w:cs="Arial"/>
                  </w:rPr>
                </w:rPrChange>
              </w:rPr>
            </w:pPr>
            <w:r w:rsidRPr="00D51D96">
              <w:rPr>
                <w:rFonts w:ascii="Arial" w:hAnsi="Arial" w:cs="Arial"/>
                <w:sz w:val="20"/>
                <w:szCs w:val="20"/>
                <w:rPrChange w:id="1789" w:author="Dovev Lavie" w:date="2026-09-17T14:09:00Z">
                  <w:rPr>
                    <w:rFonts w:ascii="Arial" w:hAnsi="Arial" w:cs="Arial"/>
                  </w:rPr>
                </w:rPrChange>
              </w:rPr>
              <w:t>Tendency to Plan score (with the intercept applied)</w:t>
            </w:r>
          </w:p>
        </w:tc>
      </w:tr>
      <w:tr w:rsidR="00ED117A" w:rsidRPr="00D51D96" w14:paraId="2AAAE13A" w14:textId="77777777">
        <w:tc>
          <w:tcPr>
            <w:tcW w:w="3960" w:type="dxa"/>
          </w:tcPr>
          <w:p w14:paraId="24DF25F7" w14:textId="77777777" w:rsidR="00ED117A" w:rsidRPr="00D51D96" w:rsidRDefault="00ED117A">
            <w:pPr>
              <w:pStyle w:val="Compact"/>
              <w:rPr>
                <w:rFonts w:ascii="Arial" w:hAnsi="Arial" w:cs="Arial"/>
                <w:sz w:val="20"/>
                <w:szCs w:val="20"/>
                <w:rPrChange w:id="1790" w:author="Dovev Lavie" w:date="2026-09-17T14:09:00Z">
                  <w:rPr>
                    <w:rFonts w:ascii="Arial" w:hAnsi="Arial" w:cs="Arial"/>
                  </w:rPr>
                </w:rPrChange>
              </w:rPr>
            </w:pPr>
            <w:r w:rsidRPr="00D51D96">
              <w:rPr>
                <w:rFonts w:ascii="Arial" w:hAnsi="Arial" w:cs="Arial"/>
                <w:sz w:val="20"/>
                <w:szCs w:val="20"/>
                <w:rPrChange w:id="1791" w:author="Dovev Lavie" w:date="2026-09-17T14:09:00Z">
                  <w:rPr>
                    <w:rFonts w:ascii="Arial" w:hAnsi="Arial" w:cs="Arial"/>
                  </w:rPr>
                </w:rPrChange>
              </w:rPr>
              <w:t>rtd_weighted_ttp06</w:t>
            </w:r>
          </w:p>
        </w:tc>
        <w:tc>
          <w:tcPr>
            <w:tcW w:w="3960" w:type="dxa"/>
          </w:tcPr>
          <w:p w14:paraId="1FC02DD4" w14:textId="77777777" w:rsidR="00ED117A" w:rsidRPr="00D51D96" w:rsidRDefault="00ED117A">
            <w:pPr>
              <w:pStyle w:val="Compact"/>
              <w:rPr>
                <w:rFonts w:ascii="Arial" w:hAnsi="Arial" w:cs="Arial"/>
                <w:sz w:val="20"/>
                <w:szCs w:val="20"/>
                <w:rPrChange w:id="1792" w:author="Dovev Lavie" w:date="2026-09-17T14:09:00Z">
                  <w:rPr>
                    <w:rFonts w:ascii="Arial" w:hAnsi="Arial" w:cs="Arial"/>
                  </w:rPr>
                </w:rPrChange>
              </w:rPr>
            </w:pPr>
            <w:del w:id="1793" w:author="Dovev Lavie" w:date="2026-09-17T18:16:00Z">
              <w:r w:rsidRPr="00D51D96" w:rsidDel="00556BDB">
                <w:rPr>
                  <w:rFonts w:ascii="Arial" w:hAnsi="Arial" w:cs="Arial"/>
                  <w:sz w:val="20"/>
                  <w:szCs w:val="20"/>
                  <w:rPrChange w:id="1794" w:author="Dovev Lavie" w:date="2026-09-17T14:09:00Z">
                    <w:rPr>
                      <w:rFonts w:ascii="Arial" w:hAnsi="Arial" w:cs="Arial"/>
                    </w:rPr>
                  </w:rPrChange>
                </w:rPr>
                <w:delText xml:space="preserve">The </w:delText>
              </w:r>
            </w:del>
            <w:r w:rsidRPr="00D51D96">
              <w:rPr>
                <w:rFonts w:ascii="Arial" w:hAnsi="Arial" w:cs="Arial"/>
                <w:sz w:val="20"/>
                <w:szCs w:val="20"/>
                <w:rPrChange w:id="1795" w:author="Dovev Lavie" w:date="2026-09-17T14:09:00Z">
                  <w:rPr>
                    <w:rFonts w:ascii="Arial" w:hAnsi="Arial" w:cs="Arial"/>
                  </w:rPr>
                </w:rPrChange>
              </w:rPr>
              <w:t>Tendency to Plan score rescaled to the 0–6 range</w:t>
            </w:r>
          </w:p>
        </w:tc>
      </w:tr>
      <w:tr w:rsidR="00ED117A" w:rsidRPr="00D51D96" w14:paraId="66A18DB7" w14:textId="77777777">
        <w:tc>
          <w:tcPr>
            <w:tcW w:w="3960" w:type="dxa"/>
          </w:tcPr>
          <w:p w14:paraId="788F4549" w14:textId="77777777" w:rsidR="00ED117A" w:rsidRPr="00D51D96" w:rsidRDefault="00ED117A">
            <w:pPr>
              <w:pStyle w:val="Compact"/>
              <w:rPr>
                <w:rFonts w:ascii="Arial" w:hAnsi="Arial" w:cs="Arial"/>
                <w:sz w:val="20"/>
                <w:szCs w:val="20"/>
                <w:rPrChange w:id="1796" w:author="Dovev Lavie" w:date="2026-09-17T14:09:00Z">
                  <w:rPr>
                    <w:rFonts w:ascii="Arial" w:hAnsi="Arial" w:cs="Arial"/>
                  </w:rPr>
                </w:rPrChange>
              </w:rPr>
            </w:pPr>
            <w:r w:rsidRPr="00D51D96">
              <w:rPr>
                <w:rFonts w:ascii="Arial" w:hAnsi="Arial" w:cs="Arial"/>
                <w:sz w:val="20"/>
                <w:szCs w:val="20"/>
                <w:rPrChange w:id="1797" w:author="Dovev Lavie" w:date="2026-09-17T14:09:00Z">
                  <w:rPr>
                    <w:rFonts w:ascii="Arial" w:hAnsi="Arial" w:cs="Arial"/>
                  </w:rPr>
                </w:rPrChange>
              </w:rPr>
              <w:t>rtd_choice_length_deterministic</w:t>
            </w:r>
          </w:p>
        </w:tc>
        <w:tc>
          <w:tcPr>
            <w:tcW w:w="3960" w:type="dxa"/>
          </w:tcPr>
          <w:p w14:paraId="2B61EBD8" w14:textId="77777777" w:rsidR="00ED117A" w:rsidRPr="00D51D96" w:rsidRDefault="00ED117A">
            <w:pPr>
              <w:pStyle w:val="Compact"/>
              <w:rPr>
                <w:rFonts w:ascii="Arial" w:hAnsi="Arial" w:cs="Arial"/>
                <w:sz w:val="20"/>
                <w:szCs w:val="20"/>
                <w:rPrChange w:id="1798" w:author="Dovev Lavie" w:date="2026-09-17T14:09:00Z">
                  <w:rPr>
                    <w:rFonts w:ascii="Arial" w:hAnsi="Arial" w:cs="Arial"/>
                  </w:rPr>
                </w:rPrChange>
              </w:rPr>
            </w:pPr>
            <w:r w:rsidRPr="00D51D96">
              <w:rPr>
                <w:rFonts w:ascii="Arial" w:hAnsi="Arial" w:cs="Arial"/>
                <w:sz w:val="20"/>
                <w:szCs w:val="20"/>
                <w:rPrChange w:id="1799" w:author="Dovev Lavie" w:date="2026-09-17T14:09:00Z">
                  <w:rPr>
                    <w:rFonts w:ascii="Arial" w:hAnsi="Arial" w:cs="Arial"/>
                  </w:rPr>
                </w:rPrChange>
              </w:rPr>
              <w:t>Options list length before the stochastic draw</w:t>
            </w:r>
          </w:p>
        </w:tc>
      </w:tr>
      <w:tr w:rsidR="00ED117A" w:rsidRPr="00D51D96" w14:paraId="597FCE30" w14:textId="77777777">
        <w:tc>
          <w:tcPr>
            <w:tcW w:w="3960" w:type="dxa"/>
          </w:tcPr>
          <w:p w14:paraId="5EC693EC" w14:textId="77777777" w:rsidR="00ED117A" w:rsidRPr="00D51D96" w:rsidRDefault="00ED117A">
            <w:pPr>
              <w:pStyle w:val="Compact"/>
              <w:rPr>
                <w:rFonts w:ascii="Arial" w:hAnsi="Arial" w:cs="Arial"/>
                <w:sz w:val="20"/>
                <w:szCs w:val="20"/>
                <w:rPrChange w:id="1800" w:author="Dovev Lavie" w:date="2026-09-17T14:09:00Z">
                  <w:rPr>
                    <w:rFonts w:ascii="Arial" w:hAnsi="Arial" w:cs="Arial"/>
                  </w:rPr>
                </w:rPrChange>
              </w:rPr>
            </w:pPr>
            <w:r w:rsidRPr="00D51D96">
              <w:rPr>
                <w:rFonts w:ascii="Arial" w:hAnsi="Arial" w:cs="Arial"/>
                <w:sz w:val="20"/>
                <w:szCs w:val="20"/>
                <w:rPrChange w:id="1801" w:author="Dovev Lavie" w:date="2026-09-17T14:09:00Z">
                  <w:rPr>
                    <w:rFonts w:ascii="Arial" w:hAnsi="Arial" w:cs="Arial"/>
                  </w:rPr>
                </w:rPrChange>
              </w:rPr>
              <w:lastRenderedPageBreak/>
              <w:t>rtd_choice_length</w:t>
            </w:r>
          </w:p>
        </w:tc>
        <w:tc>
          <w:tcPr>
            <w:tcW w:w="3960" w:type="dxa"/>
          </w:tcPr>
          <w:p w14:paraId="0325BAE6" w14:textId="77777777" w:rsidR="00ED117A" w:rsidRPr="00D51D96" w:rsidRDefault="00ED117A">
            <w:pPr>
              <w:pStyle w:val="Compact"/>
              <w:rPr>
                <w:rFonts w:ascii="Arial" w:hAnsi="Arial" w:cs="Arial"/>
                <w:sz w:val="20"/>
                <w:szCs w:val="20"/>
                <w:rPrChange w:id="1802" w:author="Dovev Lavie" w:date="2026-09-17T14:09:00Z">
                  <w:rPr>
                    <w:rFonts w:ascii="Arial" w:hAnsi="Arial" w:cs="Arial"/>
                  </w:rPr>
                </w:rPrChange>
              </w:rPr>
            </w:pPr>
            <w:r w:rsidRPr="00D51D96">
              <w:rPr>
                <w:rFonts w:ascii="Arial" w:hAnsi="Arial" w:cs="Arial"/>
                <w:sz w:val="20"/>
                <w:szCs w:val="20"/>
                <w:rPrChange w:id="1803" w:author="Dovev Lavie" w:date="2026-09-17T14:09:00Z">
                  <w:rPr>
                    <w:rFonts w:ascii="Arial" w:hAnsi="Arial" w:cs="Arial"/>
                  </w:rPr>
                </w:rPrChange>
              </w:rPr>
              <w:t>Final options list length (0–5)</w:t>
            </w:r>
          </w:p>
        </w:tc>
      </w:tr>
      <w:tr w:rsidR="00ED117A" w:rsidRPr="00D51D96" w14:paraId="05A8637E" w14:textId="77777777">
        <w:tc>
          <w:tcPr>
            <w:tcW w:w="3960" w:type="dxa"/>
          </w:tcPr>
          <w:p w14:paraId="1715EFF8" w14:textId="77777777" w:rsidR="00ED117A" w:rsidRPr="00D51D96" w:rsidRDefault="00ED117A">
            <w:pPr>
              <w:pStyle w:val="Compact"/>
              <w:rPr>
                <w:rFonts w:ascii="Arial" w:hAnsi="Arial" w:cs="Arial"/>
                <w:sz w:val="20"/>
                <w:szCs w:val="20"/>
                <w:rPrChange w:id="1804" w:author="Dovev Lavie" w:date="2026-09-17T14:09:00Z">
                  <w:rPr>
                    <w:rFonts w:ascii="Arial" w:hAnsi="Arial" w:cs="Arial"/>
                  </w:rPr>
                </w:rPrChange>
              </w:rPr>
            </w:pPr>
            <w:r w:rsidRPr="00D51D96">
              <w:rPr>
                <w:rFonts w:ascii="Arial" w:hAnsi="Arial" w:cs="Arial"/>
                <w:sz w:val="20"/>
                <w:szCs w:val="20"/>
                <w:rPrChange w:id="1805" w:author="Dovev Lavie" w:date="2026-09-17T14:09:00Z">
                  <w:rPr>
                    <w:rFonts w:ascii="Arial" w:hAnsi="Arial" w:cs="Arial"/>
                  </w:rPr>
                </w:rPrChange>
              </w:rPr>
              <w:t>rtd_loyalty_score, rtd_wtp_score, rtd_rt_score, rtd_flex_score</w:t>
            </w:r>
          </w:p>
        </w:tc>
        <w:tc>
          <w:tcPr>
            <w:tcW w:w="3960" w:type="dxa"/>
          </w:tcPr>
          <w:p w14:paraId="3FA3B01F" w14:textId="77777777" w:rsidR="00ED117A" w:rsidRPr="00D51D96" w:rsidRDefault="00ED117A">
            <w:pPr>
              <w:pStyle w:val="Compact"/>
              <w:rPr>
                <w:rFonts w:ascii="Arial" w:hAnsi="Arial" w:cs="Arial"/>
                <w:sz w:val="20"/>
                <w:szCs w:val="20"/>
                <w:rPrChange w:id="1806" w:author="Dovev Lavie" w:date="2026-09-17T14:09:00Z">
                  <w:rPr>
                    <w:rFonts w:ascii="Arial" w:hAnsi="Arial" w:cs="Arial"/>
                  </w:rPr>
                </w:rPrChange>
              </w:rPr>
            </w:pPr>
            <w:r w:rsidRPr="00D51D96">
              <w:rPr>
                <w:rFonts w:ascii="Arial" w:hAnsi="Arial" w:cs="Arial"/>
                <w:sz w:val="20"/>
                <w:szCs w:val="20"/>
                <w:rPrChange w:id="1807" w:author="Dovev Lavie" w:date="2026-09-17T14:09:00Z">
                  <w:rPr>
                    <w:rFonts w:ascii="Arial" w:hAnsi="Arial" w:cs="Arial"/>
                  </w:rPr>
                </w:rPrChange>
              </w:rPr>
              <w:t>The element’s score; for Flexibility, the anchored score</w:t>
            </w:r>
          </w:p>
        </w:tc>
      </w:tr>
      <w:tr w:rsidR="00ED117A" w:rsidRPr="00D51D96" w14:paraId="547D27AE" w14:textId="77777777">
        <w:tc>
          <w:tcPr>
            <w:tcW w:w="3960" w:type="dxa"/>
          </w:tcPr>
          <w:p w14:paraId="27FD7E2A" w14:textId="77777777" w:rsidR="00ED117A" w:rsidRPr="00D51D96" w:rsidRDefault="00ED117A">
            <w:pPr>
              <w:pStyle w:val="Compact"/>
              <w:rPr>
                <w:rFonts w:ascii="Arial" w:hAnsi="Arial" w:cs="Arial"/>
                <w:sz w:val="20"/>
                <w:szCs w:val="20"/>
                <w:rPrChange w:id="1808" w:author="Dovev Lavie" w:date="2026-09-17T14:09:00Z">
                  <w:rPr>
                    <w:rFonts w:ascii="Arial" w:hAnsi="Arial" w:cs="Arial"/>
                  </w:rPr>
                </w:rPrChange>
              </w:rPr>
            </w:pPr>
            <w:r w:rsidRPr="00D51D96">
              <w:rPr>
                <w:rFonts w:ascii="Arial" w:hAnsi="Arial" w:cs="Arial"/>
                <w:sz w:val="20"/>
                <w:szCs w:val="20"/>
                <w:rPrChange w:id="1809" w:author="Dovev Lavie" w:date="2026-09-17T14:09:00Z">
                  <w:rPr>
                    <w:rFonts w:ascii="Arial" w:hAnsi="Arial" w:cs="Arial"/>
                  </w:rPr>
                </w:rPrChange>
              </w:rPr>
              <w:t>rtd_loyalty_z, rtd_wtp_z, rtd_rt_z, rtd_flex_z</w:t>
            </w:r>
          </w:p>
        </w:tc>
        <w:tc>
          <w:tcPr>
            <w:tcW w:w="3960" w:type="dxa"/>
          </w:tcPr>
          <w:p w14:paraId="42DDDD3C" w14:textId="77777777" w:rsidR="00ED117A" w:rsidRPr="00D51D96" w:rsidRDefault="00ED117A">
            <w:pPr>
              <w:pStyle w:val="Compact"/>
              <w:rPr>
                <w:rFonts w:ascii="Arial" w:hAnsi="Arial" w:cs="Arial"/>
                <w:sz w:val="20"/>
                <w:szCs w:val="20"/>
                <w:rPrChange w:id="1810" w:author="Dovev Lavie" w:date="2026-09-17T14:09:00Z">
                  <w:rPr>
                    <w:rFonts w:ascii="Arial" w:hAnsi="Arial" w:cs="Arial"/>
                  </w:rPr>
                </w:rPrChange>
              </w:rPr>
            </w:pPr>
            <w:r w:rsidRPr="00D51D96">
              <w:rPr>
                <w:rFonts w:ascii="Arial" w:hAnsi="Arial" w:cs="Arial"/>
                <w:sz w:val="20"/>
                <w:szCs w:val="20"/>
                <w:rPrChange w:id="1811" w:author="Dovev Lavie" w:date="2026-09-17T14:09:00Z">
                  <w:rPr>
                    <w:rFonts w:ascii="Arial" w:hAnsi="Arial" w:cs="Arial"/>
                  </w:rPr>
                </w:rPrChange>
              </w:rPr>
              <w:t>The element’s standardized score</w:t>
            </w:r>
          </w:p>
        </w:tc>
      </w:tr>
      <w:tr w:rsidR="00ED117A" w:rsidRPr="00D51D96" w14:paraId="7E7CA9D7" w14:textId="77777777">
        <w:tc>
          <w:tcPr>
            <w:tcW w:w="3960" w:type="dxa"/>
          </w:tcPr>
          <w:p w14:paraId="606812BA" w14:textId="77777777" w:rsidR="00ED117A" w:rsidRPr="00D51D96" w:rsidRDefault="00ED117A">
            <w:pPr>
              <w:pStyle w:val="Compact"/>
              <w:rPr>
                <w:rFonts w:ascii="Arial" w:hAnsi="Arial" w:cs="Arial"/>
                <w:sz w:val="20"/>
                <w:szCs w:val="20"/>
                <w:rPrChange w:id="1812" w:author="Dovev Lavie" w:date="2026-09-17T14:09:00Z">
                  <w:rPr>
                    <w:rFonts w:ascii="Arial" w:hAnsi="Arial" w:cs="Arial"/>
                  </w:rPr>
                </w:rPrChange>
              </w:rPr>
            </w:pPr>
            <w:r w:rsidRPr="00D51D96">
              <w:rPr>
                <w:rFonts w:ascii="Arial" w:hAnsi="Arial" w:cs="Arial"/>
                <w:sz w:val="20"/>
                <w:szCs w:val="20"/>
                <w:rPrChange w:id="1813" w:author="Dovev Lavie" w:date="2026-09-17T14:09:00Z">
                  <w:rPr>
                    <w:rFonts w:ascii="Arial" w:hAnsi="Arial" w:cs="Arial"/>
                  </w:rPr>
                </w:rPrChange>
              </w:rPr>
              <w:t>rtd_flex_ivw, rtd_flex_z_ivw</w:t>
            </w:r>
          </w:p>
        </w:tc>
        <w:tc>
          <w:tcPr>
            <w:tcW w:w="3960" w:type="dxa"/>
          </w:tcPr>
          <w:p w14:paraId="13A36594" w14:textId="77777777" w:rsidR="00ED117A" w:rsidRPr="00D51D96" w:rsidRDefault="00ED117A">
            <w:pPr>
              <w:pStyle w:val="Compact"/>
              <w:rPr>
                <w:rFonts w:ascii="Arial" w:hAnsi="Arial" w:cs="Arial"/>
                <w:sz w:val="20"/>
                <w:szCs w:val="20"/>
                <w:rPrChange w:id="1814" w:author="Dovev Lavie" w:date="2026-09-17T14:09:00Z">
                  <w:rPr>
                    <w:rFonts w:ascii="Arial" w:hAnsi="Arial" w:cs="Arial"/>
                  </w:rPr>
                </w:rPrChange>
              </w:rPr>
            </w:pPr>
            <w:r w:rsidRPr="00D51D96">
              <w:rPr>
                <w:rFonts w:ascii="Arial" w:hAnsi="Arial" w:cs="Arial"/>
                <w:sz w:val="20"/>
                <w:szCs w:val="20"/>
                <w:rPrChange w:id="1815" w:author="Dovev Lavie" w:date="2026-09-17T14:09:00Z">
                  <w:rPr>
                    <w:rFonts w:ascii="Arial" w:hAnsi="Arial" w:cs="Arial"/>
                  </w:rPr>
                </w:rPrChange>
              </w:rPr>
              <w:t>Calculated flexibility score, before and after standardization</w:t>
            </w:r>
          </w:p>
        </w:tc>
      </w:tr>
      <w:tr w:rsidR="00ED117A" w:rsidRPr="00D51D96" w14:paraId="20E0168E" w14:textId="77777777">
        <w:tc>
          <w:tcPr>
            <w:tcW w:w="3960" w:type="dxa"/>
          </w:tcPr>
          <w:p w14:paraId="0F8C9D76" w14:textId="77777777" w:rsidR="00ED117A" w:rsidRPr="00D51D96" w:rsidRDefault="00ED117A">
            <w:pPr>
              <w:pStyle w:val="Compact"/>
              <w:rPr>
                <w:rFonts w:ascii="Arial" w:hAnsi="Arial" w:cs="Arial"/>
                <w:sz w:val="20"/>
                <w:szCs w:val="20"/>
                <w:rPrChange w:id="1816" w:author="Dovev Lavie" w:date="2026-09-17T14:09:00Z">
                  <w:rPr>
                    <w:rFonts w:ascii="Arial" w:hAnsi="Arial" w:cs="Arial"/>
                  </w:rPr>
                </w:rPrChange>
              </w:rPr>
            </w:pPr>
            <w:r w:rsidRPr="00D51D96">
              <w:rPr>
                <w:rFonts w:ascii="Arial" w:hAnsi="Arial" w:cs="Arial"/>
                <w:sz w:val="20"/>
                <w:szCs w:val="20"/>
                <w:rPrChange w:id="1817" w:author="Dovev Lavie" w:date="2026-09-17T14:09:00Z">
                  <w:rPr>
                    <w:rFonts w:ascii="Arial" w:hAnsi="Arial" w:cs="Arial"/>
                  </w:rPr>
                </w:rPrChange>
              </w:rPr>
              <w:t>rtd_z_stdactions</w:t>
            </w:r>
          </w:p>
        </w:tc>
        <w:tc>
          <w:tcPr>
            <w:tcW w:w="3960" w:type="dxa"/>
          </w:tcPr>
          <w:p w14:paraId="20817131" w14:textId="77777777" w:rsidR="00ED117A" w:rsidRPr="00D51D96" w:rsidRDefault="00ED117A">
            <w:pPr>
              <w:pStyle w:val="Compact"/>
              <w:rPr>
                <w:rFonts w:ascii="Arial" w:hAnsi="Arial" w:cs="Arial"/>
                <w:sz w:val="20"/>
                <w:szCs w:val="20"/>
                <w:rPrChange w:id="1818" w:author="Dovev Lavie" w:date="2026-09-17T14:09:00Z">
                  <w:rPr>
                    <w:rFonts w:ascii="Arial" w:hAnsi="Arial" w:cs="Arial"/>
                  </w:rPr>
                </w:rPrChange>
              </w:rPr>
            </w:pPr>
            <w:r w:rsidRPr="00D51D96">
              <w:rPr>
                <w:rFonts w:ascii="Arial" w:hAnsi="Arial" w:cs="Arial"/>
                <w:sz w:val="20"/>
                <w:szCs w:val="20"/>
                <w:rPrChange w:id="1819" w:author="Dovev Lavie" w:date="2026-09-17T14:09:00Z">
                  <w:rPr>
                    <w:rFonts w:ascii="Arial" w:hAnsi="Arial" w:cs="Arial"/>
                  </w:rPr>
                </w:rPrChange>
              </w:rPr>
              <w:t>Standardized observed flexibility</w:t>
            </w:r>
          </w:p>
        </w:tc>
      </w:tr>
      <w:tr w:rsidR="00ED117A" w:rsidRPr="00D51D96" w14:paraId="182EF853" w14:textId="77777777">
        <w:tc>
          <w:tcPr>
            <w:tcW w:w="3960" w:type="dxa"/>
          </w:tcPr>
          <w:p w14:paraId="4FCE1070" w14:textId="77777777" w:rsidR="00ED117A" w:rsidRPr="00D51D96" w:rsidRDefault="00ED117A">
            <w:pPr>
              <w:pStyle w:val="Compact"/>
              <w:rPr>
                <w:rFonts w:ascii="Arial" w:hAnsi="Arial" w:cs="Arial"/>
                <w:sz w:val="20"/>
                <w:szCs w:val="20"/>
                <w:rPrChange w:id="1820" w:author="Dovev Lavie" w:date="2026-09-17T14:09:00Z">
                  <w:rPr>
                    <w:rFonts w:ascii="Arial" w:hAnsi="Arial" w:cs="Arial"/>
                  </w:rPr>
                </w:rPrChange>
              </w:rPr>
            </w:pPr>
            <w:r w:rsidRPr="00D51D96">
              <w:rPr>
                <w:rFonts w:ascii="Arial" w:hAnsi="Arial" w:cs="Arial"/>
                <w:sz w:val="20"/>
                <w:szCs w:val="20"/>
                <w:rPrChange w:id="1821" w:author="Dovev Lavie" w:date="2026-09-17T14:09:00Z">
                  <w:rPr>
                    <w:rFonts w:ascii="Arial" w:hAnsi="Arial" w:cs="Arial"/>
                  </w:rPr>
                </w:rPrChange>
              </w:rPr>
              <w:t>rtd_*_segment_deterministic</w:t>
            </w:r>
          </w:p>
        </w:tc>
        <w:tc>
          <w:tcPr>
            <w:tcW w:w="3960" w:type="dxa"/>
          </w:tcPr>
          <w:p w14:paraId="2F598423" w14:textId="77777777" w:rsidR="00ED117A" w:rsidRPr="00D51D96" w:rsidRDefault="00ED117A">
            <w:pPr>
              <w:pStyle w:val="Compact"/>
              <w:rPr>
                <w:rFonts w:ascii="Arial" w:hAnsi="Arial" w:cs="Arial"/>
                <w:sz w:val="20"/>
                <w:szCs w:val="20"/>
                <w:rPrChange w:id="1822" w:author="Dovev Lavie" w:date="2026-09-17T14:09:00Z">
                  <w:rPr>
                    <w:rFonts w:ascii="Arial" w:hAnsi="Arial" w:cs="Arial"/>
                  </w:rPr>
                </w:rPrChange>
              </w:rPr>
            </w:pPr>
            <w:r w:rsidRPr="00D51D96">
              <w:rPr>
                <w:rFonts w:ascii="Arial" w:hAnsi="Arial" w:cs="Arial"/>
                <w:sz w:val="20"/>
                <w:szCs w:val="20"/>
                <w:rPrChange w:id="1823" w:author="Dovev Lavie" w:date="2026-09-17T14:09:00Z">
                  <w:rPr>
                    <w:rFonts w:ascii="Arial" w:hAnsi="Arial" w:cs="Arial"/>
                  </w:rPr>
                </w:rPrChange>
              </w:rPr>
              <w:t>Score segment before the stochastic draw</w:t>
            </w:r>
          </w:p>
        </w:tc>
      </w:tr>
      <w:tr w:rsidR="00ED117A" w:rsidRPr="00D51D96" w14:paraId="1774D3A1" w14:textId="77777777">
        <w:tc>
          <w:tcPr>
            <w:tcW w:w="3960" w:type="dxa"/>
          </w:tcPr>
          <w:p w14:paraId="5CF9582D" w14:textId="77777777" w:rsidR="00ED117A" w:rsidRPr="00D51D96" w:rsidRDefault="00ED117A">
            <w:pPr>
              <w:pStyle w:val="Compact"/>
              <w:rPr>
                <w:rFonts w:ascii="Arial" w:hAnsi="Arial" w:cs="Arial"/>
                <w:sz w:val="20"/>
                <w:szCs w:val="20"/>
                <w:rPrChange w:id="1824" w:author="Dovev Lavie" w:date="2026-09-17T14:09:00Z">
                  <w:rPr>
                    <w:rFonts w:ascii="Arial" w:hAnsi="Arial" w:cs="Arial"/>
                  </w:rPr>
                </w:rPrChange>
              </w:rPr>
            </w:pPr>
            <w:r w:rsidRPr="00D51D96">
              <w:rPr>
                <w:rFonts w:ascii="Arial" w:hAnsi="Arial" w:cs="Arial"/>
                <w:sz w:val="20"/>
                <w:szCs w:val="20"/>
                <w:rPrChange w:id="1825" w:author="Dovev Lavie" w:date="2026-09-17T14:09:00Z">
                  <w:rPr>
                    <w:rFonts w:ascii="Arial" w:hAnsi="Arial" w:cs="Arial"/>
                  </w:rPr>
                </w:rPrChange>
              </w:rPr>
              <w:t>rtd_*_segment</w:t>
            </w:r>
          </w:p>
        </w:tc>
        <w:tc>
          <w:tcPr>
            <w:tcW w:w="3960" w:type="dxa"/>
          </w:tcPr>
          <w:p w14:paraId="64B88FE3" w14:textId="77777777" w:rsidR="00ED117A" w:rsidRPr="00D51D96" w:rsidRDefault="00ED117A">
            <w:pPr>
              <w:pStyle w:val="Compact"/>
              <w:rPr>
                <w:rFonts w:ascii="Arial" w:hAnsi="Arial" w:cs="Arial"/>
                <w:sz w:val="20"/>
                <w:szCs w:val="20"/>
                <w:rPrChange w:id="1826" w:author="Dovev Lavie" w:date="2026-09-17T14:09:00Z">
                  <w:rPr>
                    <w:rFonts w:ascii="Arial" w:hAnsi="Arial" w:cs="Arial"/>
                  </w:rPr>
                </w:rPrChange>
              </w:rPr>
            </w:pPr>
            <w:r w:rsidRPr="00D51D96">
              <w:rPr>
                <w:rFonts w:ascii="Arial" w:hAnsi="Arial" w:cs="Arial"/>
                <w:sz w:val="20"/>
                <w:szCs w:val="20"/>
                <w:rPrChange w:id="1827" w:author="Dovev Lavie" w:date="2026-09-17T14:09:00Z">
                  <w:rPr>
                    <w:rFonts w:ascii="Arial" w:hAnsi="Arial" w:cs="Arial"/>
                  </w:rPr>
                </w:rPrChange>
              </w:rPr>
              <w:t>Final score segment (1–5)</w:t>
            </w:r>
          </w:p>
        </w:tc>
      </w:tr>
      <w:tr w:rsidR="00ED117A" w:rsidRPr="00D51D96" w14:paraId="2081F869" w14:textId="77777777">
        <w:tc>
          <w:tcPr>
            <w:tcW w:w="3960" w:type="dxa"/>
          </w:tcPr>
          <w:p w14:paraId="77E78AFF" w14:textId="77777777" w:rsidR="00ED117A" w:rsidRPr="00D51D96" w:rsidRDefault="00ED117A">
            <w:pPr>
              <w:pStyle w:val="Compact"/>
              <w:rPr>
                <w:rFonts w:ascii="Arial" w:hAnsi="Arial" w:cs="Arial"/>
                <w:sz w:val="20"/>
                <w:szCs w:val="20"/>
                <w:rPrChange w:id="1828" w:author="Dovev Lavie" w:date="2026-09-17T14:09:00Z">
                  <w:rPr>
                    <w:rFonts w:ascii="Arial" w:hAnsi="Arial" w:cs="Arial"/>
                  </w:rPr>
                </w:rPrChange>
              </w:rPr>
            </w:pPr>
            <w:r w:rsidRPr="00D51D96">
              <w:rPr>
                <w:rFonts w:ascii="Arial" w:hAnsi="Arial" w:cs="Arial"/>
                <w:sz w:val="20"/>
                <w:szCs w:val="20"/>
                <w:rPrChange w:id="1829" w:author="Dovev Lavie" w:date="2026-09-17T14:09:00Z">
                  <w:rPr>
                    <w:rFonts w:ascii="Arial" w:hAnsi="Arial" w:cs="Arial"/>
                  </w:rPr>
                </w:rPrChange>
              </w:rPr>
              <w:t>rtd_*_ranking</w:t>
            </w:r>
          </w:p>
        </w:tc>
        <w:tc>
          <w:tcPr>
            <w:tcW w:w="3960" w:type="dxa"/>
          </w:tcPr>
          <w:p w14:paraId="08CC4BBB" w14:textId="77777777" w:rsidR="00ED117A" w:rsidRPr="00D51D96" w:rsidRDefault="00ED117A">
            <w:pPr>
              <w:pStyle w:val="Compact"/>
              <w:rPr>
                <w:rFonts w:ascii="Arial" w:hAnsi="Arial" w:cs="Arial"/>
                <w:sz w:val="20"/>
                <w:szCs w:val="20"/>
                <w:rPrChange w:id="1830" w:author="Dovev Lavie" w:date="2026-09-17T14:09:00Z">
                  <w:rPr>
                    <w:rFonts w:ascii="Arial" w:hAnsi="Arial" w:cs="Arial"/>
                  </w:rPr>
                </w:rPrChange>
              </w:rPr>
            </w:pPr>
            <w:r w:rsidRPr="00D51D96">
              <w:rPr>
                <w:rFonts w:ascii="Arial" w:hAnsi="Arial" w:cs="Arial"/>
                <w:sz w:val="20"/>
                <w:szCs w:val="20"/>
                <w:rPrChange w:id="1831" w:author="Dovev Lavie" w:date="2026-09-17T14:09:00Z">
                  <w:rPr>
                    <w:rFonts w:ascii="Arial" w:hAnsi="Arial" w:cs="Arial"/>
                  </w:rPr>
                </w:rPrChange>
              </w:rPr>
              <w:t>The element’s priority list of option numbers</w:t>
            </w:r>
          </w:p>
        </w:tc>
      </w:tr>
      <w:tr w:rsidR="00ED117A" w:rsidRPr="00D51D96" w14:paraId="2D541DA7" w14:textId="77777777">
        <w:tc>
          <w:tcPr>
            <w:tcW w:w="3960" w:type="dxa"/>
          </w:tcPr>
          <w:p w14:paraId="3523A5D1" w14:textId="77777777" w:rsidR="00ED117A" w:rsidRPr="00D51D96" w:rsidRDefault="00ED117A">
            <w:pPr>
              <w:pStyle w:val="Compact"/>
              <w:rPr>
                <w:rFonts w:ascii="Arial" w:hAnsi="Arial" w:cs="Arial"/>
                <w:sz w:val="20"/>
                <w:szCs w:val="20"/>
                <w:rPrChange w:id="1832" w:author="Dovev Lavie" w:date="2026-09-17T14:09:00Z">
                  <w:rPr>
                    <w:rFonts w:ascii="Arial" w:hAnsi="Arial" w:cs="Arial"/>
                  </w:rPr>
                </w:rPrChange>
              </w:rPr>
            </w:pPr>
            <w:r w:rsidRPr="00D51D96">
              <w:rPr>
                <w:rFonts w:ascii="Arial" w:hAnsi="Arial" w:cs="Arial"/>
                <w:sz w:val="20"/>
                <w:szCs w:val="20"/>
                <w:rPrChange w:id="1833" w:author="Dovev Lavie" w:date="2026-09-17T14:09:00Z">
                  <w:rPr>
                    <w:rFonts w:ascii="Arial" w:hAnsi="Arial" w:cs="Arial"/>
                  </w:rPr>
                </w:rPrChange>
              </w:rPr>
              <w:t>rtd_sigma_used_*</w:t>
            </w:r>
          </w:p>
        </w:tc>
        <w:tc>
          <w:tcPr>
            <w:tcW w:w="3960" w:type="dxa"/>
          </w:tcPr>
          <w:p w14:paraId="339D1C51" w14:textId="77777777" w:rsidR="00ED117A" w:rsidRPr="00D51D96" w:rsidRDefault="00ED117A">
            <w:pPr>
              <w:pStyle w:val="Compact"/>
              <w:rPr>
                <w:rFonts w:ascii="Arial" w:hAnsi="Arial" w:cs="Arial"/>
                <w:sz w:val="20"/>
                <w:szCs w:val="20"/>
                <w:rPrChange w:id="1834" w:author="Dovev Lavie" w:date="2026-09-17T14:09:00Z">
                  <w:rPr>
                    <w:rFonts w:ascii="Arial" w:hAnsi="Arial" w:cs="Arial"/>
                  </w:rPr>
                </w:rPrChange>
              </w:rPr>
            </w:pPr>
            <w:r w:rsidRPr="00D51D96">
              <w:rPr>
                <w:rFonts w:ascii="Arial" w:hAnsi="Arial" w:cs="Arial"/>
                <w:sz w:val="20"/>
                <w:szCs w:val="20"/>
                <w:rPrChange w:id="1835" w:author="Dovev Lavie" w:date="2026-09-17T14:09:00Z">
                  <w:rPr>
                    <w:rFonts w:ascii="Arial" w:hAnsi="Arial" w:cs="Arial"/>
                  </w:rPr>
                </w:rPrChange>
              </w:rPr>
              <w:t xml:space="preserve">The σ </w:t>
            </w:r>
            <w:del w:id="1836" w:author="Dovev Lavie" w:date="2026-09-17T18:17:00Z">
              <w:r w:rsidRPr="00D51D96" w:rsidDel="00556BDB">
                <w:rPr>
                  <w:rFonts w:ascii="Arial" w:hAnsi="Arial" w:cs="Arial"/>
                  <w:sz w:val="20"/>
                  <w:szCs w:val="20"/>
                  <w:rPrChange w:id="1837" w:author="Dovev Lavie" w:date="2026-09-17T14:09:00Z">
                    <w:rPr>
                      <w:rFonts w:ascii="Arial" w:hAnsi="Arial" w:cs="Arial"/>
                    </w:rPr>
                  </w:rPrChange>
                </w:rPr>
                <w:delText xml:space="preserve">actually </w:delText>
              </w:r>
            </w:del>
            <w:r w:rsidRPr="00D51D96">
              <w:rPr>
                <w:rFonts w:ascii="Arial" w:hAnsi="Arial" w:cs="Arial"/>
                <w:sz w:val="20"/>
                <w:szCs w:val="20"/>
                <w:rPrChange w:id="1838" w:author="Dovev Lavie" w:date="2026-09-17T14:09:00Z">
                  <w:rPr>
                    <w:rFonts w:ascii="Arial" w:hAnsi="Arial" w:cs="Arial"/>
                  </w:rPr>
                </w:rPrChange>
              </w:rPr>
              <w:t>applied to that element for this agent</w:t>
            </w:r>
          </w:p>
        </w:tc>
      </w:tr>
      <w:tr w:rsidR="00ED117A" w:rsidRPr="00D51D96" w14:paraId="2CE69A80" w14:textId="77777777">
        <w:tc>
          <w:tcPr>
            <w:tcW w:w="3960" w:type="dxa"/>
          </w:tcPr>
          <w:p w14:paraId="0F025B6C" w14:textId="77777777" w:rsidR="00ED117A" w:rsidRPr="00D51D96" w:rsidRDefault="00ED117A">
            <w:pPr>
              <w:pStyle w:val="Compact"/>
              <w:rPr>
                <w:rFonts w:ascii="Arial" w:hAnsi="Arial" w:cs="Arial"/>
                <w:sz w:val="20"/>
                <w:szCs w:val="20"/>
                <w:rPrChange w:id="1839" w:author="Dovev Lavie" w:date="2026-09-17T14:09:00Z">
                  <w:rPr>
                    <w:rFonts w:ascii="Arial" w:hAnsi="Arial" w:cs="Arial"/>
                  </w:rPr>
                </w:rPrChange>
              </w:rPr>
            </w:pPr>
            <w:r w:rsidRPr="00D51D96">
              <w:rPr>
                <w:rFonts w:ascii="Arial" w:hAnsi="Arial" w:cs="Arial"/>
                <w:sz w:val="20"/>
                <w:szCs w:val="20"/>
                <w:rPrChange w:id="1840" w:author="Dovev Lavie" w:date="2026-09-17T14:09:00Z">
                  <w:rPr>
                    <w:rFonts w:ascii="Arial" w:hAnsi="Arial" w:cs="Arial"/>
                  </w:rPr>
                </w:rPrChange>
              </w:rPr>
              <w:t>rtd_default_list, rtd_default_list_length</w:t>
            </w:r>
          </w:p>
        </w:tc>
        <w:tc>
          <w:tcPr>
            <w:tcW w:w="3960" w:type="dxa"/>
          </w:tcPr>
          <w:p w14:paraId="687A0A36" w14:textId="77777777" w:rsidR="00ED117A" w:rsidRPr="00D51D96" w:rsidRDefault="00ED117A">
            <w:pPr>
              <w:pStyle w:val="Compact"/>
              <w:rPr>
                <w:rFonts w:ascii="Arial" w:hAnsi="Arial" w:cs="Arial"/>
                <w:sz w:val="20"/>
                <w:szCs w:val="20"/>
                <w:rPrChange w:id="1841" w:author="Dovev Lavie" w:date="2026-09-17T14:09:00Z">
                  <w:rPr>
                    <w:rFonts w:ascii="Arial" w:hAnsi="Arial" w:cs="Arial"/>
                  </w:rPr>
                </w:rPrChange>
              </w:rPr>
            </w:pPr>
            <w:r w:rsidRPr="00D51D96">
              <w:rPr>
                <w:rFonts w:ascii="Arial" w:hAnsi="Arial" w:cs="Arial"/>
                <w:sz w:val="20"/>
                <w:szCs w:val="20"/>
                <w:rPrChange w:id="1842" w:author="Dovev Lavie" w:date="2026-09-17T14:09:00Z">
                  <w:rPr>
                    <w:rFonts w:ascii="Arial" w:hAnsi="Arial" w:cs="Arial"/>
                  </w:rPr>
                </w:rPrChange>
              </w:rPr>
              <w:t>The integrated default list and its length</w:t>
            </w:r>
          </w:p>
        </w:tc>
      </w:tr>
      <w:tr w:rsidR="00ED117A" w:rsidRPr="00D51D96" w14:paraId="1555F7F3" w14:textId="77777777">
        <w:tc>
          <w:tcPr>
            <w:tcW w:w="3960" w:type="dxa"/>
          </w:tcPr>
          <w:p w14:paraId="25C1F505" w14:textId="77777777" w:rsidR="00ED117A" w:rsidRPr="00D51D96" w:rsidRDefault="00ED117A">
            <w:pPr>
              <w:pStyle w:val="Compact"/>
              <w:rPr>
                <w:rFonts w:ascii="Arial" w:hAnsi="Arial" w:cs="Arial"/>
                <w:sz w:val="20"/>
                <w:szCs w:val="20"/>
                <w:rPrChange w:id="1843" w:author="Dovev Lavie" w:date="2026-09-17T14:09:00Z">
                  <w:rPr>
                    <w:rFonts w:ascii="Arial" w:hAnsi="Arial" w:cs="Arial"/>
                  </w:rPr>
                </w:rPrChange>
              </w:rPr>
            </w:pPr>
            <w:r w:rsidRPr="00D51D96">
              <w:rPr>
                <w:rFonts w:ascii="Arial" w:hAnsi="Arial" w:cs="Arial"/>
                <w:sz w:val="20"/>
                <w:szCs w:val="20"/>
                <w:rPrChange w:id="1844" w:author="Dovev Lavie" w:date="2026-09-17T14:09:00Z">
                  <w:rPr>
                    <w:rFonts w:ascii="Arial" w:hAnsi="Arial" w:cs="Arial"/>
                  </w:rPr>
                </w:rPrChange>
              </w:rPr>
              <w:t>rtd_</w:t>
            </w:r>
            <w:r w:rsidR="00FF1530" w:rsidRPr="00D51D96">
              <w:rPr>
                <w:rFonts w:ascii="Arial" w:hAnsi="Arial" w:cs="Arial"/>
                <w:sz w:val="20"/>
                <w:szCs w:val="20"/>
                <w:rPrChange w:id="1845" w:author="Dovev Lavie" w:date="2026-09-17T14:09:00Z">
                  <w:rPr>
                    <w:rFonts w:ascii="Arial" w:hAnsi="Arial" w:cs="Arial"/>
                  </w:rPr>
                </w:rPrChange>
              </w:rPr>
              <w:t>integrated</w:t>
            </w:r>
            <w:r w:rsidRPr="00D51D96">
              <w:rPr>
                <w:rFonts w:ascii="Arial" w:hAnsi="Arial" w:cs="Arial"/>
                <w:sz w:val="20"/>
                <w:szCs w:val="20"/>
                <w:rPrChange w:id="1846" w:author="Dovev Lavie" w:date="2026-09-17T14:09:00Z">
                  <w:rPr>
                    <w:rFonts w:ascii="Arial" w:hAnsi="Arial" w:cs="Arial"/>
                  </w:rPr>
                </w:rPrChange>
              </w:rPr>
              <w:t>_ranking</w:t>
            </w:r>
          </w:p>
        </w:tc>
        <w:tc>
          <w:tcPr>
            <w:tcW w:w="3960" w:type="dxa"/>
          </w:tcPr>
          <w:p w14:paraId="1CE19676" w14:textId="77777777" w:rsidR="00ED117A" w:rsidRPr="00D51D96" w:rsidRDefault="00ED117A">
            <w:pPr>
              <w:pStyle w:val="Compact"/>
              <w:rPr>
                <w:rFonts w:ascii="Arial" w:hAnsi="Arial" w:cs="Arial"/>
                <w:sz w:val="20"/>
                <w:szCs w:val="20"/>
                <w:rPrChange w:id="1847" w:author="Dovev Lavie" w:date="2026-09-17T14:09:00Z">
                  <w:rPr>
                    <w:rFonts w:ascii="Arial" w:hAnsi="Arial" w:cs="Arial"/>
                  </w:rPr>
                </w:rPrChange>
              </w:rPr>
            </w:pPr>
            <w:r w:rsidRPr="00D51D96">
              <w:rPr>
                <w:rFonts w:ascii="Arial" w:hAnsi="Arial" w:cs="Arial"/>
                <w:sz w:val="20"/>
                <w:szCs w:val="20"/>
                <w:rPrChange w:id="1848" w:author="Dovev Lavie" w:date="2026-09-17T14:09:00Z">
                  <w:rPr>
                    <w:rFonts w:ascii="Arial" w:hAnsi="Arial" w:cs="Arial"/>
                  </w:rPr>
                </w:rPrChange>
              </w:rPr>
              <w:t xml:space="preserve">The </w:t>
            </w:r>
            <w:del w:id="1849" w:author="Dovev Lavie" w:date="2026-09-17T18:20:00Z">
              <w:r w:rsidRPr="00D51D96" w:rsidDel="00201BD8">
                <w:rPr>
                  <w:rFonts w:ascii="Arial" w:hAnsi="Arial" w:cs="Arial"/>
                  <w:sz w:val="20"/>
                  <w:szCs w:val="20"/>
                  <w:rPrChange w:id="1850" w:author="Dovev Lavie" w:date="2026-09-17T14:09:00Z">
                    <w:rPr>
                      <w:rFonts w:ascii="Arial" w:hAnsi="Arial" w:cs="Arial"/>
                    </w:rPr>
                  </w:rPrChange>
                </w:rPr>
                <w:delText xml:space="preserve">full </w:delText>
              </w:r>
            </w:del>
            <w:ins w:id="1851" w:author="Dovev Lavie" w:date="2026-09-17T18:20:00Z">
              <w:r w:rsidR="00201BD8" w:rsidRPr="00D51D96">
                <w:rPr>
                  <w:rFonts w:ascii="Arial" w:hAnsi="Arial" w:cs="Arial"/>
                  <w:sz w:val="20"/>
                  <w:szCs w:val="20"/>
                </w:rPr>
                <w:t>complete</w:t>
              </w:r>
              <w:r w:rsidR="00201BD8" w:rsidRPr="00D51D96">
                <w:rPr>
                  <w:rFonts w:ascii="Arial" w:hAnsi="Arial" w:cs="Arial"/>
                  <w:sz w:val="20"/>
                  <w:szCs w:val="20"/>
                  <w:rPrChange w:id="1852" w:author="Dovev Lavie" w:date="2026-09-17T14:09:00Z">
                    <w:rPr>
                      <w:rFonts w:ascii="Arial" w:hAnsi="Arial" w:cs="Arial"/>
                    </w:rPr>
                  </w:rPrChange>
                </w:rPr>
                <w:t xml:space="preserve"> </w:t>
              </w:r>
            </w:ins>
            <w:del w:id="1853" w:author="Dovev Lavie" w:date="2026-09-17T18:20:00Z">
              <w:r w:rsidRPr="00D51D96" w:rsidDel="00201BD8">
                <w:rPr>
                  <w:rFonts w:ascii="Arial" w:hAnsi="Arial" w:cs="Arial"/>
                  <w:sz w:val="20"/>
                  <w:szCs w:val="20"/>
                  <w:rPrChange w:id="1854" w:author="Dovev Lavie" w:date="2026-09-17T14:09:00Z">
                    <w:rPr>
                      <w:rFonts w:ascii="Arial" w:hAnsi="Arial" w:cs="Arial"/>
                    </w:rPr>
                  </w:rPrChange>
                </w:rPr>
                <w:delText xml:space="preserve">consensus </w:delText>
              </w:r>
            </w:del>
            <w:ins w:id="1855" w:author="Dovev Lavie" w:date="2026-09-17T18:20:00Z">
              <w:r w:rsidR="00201BD8" w:rsidRPr="00D51D96">
                <w:rPr>
                  <w:rFonts w:ascii="Arial" w:hAnsi="Arial" w:cs="Arial"/>
                  <w:sz w:val="20"/>
                  <w:szCs w:val="20"/>
                </w:rPr>
                <w:t>integrated</w:t>
              </w:r>
              <w:r w:rsidR="00201BD8" w:rsidRPr="00D51D96">
                <w:rPr>
                  <w:rFonts w:ascii="Arial" w:hAnsi="Arial" w:cs="Arial"/>
                  <w:sz w:val="20"/>
                  <w:szCs w:val="20"/>
                  <w:rPrChange w:id="1856" w:author="Dovev Lavie" w:date="2026-09-17T14:09:00Z">
                    <w:rPr>
                      <w:rFonts w:ascii="Arial" w:hAnsi="Arial" w:cs="Arial"/>
                    </w:rPr>
                  </w:rPrChange>
                </w:rPr>
                <w:t xml:space="preserve"> </w:t>
              </w:r>
            </w:ins>
            <w:r w:rsidRPr="00D51D96">
              <w:rPr>
                <w:rFonts w:ascii="Arial" w:hAnsi="Arial" w:cs="Arial"/>
                <w:sz w:val="20"/>
                <w:szCs w:val="20"/>
                <w:rPrChange w:id="1857" w:author="Dovev Lavie" w:date="2026-09-17T14:09:00Z">
                  <w:rPr>
                    <w:rFonts w:ascii="Arial" w:hAnsi="Arial" w:cs="Arial"/>
                  </w:rPr>
                </w:rPrChange>
              </w:rPr>
              <w:t>ranking of the five options, before truncation</w:t>
            </w:r>
          </w:p>
        </w:tc>
      </w:tr>
      <w:tr w:rsidR="00ED117A" w:rsidRPr="00D51D96" w14:paraId="6F8E0D30" w14:textId="77777777">
        <w:tc>
          <w:tcPr>
            <w:tcW w:w="3960" w:type="dxa"/>
          </w:tcPr>
          <w:p w14:paraId="1E15D8E8" w14:textId="77777777" w:rsidR="00ED117A" w:rsidRPr="00D51D96" w:rsidRDefault="00ED117A">
            <w:pPr>
              <w:pStyle w:val="Compact"/>
              <w:rPr>
                <w:rFonts w:ascii="Arial" w:hAnsi="Arial" w:cs="Arial"/>
                <w:sz w:val="20"/>
                <w:szCs w:val="20"/>
                <w:rPrChange w:id="1858" w:author="Dovev Lavie" w:date="2026-09-17T14:09:00Z">
                  <w:rPr>
                    <w:rFonts w:ascii="Arial" w:hAnsi="Arial" w:cs="Arial"/>
                  </w:rPr>
                </w:rPrChange>
              </w:rPr>
            </w:pPr>
            <w:r w:rsidRPr="00D51D96">
              <w:rPr>
                <w:rFonts w:ascii="Arial" w:hAnsi="Arial" w:cs="Arial"/>
                <w:sz w:val="20"/>
                <w:szCs w:val="20"/>
                <w:rPrChange w:id="1859" w:author="Dovev Lavie" w:date="2026-09-17T14:09:00Z">
                  <w:rPr>
                    <w:rFonts w:ascii="Arial" w:hAnsi="Arial" w:cs="Arial"/>
                  </w:rPr>
                </w:rPrChange>
              </w:rPr>
              <w:t>rtd_</w:t>
            </w:r>
            <w:del w:id="1860" w:author="Sueda Gul" w:date="2026-10-07T09:00:00Z">
              <w:r w:rsidRPr="00D51D96">
                <w:rPr>
                  <w:rFonts w:ascii="Arial" w:hAnsi="Arial" w:cs="Arial"/>
                  <w:sz w:val="20"/>
                  <w:szCs w:val="20"/>
                  <w:rPrChange w:id="1861" w:author="Dovev Lavie" w:date="2026-09-17T14:09:00Z">
                    <w:rPr>
                      <w:rFonts w:ascii="Arial" w:hAnsi="Arial" w:cs="Arial"/>
                    </w:rPr>
                  </w:rPrChange>
                </w:rPr>
                <w:delText>consensus</w:delText>
              </w:r>
            </w:del>
            <w:ins w:id="1862" w:author="Sueda Gul" w:date="2026-10-07T09:00:00Z">
              <w:r>
                <w:rPr>
                  <w:rFonts w:ascii="Arial" w:hAnsi="Arial" w:cs="Arial"/>
                  <w:sz w:val="20"/>
                  <w:szCs w:val="20"/>
                </w:rPr>
                <w:t>integrated</w:t>
              </w:r>
            </w:ins>
            <w:r w:rsidRPr="00D51D96">
              <w:rPr>
                <w:rFonts w:ascii="Arial" w:hAnsi="Arial" w:cs="Arial"/>
                <w:sz w:val="20"/>
                <w:szCs w:val="20"/>
                <w:rPrChange w:id="1863" w:author="Dovev Lavie" w:date="2026-09-17T14:09:00Z">
                  <w:rPr>
                    <w:rFonts w:ascii="Arial" w:hAnsi="Arial" w:cs="Arial"/>
                  </w:rPr>
                </w:rPrChange>
              </w:rPr>
              <w:t>_kemeny_status, rtd_</w:t>
            </w:r>
            <w:del w:id="1864" w:author="Sueda Gul" w:date="2026-10-07T09:00:00Z">
              <w:r w:rsidRPr="00D51D96">
                <w:rPr>
                  <w:rFonts w:ascii="Arial" w:hAnsi="Arial" w:cs="Arial"/>
                  <w:sz w:val="20"/>
                  <w:szCs w:val="20"/>
                  <w:rPrChange w:id="1865" w:author="Dovev Lavie" w:date="2026-09-17T14:09:00Z">
                    <w:rPr>
                      <w:rFonts w:ascii="Arial" w:hAnsi="Arial" w:cs="Arial"/>
                    </w:rPr>
                  </w:rPrChange>
                </w:rPr>
                <w:delText>consensus</w:delText>
              </w:r>
            </w:del>
            <w:ins w:id="1866" w:author="Sueda Gul" w:date="2026-10-07T09:00:00Z">
              <w:r>
                <w:rPr>
                  <w:rFonts w:ascii="Arial" w:hAnsi="Arial" w:cs="Arial"/>
                  <w:sz w:val="20"/>
                  <w:szCs w:val="20"/>
                </w:rPr>
                <w:t>integrated</w:t>
              </w:r>
            </w:ins>
            <w:r w:rsidRPr="00D51D96">
              <w:rPr>
                <w:rFonts w:ascii="Arial" w:hAnsi="Arial" w:cs="Arial"/>
                <w:sz w:val="20"/>
                <w:szCs w:val="20"/>
                <w:rPrChange w:id="1867" w:author="Dovev Lavie" w:date="2026-09-17T14:09:00Z">
                  <w:rPr>
                    <w:rFonts w:ascii="Arial" w:hAnsi="Arial" w:cs="Arial"/>
                  </w:rPr>
                </w:rPrChange>
              </w:rPr>
              <w:t>_n_kemeny_optimal, rtd_</w:t>
            </w:r>
            <w:del w:id="1868" w:author="Sueda Gul" w:date="2026-10-07T09:00:00Z">
              <w:r w:rsidRPr="00D51D96">
                <w:rPr>
                  <w:rFonts w:ascii="Arial" w:hAnsi="Arial" w:cs="Arial"/>
                  <w:sz w:val="20"/>
                  <w:szCs w:val="20"/>
                  <w:rPrChange w:id="1869" w:author="Dovev Lavie" w:date="2026-09-17T14:09:00Z">
                    <w:rPr>
                      <w:rFonts w:ascii="Arial" w:hAnsi="Arial" w:cs="Arial"/>
                    </w:rPr>
                  </w:rPrChange>
                </w:rPr>
                <w:delText>consensus</w:delText>
              </w:r>
            </w:del>
            <w:ins w:id="1870" w:author="Sueda Gul" w:date="2026-10-07T09:00:00Z">
              <w:r>
                <w:rPr>
                  <w:rFonts w:ascii="Arial" w:hAnsi="Arial" w:cs="Arial"/>
                  <w:sz w:val="20"/>
                  <w:szCs w:val="20"/>
                </w:rPr>
                <w:t>integrated</w:t>
              </w:r>
            </w:ins>
            <w:r w:rsidRPr="00D51D96">
              <w:rPr>
                <w:rFonts w:ascii="Arial" w:hAnsi="Arial" w:cs="Arial"/>
                <w:sz w:val="20"/>
                <w:szCs w:val="20"/>
                <w:rPrChange w:id="1871" w:author="Dovev Lavie" w:date="2026-09-17T14:09:00Z">
                  <w:rPr>
                    <w:rFonts w:ascii="Arial" w:hAnsi="Arial" w:cs="Arial"/>
                  </w:rPr>
                </w:rPrChange>
              </w:rPr>
              <w:t>_is_kemeny_optimal, rtd_</w:t>
            </w:r>
            <w:del w:id="1872" w:author="Sueda Gul" w:date="2026-10-07T09:00:00Z">
              <w:r w:rsidRPr="00D51D96">
                <w:rPr>
                  <w:rFonts w:ascii="Arial" w:hAnsi="Arial" w:cs="Arial"/>
                  <w:sz w:val="20"/>
                  <w:szCs w:val="20"/>
                  <w:rPrChange w:id="1873" w:author="Dovev Lavie" w:date="2026-09-17T14:09:00Z">
                    <w:rPr>
                      <w:rFonts w:ascii="Arial" w:hAnsi="Arial" w:cs="Arial"/>
                    </w:rPr>
                  </w:rPrChange>
                </w:rPr>
                <w:delText>consensus</w:delText>
              </w:r>
            </w:del>
            <w:ins w:id="1874" w:author="Sueda Gul" w:date="2026-10-07T09:00:00Z">
              <w:r>
                <w:rPr>
                  <w:rFonts w:ascii="Arial" w:hAnsi="Arial" w:cs="Arial"/>
                  <w:sz w:val="20"/>
                  <w:szCs w:val="20"/>
                </w:rPr>
                <w:t>integrated</w:t>
              </w:r>
            </w:ins>
            <w:r w:rsidRPr="00D51D96">
              <w:rPr>
                <w:rFonts w:ascii="Arial" w:hAnsi="Arial" w:cs="Arial"/>
                <w:sz w:val="20"/>
                <w:szCs w:val="20"/>
                <w:rPrChange w:id="1875" w:author="Dovev Lavie" w:date="2026-09-17T14:09:00Z">
                  <w:rPr>
                    <w:rFonts w:ascii="Arial" w:hAnsi="Arial" w:cs="Arial"/>
                  </w:rPr>
                </w:rPrChange>
              </w:rPr>
              <w:t>_settled_by, rtd_</w:t>
            </w:r>
            <w:del w:id="1876" w:author="Sueda Gul" w:date="2026-10-07T09:00:00Z">
              <w:r w:rsidRPr="00D51D96">
                <w:rPr>
                  <w:rFonts w:ascii="Arial" w:hAnsi="Arial" w:cs="Arial"/>
                  <w:sz w:val="20"/>
                  <w:szCs w:val="20"/>
                  <w:rPrChange w:id="1877" w:author="Dovev Lavie" w:date="2026-09-17T14:09:00Z">
                    <w:rPr>
                      <w:rFonts w:ascii="Arial" w:hAnsi="Arial" w:cs="Arial"/>
                    </w:rPr>
                  </w:rPrChange>
                </w:rPr>
                <w:delText>consensus</w:delText>
              </w:r>
            </w:del>
            <w:ins w:id="1878" w:author="Sueda Gul" w:date="2026-10-07T09:00:00Z">
              <w:r>
                <w:rPr>
                  <w:rFonts w:ascii="Arial" w:hAnsi="Arial" w:cs="Arial"/>
                  <w:sz w:val="20"/>
                  <w:szCs w:val="20"/>
                </w:rPr>
                <w:t>integrated</w:t>
              </w:r>
            </w:ins>
            <w:r w:rsidRPr="00D51D96">
              <w:rPr>
                <w:rFonts w:ascii="Arial" w:hAnsi="Arial" w:cs="Arial"/>
                <w:sz w:val="20"/>
                <w:szCs w:val="20"/>
                <w:rPrChange w:id="1879" w:author="Dovev Lavie" w:date="2026-09-17T14:09:00Z">
                  <w:rPr>
                    <w:rFonts w:ascii="Arial" w:hAnsi="Arial" w:cs="Arial"/>
                  </w:rPr>
                </w:rPrChange>
              </w:rPr>
              <w:t>_truncated_by</w:t>
            </w:r>
          </w:p>
        </w:tc>
        <w:tc>
          <w:tcPr>
            <w:tcW w:w="3960" w:type="dxa"/>
          </w:tcPr>
          <w:p w14:paraId="472EF587" w14:textId="77777777" w:rsidR="00ED117A" w:rsidRPr="00D51D96" w:rsidRDefault="00ED117A">
            <w:pPr>
              <w:pStyle w:val="Compact"/>
              <w:rPr>
                <w:rFonts w:ascii="Arial" w:hAnsi="Arial" w:cs="Arial"/>
                <w:sz w:val="20"/>
                <w:szCs w:val="20"/>
                <w:rPrChange w:id="1880" w:author="Dovev Lavie" w:date="2026-09-17T14:09:00Z">
                  <w:rPr>
                    <w:rFonts w:ascii="Arial" w:hAnsi="Arial" w:cs="Arial"/>
                  </w:rPr>
                </w:rPrChange>
              </w:rPr>
            </w:pPr>
            <w:r w:rsidRPr="00D51D96">
              <w:rPr>
                <w:rFonts w:ascii="Arial" w:hAnsi="Arial" w:cs="Arial"/>
                <w:sz w:val="20"/>
                <w:szCs w:val="20"/>
                <w:rPrChange w:id="1881" w:author="Dovev Lavie" w:date="2026-09-17T14:09:00Z">
                  <w:rPr>
                    <w:rFonts w:ascii="Arial" w:hAnsi="Arial" w:cs="Arial"/>
                  </w:rPr>
                </w:rPrChange>
              </w:rPr>
              <w:t>The integration diagnostics described in section 13</w:t>
            </w:r>
          </w:p>
        </w:tc>
      </w:tr>
      <w:tr w:rsidR="00ED117A" w:rsidRPr="00D51D96" w14:paraId="27BDE17F" w14:textId="77777777">
        <w:tc>
          <w:tcPr>
            <w:tcW w:w="3960" w:type="dxa"/>
          </w:tcPr>
          <w:p w14:paraId="379CDFC7" w14:textId="77777777" w:rsidR="00ED117A" w:rsidRPr="00D51D96" w:rsidRDefault="00ED117A">
            <w:pPr>
              <w:pStyle w:val="Compact"/>
              <w:rPr>
                <w:rFonts w:ascii="Arial" w:hAnsi="Arial" w:cs="Arial"/>
                <w:sz w:val="20"/>
                <w:szCs w:val="20"/>
                <w:rPrChange w:id="1882" w:author="Dovev Lavie" w:date="2026-09-17T14:09:00Z">
                  <w:rPr>
                    <w:rFonts w:ascii="Arial" w:hAnsi="Arial" w:cs="Arial"/>
                  </w:rPr>
                </w:rPrChange>
              </w:rPr>
            </w:pPr>
            <w:r w:rsidRPr="00D51D96">
              <w:rPr>
                <w:rFonts w:ascii="Arial" w:hAnsi="Arial" w:cs="Arial"/>
                <w:sz w:val="20"/>
                <w:szCs w:val="20"/>
                <w:rPrChange w:id="1883" w:author="Dovev Lavie" w:date="2026-09-17T14:09:00Z">
                  <w:rPr>
                    <w:rFonts w:ascii="Arial" w:hAnsi="Arial" w:cs="Arial"/>
                  </w:rPr>
                </w:rPrChange>
              </w:rPr>
              <w:t>rtd_z_extraversion, rtd_z_agreeable, rtd_z_neuroticism, rtd_z_conscientiousness, rtd_z_openness, rtd_z_income, rtd_reducation</w:t>
            </w:r>
          </w:p>
        </w:tc>
        <w:tc>
          <w:tcPr>
            <w:tcW w:w="3960" w:type="dxa"/>
          </w:tcPr>
          <w:p w14:paraId="18419A01" w14:textId="77777777" w:rsidR="00ED117A" w:rsidRPr="00D51D96" w:rsidRDefault="00ED117A">
            <w:pPr>
              <w:pStyle w:val="Compact"/>
              <w:rPr>
                <w:rFonts w:ascii="Arial" w:hAnsi="Arial" w:cs="Arial"/>
                <w:sz w:val="20"/>
                <w:szCs w:val="20"/>
                <w:rPrChange w:id="1884" w:author="Dovev Lavie" w:date="2026-09-17T14:09:00Z">
                  <w:rPr>
                    <w:rFonts w:ascii="Arial" w:hAnsi="Arial" w:cs="Arial"/>
                  </w:rPr>
                </w:rPrChange>
              </w:rPr>
            </w:pPr>
            <w:r w:rsidRPr="00D51D96">
              <w:rPr>
                <w:rFonts w:ascii="Arial" w:hAnsi="Arial" w:cs="Arial"/>
                <w:sz w:val="20"/>
                <w:szCs w:val="20"/>
                <w:rPrChange w:id="1885" w:author="Dovev Lavie" w:date="2026-09-17T14:09:00Z">
                  <w:rPr>
                    <w:rFonts w:ascii="Arial" w:hAnsi="Arial" w:cs="Arial"/>
                  </w:rPr>
                </w:rPrChange>
              </w:rPr>
              <w:t>The standardized inputs used by the equations</w:t>
            </w:r>
          </w:p>
        </w:tc>
      </w:tr>
    </w:tbl>
    <w:p w14:paraId="3A808367" w14:textId="77777777" w:rsidR="00ED117A" w:rsidRPr="00D51D96" w:rsidRDefault="00ED117A" w:rsidP="00ED117A">
      <w:pPr>
        <w:pStyle w:val="BodyText"/>
        <w:rPr>
          <w:rFonts w:ascii="Arial" w:hAnsi="Arial" w:cs="Arial"/>
          <w:sz w:val="20"/>
          <w:szCs w:val="20"/>
          <w:rPrChange w:id="1886" w:author="Dovev Lavie" w:date="2026-09-17T14:09:00Z">
            <w:rPr>
              <w:rFonts w:ascii="Arial" w:hAnsi="Arial" w:cs="Arial"/>
            </w:rPr>
          </w:rPrChange>
        </w:rPr>
      </w:pPr>
      <w:r w:rsidRPr="00D51D96">
        <w:rPr>
          <w:rFonts w:ascii="Arial" w:hAnsi="Arial" w:cs="Arial"/>
          <w:sz w:val="20"/>
          <w:szCs w:val="20"/>
          <w:rPrChange w:id="1887" w:author="Dovev Lavie" w:date="2026-09-17T14:09:00Z">
            <w:rPr>
              <w:rFonts w:ascii="Arial" w:hAnsi="Arial" w:cs="Arial"/>
            </w:rPr>
          </w:rPrChange>
        </w:rPr>
        <w:t>These values are available in the Excel export from the results page.</w:t>
      </w:r>
    </w:p>
    <w:p w14:paraId="6F3DDE15" w14:textId="77777777" w:rsidR="00ED117A" w:rsidRPr="00D51D96" w:rsidRDefault="00ED117A" w:rsidP="00ED117A">
      <w:pPr>
        <w:pStyle w:val="Heading2"/>
        <w:rPr>
          <w:rFonts w:ascii="Arial" w:hAnsi="Arial" w:cs="Arial"/>
          <w:i w:val="0"/>
          <w:iCs w:val="0"/>
          <w:sz w:val="22"/>
          <w:szCs w:val="22"/>
          <w:rPrChange w:id="1888" w:author="Dovev Lavie" w:date="2026-09-17T16:14:00Z">
            <w:rPr>
              <w:rFonts w:ascii="Arial" w:hAnsi="Arial" w:cs="Arial"/>
            </w:rPr>
          </w:rPrChange>
        </w:rPr>
      </w:pPr>
      <w:bookmarkStart w:id="1889" w:name="simulation-options"/>
      <w:r w:rsidRPr="00D51D96">
        <w:rPr>
          <w:rFonts w:ascii="Arial" w:hAnsi="Arial" w:cs="Arial"/>
          <w:i w:val="0"/>
          <w:iCs w:val="0"/>
          <w:sz w:val="22"/>
          <w:szCs w:val="22"/>
          <w:rPrChange w:id="1890" w:author="Dovev Lavie" w:date="2026-09-17T16:14:00Z">
            <w:rPr>
              <w:rFonts w:ascii="Arial" w:hAnsi="Arial" w:cs="Arial"/>
            </w:rPr>
          </w:rPrChange>
        </w:rPr>
        <w:t>1</w:t>
      </w:r>
      <w:r w:rsidR="00FF1530" w:rsidRPr="00D51D96">
        <w:rPr>
          <w:rFonts w:ascii="Arial" w:hAnsi="Arial" w:cs="Arial"/>
          <w:i w:val="0"/>
          <w:iCs w:val="0"/>
          <w:sz w:val="22"/>
          <w:szCs w:val="22"/>
          <w:rPrChange w:id="1891" w:author="Dovev Lavie" w:date="2026-09-17T16:14:00Z">
            <w:rPr>
              <w:rFonts w:ascii="Arial" w:hAnsi="Arial" w:cs="Arial"/>
            </w:rPr>
          </w:rPrChange>
        </w:rPr>
        <w:t>7</w:t>
      </w:r>
      <w:r w:rsidRPr="00D51D96">
        <w:rPr>
          <w:rFonts w:ascii="Arial" w:hAnsi="Arial" w:cs="Arial"/>
          <w:i w:val="0"/>
          <w:iCs w:val="0"/>
          <w:sz w:val="22"/>
          <w:szCs w:val="22"/>
          <w:rPrChange w:id="1892" w:author="Dovev Lavie" w:date="2026-09-17T16:14:00Z">
            <w:rPr>
              <w:rFonts w:ascii="Arial" w:hAnsi="Arial" w:cs="Arial"/>
            </w:rPr>
          </w:rPrChange>
        </w:rPr>
        <w:t>. Simulation Options</w:t>
      </w:r>
    </w:p>
    <w:p w14:paraId="337DB966" w14:textId="77777777" w:rsidR="00ED117A" w:rsidRPr="00D51D96" w:rsidRDefault="00ED117A" w:rsidP="00ED117A">
      <w:pPr>
        <w:pStyle w:val="FirstParagraph"/>
        <w:rPr>
          <w:rFonts w:ascii="Arial" w:hAnsi="Arial" w:cs="Arial"/>
          <w:sz w:val="20"/>
          <w:szCs w:val="20"/>
          <w:rPrChange w:id="1893" w:author="Dovev Lavie" w:date="2026-09-17T14:09:00Z">
            <w:rPr>
              <w:rFonts w:ascii="Arial" w:hAnsi="Arial" w:cs="Arial"/>
            </w:rPr>
          </w:rPrChange>
        </w:rPr>
      </w:pPr>
      <w:r w:rsidRPr="00D51D96">
        <w:rPr>
          <w:rFonts w:ascii="Arial" w:hAnsi="Arial" w:cs="Arial"/>
          <w:sz w:val="20"/>
          <w:szCs w:val="20"/>
          <w:rPrChange w:id="1894" w:author="Dovev Lavie" w:date="2026-09-17T14:09:00Z">
            <w:rPr>
              <w:rFonts w:ascii="Arial" w:hAnsi="Arial" w:cs="Arial"/>
            </w:rPr>
          </w:rPrChange>
        </w:rPr>
        <w:t>Decision 4 can be run in several ways, each presenting a different level of detail:</w:t>
      </w:r>
    </w:p>
    <w:p w14:paraId="793E5BF0" w14:textId="77777777" w:rsidR="00ED117A" w:rsidRPr="00D51D96" w:rsidRDefault="00ED117A" w:rsidP="00ED117A">
      <w:pPr>
        <w:pStyle w:val="Compact"/>
        <w:numPr>
          <w:ilvl w:val="0"/>
          <w:numId w:val="105"/>
        </w:numPr>
        <w:ind w:hanging="360"/>
        <w:rPr>
          <w:rFonts w:ascii="Arial" w:hAnsi="Arial" w:cs="Arial"/>
          <w:sz w:val="20"/>
          <w:szCs w:val="20"/>
          <w:rPrChange w:id="1895" w:author="Dovev Lavie" w:date="2026-09-17T14:09:00Z">
            <w:rPr>
              <w:rFonts w:ascii="Arial" w:hAnsi="Arial" w:cs="Arial"/>
            </w:rPr>
          </w:rPrChange>
        </w:rPr>
      </w:pPr>
      <w:r w:rsidRPr="00D51D96">
        <w:rPr>
          <w:rFonts w:ascii="Arial" w:hAnsi="Arial" w:cs="Arial"/>
          <w:sz w:val="20"/>
          <w:szCs w:val="20"/>
          <w:rPrChange w:id="1896" w:author="Dovev Lavie" w:date="2026-09-17T14:09:00Z">
            <w:rPr>
              <w:rFonts w:ascii="Arial" w:hAnsi="Arial" w:cs="Arial"/>
            </w:rPr>
          </w:rPrChange>
        </w:rPr>
        <w:t xml:space="preserve">Run </w:t>
      </w:r>
      <w:ins w:id="1897" w:author="Dovev Lavie" w:date="2026-09-17T18:23:00Z">
        <w:r w:rsidR="00201BD8" w:rsidRPr="00D51D96">
          <w:rPr>
            <w:rFonts w:ascii="Arial" w:hAnsi="Arial" w:cs="Arial"/>
            <w:sz w:val="20"/>
            <w:szCs w:val="20"/>
          </w:rPr>
          <w:t>[Decision Element]</w:t>
        </w:r>
      </w:ins>
      <w:r w:rsidRPr="00D51D96">
        <w:rPr>
          <w:rFonts w:ascii="Arial" w:hAnsi="Arial" w:cs="Arial"/>
          <w:sz w:val="20"/>
          <w:szCs w:val="20"/>
          <w:rPrChange w:id="1898" w:author="Dovev Lavie" w:date="2026-09-17T14:09:00Z">
            <w:rPr>
              <w:rFonts w:ascii="Arial" w:hAnsi="Arial" w:cs="Arial"/>
            </w:rPr>
          </w:rPrChange>
        </w:rPr>
        <w:t xml:space="preserve"> Only (five buttons, one per element sub-tab): runs the decision and presents only that element’s results — the score distribution, the allocation of agents across options, and an Excel file containing only that element’s variables.</w:t>
      </w:r>
      <w:ins w:id="1899" w:author="Sueda Gul" w:date="2026-10-07T18:00:00Z">
        <w:r>
          <w:rPr>
            <w:rFonts w:ascii="Arial" w:hAnsi="Arial" w:cs="Arial"/>
            <w:sz w:val="20"/>
            <w:szCs w:val="20"/>
            <w:rPrChange w:id="1900" w:author="Dovev Lavie" w:date="2026-09-17T14:09:00Z">
              <w:rPr>
                <w:rFonts w:ascii="Arial" w:hAnsi="Arial" w:cs="Arial"/>
              </w:rPr>
            </w:rPrChange>
          </w:rPr>
          <w:t xml:space="preserve"> These results appear under a subtitle naming the element, for example “4.1 Options List Length (Tendency to Plan)”.</w:t>
        </w:r>
      </w:ins>
    </w:p>
    <w:p w14:paraId="6859F6E1" w14:textId="77777777" w:rsidR="00ED117A" w:rsidRPr="00D51D96" w:rsidRDefault="00ED117A" w:rsidP="00ED117A">
      <w:pPr>
        <w:pStyle w:val="Compact"/>
        <w:numPr>
          <w:ilvl w:val="0"/>
          <w:numId w:val="105"/>
        </w:numPr>
        <w:ind w:hanging="360"/>
        <w:rPr>
          <w:rFonts w:ascii="Arial" w:hAnsi="Arial" w:cs="Arial"/>
          <w:sz w:val="20"/>
          <w:szCs w:val="20"/>
          <w:rPrChange w:id="1901" w:author="Dovev Lavie" w:date="2026-09-17T14:09:00Z">
            <w:rPr>
              <w:rFonts w:ascii="Arial" w:hAnsi="Arial" w:cs="Arial"/>
            </w:rPr>
          </w:rPrChange>
        </w:rPr>
      </w:pPr>
      <w:r w:rsidRPr="00D51D96">
        <w:rPr>
          <w:rFonts w:ascii="Arial" w:hAnsi="Arial" w:cs="Arial"/>
          <w:sz w:val="20"/>
          <w:szCs w:val="20"/>
          <w:rPrChange w:id="1902" w:author="Dovev Lavie" w:date="2026-09-17T14:09:00Z">
            <w:rPr>
              <w:rFonts w:ascii="Arial" w:hAnsi="Arial" w:cs="Arial"/>
            </w:rPr>
          </w:rPrChange>
        </w:rPr>
        <w:t>Run Integrated Default List Only (sixth sub-tab): presents the integrated default list — the distribution of default list lengths and of the first integrated default option — together with the tie-resolution statistics: the percentage of agents with initial ties after Kemeny, the breakdown of the Kemeny outcomes, the stage at which each ranking was settled, and the share of agents whose final ranking remains Kemeny-optimal.</w:t>
      </w:r>
    </w:p>
    <w:p w14:paraId="5E60F6C5" w14:textId="77777777" w:rsidR="00ED117A" w:rsidRPr="00D51D96" w:rsidRDefault="00ED117A" w:rsidP="00ED117A">
      <w:pPr>
        <w:pStyle w:val="Compact"/>
        <w:numPr>
          <w:ilvl w:val="0"/>
          <w:numId w:val="105"/>
        </w:numPr>
        <w:ind w:hanging="360"/>
        <w:rPr>
          <w:rFonts w:ascii="Arial" w:hAnsi="Arial" w:cs="Arial"/>
          <w:sz w:val="20"/>
          <w:szCs w:val="20"/>
          <w:rPrChange w:id="1903" w:author="Dovev Lavie" w:date="2026-09-17T14:09:00Z">
            <w:rPr>
              <w:rFonts w:ascii="Arial" w:hAnsi="Arial" w:cs="Arial"/>
            </w:rPr>
          </w:rPrChange>
        </w:rPr>
      </w:pPr>
      <w:r w:rsidRPr="00D51D96">
        <w:rPr>
          <w:rFonts w:ascii="Arial" w:hAnsi="Arial" w:cs="Arial"/>
          <w:sz w:val="20"/>
          <w:szCs w:val="20"/>
          <w:rPrChange w:id="1904" w:author="Dovev Lavie" w:date="2026-09-17T14:09:00Z">
            <w:rPr>
              <w:rFonts w:ascii="Arial" w:hAnsi="Arial" w:cs="Arial"/>
            </w:rPr>
          </w:rPrChange>
        </w:rPr>
        <w:t>Run Rejected Transaction Defaults Only: presents every element’s results as above, followed by the percentage of agents per first integrated default option. The tie statistics are not repeated here.</w:t>
      </w:r>
    </w:p>
    <w:p w14:paraId="48E7C606" w14:textId="77777777" w:rsidR="00ED117A" w:rsidRPr="00D51D96" w:rsidRDefault="00ED117A" w:rsidP="00ED117A">
      <w:pPr>
        <w:pStyle w:val="Compact"/>
        <w:numPr>
          <w:ilvl w:val="0"/>
          <w:numId w:val="105"/>
        </w:numPr>
        <w:ind w:hanging="360"/>
        <w:rPr>
          <w:rFonts w:ascii="Arial" w:hAnsi="Arial" w:cs="Arial"/>
          <w:sz w:val="20"/>
          <w:szCs w:val="20"/>
          <w:rPrChange w:id="1905" w:author="Dovev Lavie" w:date="2026-09-17T14:09:00Z">
            <w:rPr>
              <w:rFonts w:ascii="Arial" w:hAnsi="Arial" w:cs="Arial"/>
            </w:rPr>
          </w:rPrChange>
        </w:rPr>
      </w:pPr>
      <w:r w:rsidRPr="00D51D96">
        <w:rPr>
          <w:rFonts w:ascii="Arial" w:hAnsi="Arial" w:cs="Arial"/>
          <w:sz w:val="20"/>
          <w:szCs w:val="20"/>
          <w:rPrChange w:id="1906" w:author="Dovev Lavie" w:date="2026-09-17T14:09:00Z">
            <w:rPr>
              <w:rFonts w:ascii="Arial" w:hAnsi="Arial" w:cs="Arial"/>
            </w:rPr>
          </w:rPrChange>
        </w:rPr>
        <w:t>Run Complete Simulation: presents only the distribution of integrated default list lengths and of the first integrated default option. The values of the individual elements are not displayed but are contained in the downloadable Excel file.</w:t>
      </w:r>
    </w:p>
    <w:p w14:paraId="7EA4A194" w14:textId="77777777" w:rsidR="00ED117A" w:rsidRPr="00D51D96" w:rsidRDefault="00ED117A" w:rsidP="00ED117A">
      <w:pPr>
        <w:pStyle w:val="FirstParagraph"/>
        <w:rPr>
          <w:rFonts w:ascii="Arial" w:hAnsi="Arial" w:cs="Arial"/>
          <w:sz w:val="20"/>
          <w:szCs w:val="20"/>
          <w:rPrChange w:id="1907" w:author="Dovev Lavie" w:date="2026-09-17T14:09:00Z">
            <w:rPr>
              <w:rFonts w:ascii="Arial" w:hAnsi="Arial" w:cs="Arial"/>
            </w:rPr>
          </w:rPrChange>
        </w:rPr>
      </w:pPr>
      <w:r w:rsidRPr="00D51D96">
        <w:rPr>
          <w:rFonts w:ascii="Arial" w:hAnsi="Arial" w:cs="Arial"/>
          <w:sz w:val="20"/>
          <w:szCs w:val="20"/>
          <w:rPrChange w:id="1908" w:author="Dovev Lavie" w:date="2026-09-17T14:09:00Z">
            <w:rPr>
              <w:rFonts w:ascii="Arial" w:hAnsi="Arial" w:cs="Arial"/>
            </w:rPr>
          </w:rPrChange>
        </w:rPr>
        <w:t>If the user has produced more than one Decision 4 configuration for comparison, the complete simulation cannot be run until one configuration has been selected with the “Use This Config” button beneath its results. Once a configuration has been selected, the results page presents only that configuration</w:t>
      </w:r>
      <w:ins w:id="1909" w:author="Dovev Lavie" w:date="2026-09-17T18:24:00Z">
        <w:r w:rsidR="00201BD8" w:rsidRPr="00D51D96">
          <w:rPr>
            <w:rFonts w:ascii="Arial" w:hAnsi="Arial" w:cs="Arial"/>
            <w:sz w:val="20"/>
            <w:szCs w:val="20"/>
          </w:rPr>
          <w:t>,</w:t>
        </w:r>
      </w:ins>
      <w:r w:rsidRPr="00D51D96">
        <w:rPr>
          <w:rFonts w:ascii="Arial" w:hAnsi="Arial" w:cs="Arial"/>
          <w:sz w:val="20"/>
          <w:szCs w:val="20"/>
          <w:rPrChange w:id="1910" w:author="Dovev Lavie" w:date="2026-09-17T14:09:00Z">
            <w:rPr>
              <w:rFonts w:ascii="Arial" w:hAnsi="Arial" w:cs="Arial"/>
            </w:rPr>
          </w:rPrChange>
        </w:rPr>
        <w:t xml:space="preserve"> and its Excel export contains only that configuration.</w:t>
      </w:r>
    </w:p>
    <w:p w14:paraId="0CD79CF6" w14:textId="77777777" w:rsidR="00ED117A" w:rsidRPr="00D51D96" w:rsidRDefault="00ED117A" w:rsidP="00ED117A">
      <w:pPr>
        <w:pStyle w:val="Heading3"/>
        <w:rPr>
          <w:rFonts w:ascii="Arial" w:hAnsi="Arial" w:cs="Arial"/>
          <w:sz w:val="22"/>
          <w:szCs w:val="22"/>
          <w:rPrChange w:id="1911" w:author="Dovev Lavie" w:date="2026-09-17T14:09:00Z">
            <w:rPr>
              <w:rFonts w:ascii="Arial" w:hAnsi="Arial" w:cs="Arial"/>
            </w:rPr>
          </w:rPrChange>
        </w:rPr>
      </w:pPr>
      <w:bookmarkStart w:id="1912" w:name="presentation-of-the-results"/>
      <w:r w:rsidRPr="00D51D96">
        <w:rPr>
          <w:rFonts w:ascii="Arial" w:hAnsi="Arial" w:cs="Arial"/>
          <w:sz w:val="22"/>
          <w:szCs w:val="22"/>
          <w:rPrChange w:id="1913" w:author="Dovev Lavie" w:date="2026-09-17T14:09:00Z">
            <w:rPr>
              <w:rFonts w:ascii="Arial" w:hAnsi="Arial" w:cs="Arial"/>
            </w:rPr>
          </w:rPrChange>
        </w:rPr>
        <w:t>Presentation of the Results</w:t>
      </w:r>
    </w:p>
    <w:p w14:paraId="46AD35F3" w14:textId="060A5706" w:rsidR="00ED117A" w:rsidRPr="00D51D96" w:rsidRDefault="00ED117A" w:rsidP="00ED117A">
      <w:pPr>
        <w:pStyle w:val="FirstParagraph"/>
        <w:rPr>
          <w:rFonts w:ascii="Arial" w:hAnsi="Arial" w:cs="Arial"/>
          <w:sz w:val="20"/>
          <w:szCs w:val="20"/>
          <w:rPrChange w:id="1914" w:author="Dovev Lavie" w:date="2026-09-17T14:09:00Z">
            <w:rPr>
              <w:rFonts w:ascii="Arial" w:hAnsi="Arial" w:cs="Arial"/>
            </w:rPr>
          </w:rPrChange>
        </w:rPr>
      </w:pPr>
      <w:r w:rsidRPr="00D51D96">
        <w:rPr>
          <w:rFonts w:ascii="Arial" w:hAnsi="Arial" w:cs="Arial"/>
          <w:sz w:val="20"/>
          <w:szCs w:val="20"/>
          <w:rPrChange w:id="1915" w:author="Dovev Lavie" w:date="2026-09-17T14:09:00Z">
            <w:rPr>
              <w:rFonts w:ascii="Arial" w:hAnsi="Arial" w:cs="Arial"/>
            </w:rPr>
          </w:rPrChange>
        </w:rPr>
        <w:t xml:space="preserve">Each element’s score distribution is </w:t>
      </w:r>
      <w:del w:id="1916" w:author="Sueda Gul" w:date="2026-10-07T09:00:00Z">
        <w:r w:rsidRPr="00D51D96">
          <w:rPr>
            <w:rFonts w:ascii="Arial" w:hAnsi="Arial" w:cs="Arial"/>
            <w:sz w:val="20"/>
            <w:szCs w:val="20"/>
            <w:rPrChange w:id="1917" w:author="Dovev Lavie" w:date="2026-09-17T14:09:00Z">
              <w:rPr>
                <w:rFonts w:ascii="Arial" w:hAnsi="Arial" w:cs="Arial"/>
              </w:rPr>
            </w:rPrChange>
          </w:rPr>
          <w:delText>presented as a histogram</w:delText>
        </w:r>
        <w:r w:rsidR="00FF1530" w:rsidRPr="00D51D96">
          <w:rPr>
            <w:rFonts w:ascii="Arial" w:hAnsi="Arial" w:cs="Arial"/>
            <w:sz w:val="20"/>
            <w:szCs w:val="20"/>
            <w:rPrChange w:id="1918" w:author="Dovev Lavie" w:date="2026-09-17T14:09:00Z">
              <w:rPr>
                <w:rFonts w:ascii="Arial" w:hAnsi="Arial" w:cs="Arial"/>
              </w:rPr>
            </w:rPrChange>
          </w:rPr>
          <w:delText xml:space="preserve">. </w:delText>
        </w:r>
        <w:r w:rsidRPr="00D51D96">
          <w:rPr>
            <w:rFonts w:ascii="Arial" w:hAnsi="Arial" w:cs="Arial"/>
            <w:sz w:val="20"/>
            <w:szCs w:val="20"/>
            <w:rPrChange w:id="1919" w:author="Dovev Lavie" w:date="2026-09-17T14:09:00Z">
              <w:rPr>
                <w:rFonts w:ascii="Arial" w:hAnsi="Arial" w:cs="Arial"/>
              </w:rPr>
            </w:rPrChange>
          </w:rPr>
          <w:delText>The bar heights are proportions of the agent population and therefore sum to 1, and the agent population’s mean is marked with a vertical line. The minimum and maximum of the score are reported beneath each histogram.</w:delText>
        </w:r>
      </w:del>
      <w:ins w:id="1920" w:author="Sueda Gul" w:date="2026-10-07T09:00:00Z">
        <w:r>
          <w:rPr>
            <w:rFonts w:ascii="Arial" w:hAnsi="Arial" w:cs="Arial"/>
            <w:sz w:val="20"/>
            <w:szCs w:val="20"/>
          </w:rPr>
          <w:t xml:space="preserve">shown as a histogram with the same number of bars as Stata’s default (16 bars for 280 agents; larger populations also use 16 bars). </w:t>
        </w:r>
      </w:ins>
      <w:ins w:id="1921" w:author="Sueda Gul" w:date="2026-10-07T17:27:00Z" w16du:dateUtc="2026-10-07T15:27:00Z">
        <w:r w:rsidR="0001774C">
          <w:rPr>
            <w:rFonts w:ascii="Arial" w:hAnsi="Arial" w:cs="Arial"/>
            <w:sz w:val="20"/>
            <w:szCs w:val="20"/>
          </w:rPr>
          <w:t>T</w:t>
        </w:r>
      </w:ins>
      <w:ins w:id="1922" w:author="Sueda Gul" w:date="2026-10-07T09:00:00Z">
        <w:r>
          <w:rPr>
            <w:rFonts w:ascii="Arial" w:hAnsi="Arial" w:cs="Arial"/>
            <w:sz w:val="20"/>
            <w:szCs w:val="20"/>
          </w:rPr>
          <w:t xml:space="preserve">he height of each bar is the share of agents in the bar divided by the bar’s width, so the areas of all bars add up to 1. Hovering over a bar </w:t>
        </w:r>
        <w:r>
          <w:rPr>
            <w:rFonts w:ascii="Arial" w:hAnsi="Arial" w:cs="Arial"/>
            <w:sz w:val="20"/>
            <w:szCs w:val="20"/>
          </w:rPr>
          <w:lastRenderedPageBreak/>
          <w:t>also shows the percentage of agents in it. A vertical line marks the population mean, and the minimum and maximum score are shown under each histogram.</w:t>
        </w:r>
      </w:ins>
    </w:p>
    <w:p w14:paraId="7DFB8809" w14:textId="77777777" w:rsidR="00ED117A" w:rsidRPr="00D51D96" w:rsidRDefault="00ED117A" w:rsidP="00ED117A">
      <w:pPr>
        <w:pStyle w:val="BodyText"/>
        <w:rPr>
          <w:rFonts w:ascii="Arial" w:hAnsi="Arial" w:cs="Arial"/>
          <w:sz w:val="20"/>
          <w:szCs w:val="20"/>
          <w:rPrChange w:id="1923" w:author="Dovev Lavie" w:date="2026-09-17T14:09:00Z">
            <w:rPr>
              <w:rFonts w:ascii="Arial" w:hAnsi="Arial" w:cs="Arial"/>
            </w:rPr>
          </w:rPrChange>
        </w:rPr>
      </w:pPr>
      <w:r w:rsidRPr="00D51D96">
        <w:rPr>
          <w:rFonts w:ascii="Arial" w:hAnsi="Arial" w:cs="Arial"/>
          <w:sz w:val="20"/>
          <w:szCs w:val="20"/>
          <w:rPrChange w:id="1924" w:author="Dovev Lavie" w:date="2026-09-17T14:09:00Z">
            <w:rPr>
              <w:rFonts w:ascii="Arial" w:hAnsi="Arial" w:cs="Arial"/>
            </w:rPr>
          </w:rPrChange>
        </w:rPr>
        <w:t>Each element’s allocation chart presents the percentage of agents whose first-ranked option is each of the five options, ordered along the horizontal axis by the element’s priority sequence in reverse, with the least likely option on the left and the most likely on the right. A companion table reports the same percentages for Options 1 to 5 in their natural order, and the five option descriptions are listed beneath the chart.</w:t>
      </w:r>
    </w:p>
    <w:bookmarkEnd w:id="1889"/>
    <w:bookmarkEnd w:id="1912"/>
    <w:p w14:paraId="359EBC87" w14:textId="77777777" w:rsidR="00ED117A" w:rsidRPr="00D51D96" w:rsidRDefault="00ED117A" w:rsidP="00ED117A">
      <w:pPr>
        <w:pStyle w:val="Heading2"/>
        <w:rPr>
          <w:rFonts w:ascii="Arial" w:hAnsi="Arial" w:cs="Arial"/>
          <w:i w:val="0"/>
          <w:iCs w:val="0"/>
          <w:sz w:val="22"/>
          <w:szCs w:val="22"/>
          <w:rPrChange w:id="1925" w:author="Dovev Lavie" w:date="2026-09-17T16:14:00Z">
            <w:rPr>
              <w:rFonts w:ascii="Arial" w:hAnsi="Arial" w:cs="Arial"/>
            </w:rPr>
          </w:rPrChange>
        </w:rPr>
      </w:pPr>
      <w:r w:rsidRPr="00D51D96">
        <w:rPr>
          <w:rFonts w:ascii="Arial" w:hAnsi="Arial" w:cs="Arial"/>
          <w:i w:val="0"/>
          <w:iCs w:val="0"/>
          <w:sz w:val="22"/>
          <w:szCs w:val="22"/>
          <w:rPrChange w:id="1926" w:author="Dovev Lavie" w:date="2026-09-17T16:14:00Z">
            <w:rPr>
              <w:rFonts w:ascii="Arial" w:hAnsi="Arial" w:cs="Arial"/>
            </w:rPr>
          </w:rPrChange>
        </w:rPr>
        <w:t>1</w:t>
      </w:r>
      <w:r w:rsidR="00FF1530" w:rsidRPr="00D51D96">
        <w:rPr>
          <w:rFonts w:ascii="Arial" w:hAnsi="Arial" w:cs="Arial"/>
          <w:i w:val="0"/>
          <w:iCs w:val="0"/>
          <w:sz w:val="22"/>
          <w:szCs w:val="22"/>
          <w:rPrChange w:id="1927" w:author="Dovev Lavie" w:date="2026-09-17T16:14:00Z">
            <w:rPr>
              <w:rFonts w:ascii="Arial" w:hAnsi="Arial" w:cs="Arial"/>
            </w:rPr>
          </w:rPrChange>
        </w:rPr>
        <w:t>8</w:t>
      </w:r>
      <w:r w:rsidRPr="00D51D96">
        <w:rPr>
          <w:rFonts w:ascii="Arial" w:hAnsi="Arial" w:cs="Arial"/>
          <w:i w:val="0"/>
          <w:iCs w:val="0"/>
          <w:sz w:val="22"/>
          <w:szCs w:val="22"/>
          <w:rPrChange w:id="1928" w:author="Dovev Lavie" w:date="2026-09-17T16:14:00Z">
            <w:rPr>
              <w:rFonts w:ascii="Arial" w:hAnsi="Arial" w:cs="Arial"/>
            </w:rPr>
          </w:rPrChange>
        </w:rPr>
        <w:t>. Excel Export Structure</w:t>
      </w:r>
    </w:p>
    <w:p w14:paraId="25B3593E" w14:textId="77777777" w:rsidR="00ED117A" w:rsidRPr="00D51D96" w:rsidRDefault="00ED117A" w:rsidP="00ED117A">
      <w:pPr>
        <w:pStyle w:val="Heading3"/>
        <w:rPr>
          <w:rFonts w:ascii="Arial" w:hAnsi="Arial" w:cs="Arial"/>
          <w:sz w:val="22"/>
          <w:szCs w:val="22"/>
          <w:rPrChange w:id="1929" w:author="Dovev Lavie" w:date="2026-09-17T14:09:00Z">
            <w:rPr>
              <w:rFonts w:ascii="Arial" w:hAnsi="Arial" w:cs="Arial"/>
            </w:rPr>
          </w:rPrChange>
        </w:rPr>
      </w:pPr>
      <w:bookmarkStart w:id="1930" w:name="export-1-a-single-element"/>
      <w:r w:rsidRPr="00D51D96">
        <w:rPr>
          <w:rFonts w:ascii="Arial" w:hAnsi="Arial" w:cs="Arial"/>
          <w:sz w:val="22"/>
          <w:szCs w:val="22"/>
          <w:rPrChange w:id="1931" w:author="Dovev Lavie" w:date="2026-09-17T14:09:00Z">
            <w:rPr>
              <w:rFonts w:ascii="Arial" w:hAnsi="Arial" w:cs="Arial"/>
            </w:rPr>
          </w:rPrChange>
        </w:rPr>
        <w:t>Export 1: A Single Element</w:t>
      </w:r>
    </w:p>
    <w:p w14:paraId="6C735CF6" w14:textId="77777777" w:rsidR="00ED117A" w:rsidRPr="00D51D96" w:rsidRDefault="00ED117A" w:rsidP="00ED117A">
      <w:pPr>
        <w:pStyle w:val="FirstParagraph"/>
        <w:rPr>
          <w:rFonts w:ascii="Arial" w:hAnsi="Arial" w:cs="Arial"/>
          <w:sz w:val="20"/>
          <w:szCs w:val="20"/>
          <w:rPrChange w:id="1932" w:author="Dovev Lavie" w:date="2026-09-17T14:09:00Z">
            <w:rPr>
              <w:rFonts w:ascii="Arial" w:hAnsi="Arial" w:cs="Arial"/>
            </w:rPr>
          </w:rPrChange>
        </w:rPr>
      </w:pPr>
      <w:r w:rsidRPr="00D51D96">
        <w:rPr>
          <w:rFonts w:ascii="Arial" w:hAnsi="Arial" w:cs="Arial"/>
          <w:sz w:val="20"/>
          <w:szCs w:val="20"/>
          <w:rPrChange w:id="1933" w:author="Dovev Lavie" w:date="2026-09-17T14:09:00Z">
            <w:rPr>
              <w:rFonts w:ascii="Arial" w:hAnsi="Arial" w:cs="Arial"/>
            </w:rPr>
          </w:rPrChange>
        </w:rPr>
        <w:t xml:space="preserve">When produced: running one element with its “Run </w:t>
      </w:r>
      <w:ins w:id="1934" w:author="Sueda Gul" w:date="2026-10-07T18:00:00Z">
        <w:r>
          <w:rPr>
            <w:rFonts w:ascii="Arial" w:hAnsi="Arial" w:cs="Arial"/>
            <w:sz w:val="20"/>
            <w:szCs w:val="20"/>
            <w:rPrChange w:id="1935" w:author="Dovev Lavie" w:date="2026-09-17T14:09:00Z">
              <w:rPr>
                <w:rFonts w:ascii="Arial" w:hAnsi="Arial" w:cs="Arial"/>
              </w:rPr>
            </w:rPrChange>
          </w:rPr>
          <w:t>[Decision Element]</w:t>
        </w:r>
      </w:ins>
      <w:r w:rsidRPr="00D51D96">
        <w:rPr>
          <w:rFonts w:ascii="Arial" w:hAnsi="Arial" w:cs="Arial"/>
          <w:sz w:val="20"/>
          <w:szCs w:val="20"/>
          <w:rPrChange w:id="1936" w:author="Dovev Lavie" w:date="2026-09-17T14:09:00Z">
            <w:rPr>
              <w:rFonts w:ascii="Arial" w:hAnsi="Arial" w:cs="Arial"/>
            </w:rPr>
          </w:rPrChange>
        </w:rPr>
        <w:t xml:space="preserve"> Only” button.</w:t>
      </w:r>
    </w:p>
    <w:p w14:paraId="20C24779" w14:textId="77777777" w:rsidR="00ED117A" w:rsidRPr="00D51D96" w:rsidRDefault="00ED117A" w:rsidP="00ED117A">
      <w:pPr>
        <w:pStyle w:val="BodyText"/>
        <w:rPr>
          <w:rFonts w:ascii="Arial" w:hAnsi="Arial" w:cs="Arial"/>
          <w:sz w:val="20"/>
          <w:szCs w:val="20"/>
          <w:rPrChange w:id="1937" w:author="Dovev Lavie" w:date="2026-09-17T14:09:00Z">
            <w:rPr>
              <w:rFonts w:ascii="Arial" w:hAnsi="Arial" w:cs="Arial"/>
            </w:rPr>
          </w:rPrChange>
        </w:rPr>
      </w:pPr>
      <w:r w:rsidRPr="00D51D96">
        <w:rPr>
          <w:rFonts w:ascii="Arial" w:hAnsi="Arial" w:cs="Arial"/>
          <w:sz w:val="20"/>
          <w:szCs w:val="20"/>
          <w:rPrChange w:id="1938" w:author="Dovev Lavie" w:date="2026-09-17T14:09:00Z">
            <w:rPr>
              <w:rFonts w:ascii="Arial" w:hAnsi="Arial" w:cs="Arial"/>
            </w:rPr>
          </w:rPrChange>
        </w:rPr>
        <w:t xml:space="preserve">File name: </w:t>
      </w:r>
      <w:del w:id="1939" w:author="Sueda Gul" w:date="2026-10-07T09:00:00Z">
        <w:r w:rsidRPr="00D51D96">
          <w:rPr>
            <w:rFonts w:ascii="Arial" w:hAnsi="Arial" w:cs="Arial"/>
            <w:sz w:val="20"/>
            <w:szCs w:val="20"/>
            <w:rPrChange w:id="1940" w:author="Dovev Lavie" w:date="2026-09-17T14:09:00Z">
              <w:rPr>
                <w:rFonts w:ascii="Arial" w:hAnsi="Arial" w:cs="Arial"/>
              </w:rPr>
            </w:rPrChange>
          </w:rPr>
          <w:delText>rejected_transaction__YYYYMMDD_HHMMSS.xlsx</w:delText>
        </w:r>
      </w:del>
      <w:ins w:id="1941" w:author="Sueda Gul" w:date="2026-10-07T09:00:00Z">
        <w:r>
          <w:rPr>
            <w:rFonts w:ascii="Arial" w:hAnsi="Arial" w:cs="Arial"/>
            <w:sz w:val="20"/>
            <w:szCs w:val="20"/>
          </w:rPr>
          <w:t>rejected_transaction_&lt;element&gt;_YYYYMMDD_HHMMSS.xlsx, where &lt;element&gt; is options_list_length, loyalty, willingness_to_pay, risk_taking or flexibility (for example rejected_transaction_willingness_to_pay_20261007_101500.xlsx).</w:t>
        </w:r>
      </w:ins>
    </w:p>
    <w:p w14:paraId="583CBB68" w14:textId="77777777" w:rsidR="00ED117A" w:rsidRPr="00D51D96" w:rsidRDefault="00ED117A" w:rsidP="00ED117A">
      <w:pPr>
        <w:pStyle w:val="BodyText"/>
        <w:rPr>
          <w:rFonts w:ascii="Arial" w:hAnsi="Arial" w:cs="Arial"/>
          <w:sz w:val="20"/>
          <w:szCs w:val="20"/>
          <w:rPrChange w:id="1942" w:author="Dovev Lavie" w:date="2026-09-17T14:09:00Z">
            <w:rPr>
              <w:rFonts w:ascii="Arial" w:hAnsi="Arial" w:cs="Arial"/>
            </w:rPr>
          </w:rPrChange>
        </w:rPr>
      </w:pPr>
      <w:r w:rsidRPr="00D51D96">
        <w:rPr>
          <w:rFonts w:ascii="Arial" w:hAnsi="Arial" w:cs="Arial"/>
          <w:sz w:val="20"/>
          <w:szCs w:val="20"/>
          <w:rPrChange w:id="1943" w:author="Dovev Lavie" w:date="2026-09-17T14:09:00Z">
            <w:rPr>
              <w:rFonts w:ascii="Arial" w:hAnsi="Arial" w:cs="Arial"/>
            </w:rPr>
          </w:rPrChange>
        </w:rPr>
        <w:t>Structure: a single sheet, named after the element (“Options List Length”, “Loyalty”, “Willingness-to-Pay”, “Risk-Taking”, “Flexibility”).</w:t>
      </w:r>
    </w:p>
    <w:p w14:paraId="2CEE6571" w14:textId="77777777" w:rsidR="00ED117A" w:rsidRPr="00D51D96" w:rsidRDefault="00ED117A" w:rsidP="00ED117A">
      <w:pPr>
        <w:pStyle w:val="BodyText"/>
        <w:rPr>
          <w:rFonts w:ascii="Arial" w:hAnsi="Arial" w:cs="Arial"/>
          <w:sz w:val="20"/>
          <w:szCs w:val="20"/>
          <w:rPrChange w:id="1944" w:author="Dovev Lavie" w:date="2026-09-17T14:09:00Z">
            <w:rPr>
              <w:rFonts w:ascii="Arial" w:hAnsi="Arial" w:cs="Arial"/>
            </w:rPr>
          </w:rPrChange>
        </w:rPr>
      </w:pPr>
      <w:r w:rsidRPr="00D51D96">
        <w:rPr>
          <w:rFonts w:ascii="Arial" w:hAnsi="Arial" w:cs="Arial"/>
          <w:sz w:val="20"/>
          <w:szCs w:val="20"/>
          <w:rPrChange w:id="1945" w:author="Dovev Lavie" w:date="2026-09-17T14:09:00Z">
            <w:rPr>
              <w:rFonts w:ascii="Arial" w:hAnsi="Arial" w:cs="Arial"/>
            </w:rPr>
          </w:rPrChange>
        </w:rPr>
        <w:t>Columns: Agent ID; each of the element’s own independent variables, with each raw input followed immediately by the standardized value its equation uses (z_extraversionbig5, z_agreeable, z_neuroticismbig5, z_conscientiousnessbig5, z_opennessbig5, reducation, z_net_income, z_stdactions); the element’s score and, where applicable, its standardized score; the deterministic and final score segment — for the Options List Length element, the rescaled 0–6 value and the deterministic and final list length instead; the σ applied; and choice1 to choice5, holding the agent’s priority list, blank beyond the length of that list.</w:t>
      </w:r>
    </w:p>
    <w:p w14:paraId="50B65FAA" w14:textId="77777777" w:rsidR="00ED117A" w:rsidRPr="00D51D96" w:rsidRDefault="00ED117A" w:rsidP="00ED117A">
      <w:pPr>
        <w:pStyle w:val="BodyText"/>
        <w:rPr>
          <w:rFonts w:ascii="Arial" w:hAnsi="Arial" w:cs="Arial"/>
          <w:sz w:val="20"/>
          <w:szCs w:val="20"/>
          <w:rPrChange w:id="1946" w:author="Dovev Lavie" w:date="2026-09-17T14:09:00Z">
            <w:rPr>
              <w:rFonts w:ascii="Arial" w:hAnsi="Arial" w:cs="Arial"/>
            </w:rPr>
          </w:rPrChange>
        </w:rPr>
      </w:pPr>
      <w:r w:rsidRPr="00D51D96">
        <w:rPr>
          <w:rFonts w:ascii="Arial" w:hAnsi="Arial" w:cs="Arial"/>
          <w:sz w:val="20"/>
          <w:szCs w:val="20"/>
          <w:rPrChange w:id="1947" w:author="Dovev Lavie" w:date="2026-09-17T14:09:00Z">
            <w:rPr>
              <w:rFonts w:ascii="Arial" w:hAnsi="Arial" w:cs="Arial"/>
            </w:rPr>
          </w:rPrChange>
        </w:rPr>
        <w:t>With the categorical income specification, the Willingness-to-Pay and Risk-Taking files carry “Assigned Allowance Level” in place of z_net_income, because those equations replace the income term with the budget-level effect.</w:t>
      </w:r>
    </w:p>
    <w:p w14:paraId="7F80DEC3" w14:textId="77777777" w:rsidR="00ED117A" w:rsidRPr="00D51D96" w:rsidRDefault="00ED117A" w:rsidP="00ED117A">
      <w:pPr>
        <w:pStyle w:val="Heading3"/>
        <w:rPr>
          <w:rFonts w:ascii="Arial" w:hAnsi="Arial" w:cs="Arial"/>
          <w:sz w:val="22"/>
          <w:szCs w:val="22"/>
          <w:rPrChange w:id="1948" w:author="Dovev Lavie" w:date="2026-09-17T14:09:00Z">
            <w:rPr>
              <w:rFonts w:ascii="Arial" w:hAnsi="Arial" w:cs="Arial"/>
            </w:rPr>
          </w:rPrChange>
        </w:rPr>
      </w:pPr>
      <w:bookmarkStart w:id="1949" w:name="export-2-the-whole-decision"/>
      <w:bookmarkEnd w:id="1930"/>
      <w:r w:rsidRPr="00D51D96">
        <w:rPr>
          <w:rFonts w:ascii="Arial" w:hAnsi="Arial" w:cs="Arial"/>
          <w:sz w:val="22"/>
          <w:szCs w:val="22"/>
          <w:rPrChange w:id="1950" w:author="Dovev Lavie" w:date="2026-09-17T14:09:00Z">
            <w:rPr>
              <w:rFonts w:ascii="Arial" w:hAnsi="Arial" w:cs="Arial"/>
            </w:rPr>
          </w:rPrChange>
        </w:rPr>
        <w:t>Export 2: The Whole Decision</w:t>
      </w:r>
    </w:p>
    <w:p w14:paraId="0DEECF29" w14:textId="77777777" w:rsidR="00ED117A" w:rsidRPr="00D51D96" w:rsidRDefault="00ED117A" w:rsidP="00ED117A">
      <w:pPr>
        <w:pStyle w:val="FirstParagraph"/>
        <w:rPr>
          <w:rFonts w:ascii="Arial" w:hAnsi="Arial" w:cs="Arial"/>
          <w:sz w:val="20"/>
          <w:szCs w:val="20"/>
          <w:rPrChange w:id="1951" w:author="Dovev Lavie" w:date="2026-09-17T14:09:00Z">
            <w:rPr>
              <w:rFonts w:ascii="Arial" w:hAnsi="Arial" w:cs="Arial"/>
            </w:rPr>
          </w:rPrChange>
        </w:rPr>
      </w:pPr>
      <w:r w:rsidRPr="00D51D96">
        <w:rPr>
          <w:rFonts w:ascii="Arial" w:hAnsi="Arial" w:cs="Arial"/>
          <w:sz w:val="20"/>
          <w:szCs w:val="20"/>
          <w:rPrChange w:id="1952" w:author="Dovev Lavie" w:date="2026-09-17T14:09:00Z">
            <w:rPr>
              <w:rFonts w:ascii="Arial" w:hAnsi="Arial" w:cs="Arial"/>
            </w:rPr>
          </w:rPrChange>
        </w:rPr>
        <w:t>When produced: running the whole decision with the “Run Rejected Transaction Defaults Only” button, or the “Run Integrated Default List Only” button.</w:t>
      </w:r>
    </w:p>
    <w:p w14:paraId="1D8E162A" w14:textId="77777777" w:rsidR="00ED117A" w:rsidRPr="00D51D96" w:rsidRDefault="00ED117A" w:rsidP="00ED117A">
      <w:pPr>
        <w:pStyle w:val="BodyText"/>
        <w:rPr>
          <w:rFonts w:ascii="Arial" w:hAnsi="Arial" w:cs="Arial"/>
          <w:sz w:val="20"/>
          <w:szCs w:val="20"/>
          <w:rPrChange w:id="1953" w:author="Dovev Lavie" w:date="2026-09-17T14:09:00Z">
            <w:rPr>
              <w:rFonts w:ascii="Arial" w:hAnsi="Arial" w:cs="Arial"/>
            </w:rPr>
          </w:rPrChange>
        </w:rPr>
      </w:pPr>
      <w:r w:rsidRPr="00D51D96">
        <w:rPr>
          <w:rFonts w:ascii="Arial" w:hAnsi="Arial" w:cs="Arial"/>
          <w:sz w:val="20"/>
          <w:szCs w:val="20"/>
          <w:rPrChange w:id="1954" w:author="Dovev Lavie" w:date="2026-09-17T14:09:00Z">
            <w:rPr>
              <w:rFonts w:ascii="Arial" w:hAnsi="Arial" w:cs="Arial"/>
            </w:rPr>
          </w:rPrChange>
        </w:rPr>
        <w:t>File name: rejected_transaction_mechanisms_YYYYMMDD_HHMMSS.xlsx, or rejected_transaction_integrated_default_list_YYYYMMDD_HHMMSS.xlsx for the integration-only run.</w:t>
      </w:r>
    </w:p>
    <w:p w14:paraId="6EF4FA8F" w14:textId="77777777" w:rsidR="00ED117A" w:rsidRPr="00D51D96" w:rsidRDefault="00ED117A" w:rsidP="00ED117A">
      <w:pPr>
        <w:pStyle w:val="BodyText"/>
        <w:rPr>
          <w:rFonts w:ascii="Arial" w:hAnsi="Arial" w:cs="Arial"/>
          <w:sz w:val="20"/>
          <w:szCs w:val="20"/>
          <w:rPrChange w:id="1955" w:author="Dovev Lavie" w:date="2026-09-17T14:09:00Z">
            <w:rPr>
              <w:rFonts w:ascii="Arial" w:hAnsi="Arial" w:cs="Arial"/>
            </w:rPr>
          </w:rPrChange>
        </w:rPr>
      </w:pPr>
      <w:r w:rsidRPr="00D51D96">
        <w:rPr>
          <w:rFonts w:ascii="Arial" w:hAnsi="Arial" w:cs="Arial"/>
          <w:sz w:val="20"/>
          <w:szCs w:val="20"/>
          <w:rPrChange w:id="1956" w:author="Dovev Lavie" w:date="2026-09-17T14:09:00Z">
            <w:rPr>
              <w:rFonts w:ascii="Arial" w:hAnsi="Arial" w:cs="Arial"/>
            </w:rPr>
          </w:rPrChange>
        </w:rPr>
        <w:t>Structure: the first sheet, “Integrated Default List”, holds one row per agent with every variable the decision uses, grouped left to right:</w:t>
      </w:r>
    </w:p>
    <w:tbl>
      <w:tblPr>
        <w:tblW w:w="5000" w:type="pct"/>
        <w:tblLayout w:type="fixed"/>
        <w:tblLook w:val="0020" w:firstRow="1" w:lastRow="0" w:firstColumn="0" w:lastColumn="0" w:noHBand="0" w:noVBand="0"/>
      </w:tblPr>
      <w:tblGrid>
        <w:gridCol w:w="4680"/>
        <w:gridCol w:w="4680"/>
      </w:tblGrid>
      <w:tr w:rsidR="00ED117A" w:rsidRPr="00D51D96" w14:paraId="25BAD544" w14:textId="77777777">
        <w:trPr>
          <w:tblHeader/>
        </w:trPr>
        <w:tc>
          <w:tcPr>
            <w:tcW w:w="3960" w:type="dxa"/>
          </w:tcPr>
          <w:p w14:paraId="473D2DB8" w14:textId="77777777" w:rsidR="00ED117A" w:rsidRPr="00D51D96" w:rsidRDefault="00ED117A">
            <w:pPr>
              <w:pStyle w:val="Compact"/>
              <w:rPr>
                <w:rFonts w:ascii="Arial" w:hAnsi="Arial" w:cs="Arial"/>
                <w:sz w:val="20"/>
                <w:szCs w:val="20"/>
                <w:rPrChange w:id="1957" w:author="Dovev Lavie" w:date="2026-09-17T14:09:00Z">
                  <w:rPr>
                    <w:rFonts w:ascii="Arial" w:hAnsi="Arial" w:cs="Arial"/>
                  </w:rPr>
                </w:rPrChange>
              </w:rPr>
            </w:pPr>
            <w:r w:rsidRPr="00D51D96">
              <w:rPr>
                <w:rFonts w:ascii="Arial" w:hAnsi="Arial" w:cs="Arial"/>
                <w:sz w:val="20"/>
                <w:szCs w:val="20"/>
                <w:rPrChange w:id="1958" w:author="Dovev Lavie" w:date="2026-09-17T14:09:00Z">
                  <w:rPr>
                    <w:rFonts w:ascii="Arial" w:hAnsi="Arial" w:cs="Arial"/>
                  </w:rPr>
                </w:rPrChange>
              </w:rPr>
              <w:t>Column group</w:t>
            </w:r>
          </w:p>
        </w:tc>
        <w:tc>
          <w:tcPr>
            <w:tcW w:w="3960" w:type="dxa"/>
          </w:tcPr>
          <w:p w14:paraId="110FC9BB" w14:textId="77777777" w:rsidR="00ED117A" w:rsidRPr="00D51D96" w:rsidRDefault="00ED117A">
            <w:pPr>
              <w:pStyle w:val="Compact"/>
              <w:rPr>
                <w:rFonts w:ascii="Arial" w:hAnsi="Arial" w:cs="Arial"/>
                <w:sz w:val="20"/>
                <w:szCs w:val="20"/>
                <w:rPrChange w:id="1959" w:author="Dovev Lavie" w:date="2026-09-17T14:09:00Z">
                  <w:rPr>
                    <w:rFonts w:ascii="Arial" w:hAnsi="Arial" w:cs="Arial"/>
                  </w:rPr>
                </w:rPrChange>
              </w:rPr>
            </w:pPr>
            <w:r w:rsidRPr="00D51D96">
              <w:rPr>
                <w:rFonts w:ascii="Arial" w:hAnsi="Arial" w:cs="Arial"/>
                <w:sz w:val="20"/>
                <w:szCs w:val="20"/>
                <w:rPrChange w:id="1960" w:author="Dovev Lavie" w:date="2026-09-17T14:09:00Z">
                  <w:rPr>
                    <w:rFonts w:ascii="Arial" w:hAnsi="Arial" w:cs="Arial"/>
                  </w:rPr>
                </w:rPrChange>
              </w:rPr>
              <w:t>Contents</w:t>
            </w:r>
          </w:p>
        </w:tc>
      </w:tr>
      <w:tr w:rsidR="00ED117A" w:rsidRPr="00D51D96" w14:paraId="420B897F" w14:textId="77777777">
        <w:tc>
          <w:tcPr>
            <w:tcW w:w="3960" w:type="dxa"/>
          </w:tcPr>
          <w:p w14:paraId="0B944C60" w14:textId="77777777" w:rsidR="00ED117A" w:rsidRPr="00D51D96" w:rsidRDefault="00ED117A">
            <w:pPr>
              <w:pStyle w:val="Compact"/>
              <w:rPr>
                <w:rFonts w:ascii="Arial" w:hAnsi="Arial" w:cs="Arial"/>
                <w:sz w:val="20"/>
                <w:szCs w:val="20"/>
                <w:rPrChange w:id="1961" w:author="Dovev Lavie" w:date="2026-09-17T14:09:00Z">
                  <w:rPr>
                    <w:rFonts w:ascii="Arial" w:hAnsi="Arial" w:cs="Arial"/>
                  </w:rPr>
                </w:rPrChange>
              </w:rPr>
            </w:pPr>
            <w:r w:rsidRPr="00D51D96">
              <w:rPr>
                <w:rFonts w:ascii="Arial" w:hAnsi="Arial" w:cs="Arial"/>
                <w:sz w:val="20"/>
                <w:szCs w:val="20"/>
                <w:rPrChange w:id="1962" w:author="Dovev Lavie" w:date="2026-09-17T14:09:00Z">
                  <w:rPr>
                    <w:rFonts w:ascii="Arial" w:hAnsi="Arial" w:cs="Arial"/>
                  </w:rPr>
                </w:rPrChange>
              </w:rPr>
              <w:t>Identification</w:t>
            </w:r>
          </w:p>
        </w:tc>
        <w:tc>
          <w:tcPr>
            <w:tcW w:w="3960" w:type="dxa"/>
          </w:tcPr>
          <w:p w14:paraId="5342BAF7" w14:textId="77777777" w:rsidR="00ED117A" w:rsidRPr="00D51D96" w:rsidRDefault="00ED117A">
            <w:pPr>
              <w:pStyle w:val="Compact"/>
              <w:rPr>
                <w:rFonts w:ascii="Arial" w:hAnsi="Arial" w:cs="Arial"/>
                <w:sz w:val="20"/>
                <w:szCs w:val="20"/>
                <w:rPrChange w:id="1963" w:author="Dovev Lavie" w:date="2026-09-17T14:09:00Z">
                  <w:rPr>
                    <w:rFonts w:ascii="Arial" w:hAnsi="Arial" w:cs="Arial"/>
                  </w:rPr>
                </w:rPrChange>
              </w:rPr>
            </w:pPr>
            <w:r w:rsidRPr="00D51D96">
              <w:rPr>
                <w:rFonts w:ascii="Arial" w:hAnsi="Arial" w:cs="Arial"/>
                <w:sz w:val="20"/>
                <w:szCs w:val="20"/>
                <w:rPrChange w:id="1964" w:author="Dovev Lavie" w:date="2026-09-17T14:09:00Z">
                  <w:rPr>
                    <w:rFonts w:ascii="Arial" w:hAnsi="Arial" w:cs="Arial"/>
                  </w:rPr>
                </w:rPrChange>
              </w:rPr>
              <w:t>Agent ID</w:t>
            </w:r>
          </w:p>
        </w:tc>
      </w:tr>
      <w:tr w:rsidR="00ED117A" w:rsidRPr="00D51D96" w14:paraId="520ADF9C" w14:textId="77777777">
        <w:tc>
          <w:tcPr>
            <w:tcW w:w="3960" w:type="dxa"/>
          </w:tcPr>
          <w:p w14:paraId="4FA698F7" w14:textId="77777777" w:rsidR="00ED117A" w:rsidRPr="00D51D96" w:rsidRDefault="00ED117A">
            <w:pPr>
              <w:pStyle w:val="Compact"/>
              <w:rPr>
                <w:rFonts w:ascii="Arial" w:hAnsi="Arial" w:cs="Arial"/>
                <w:sz w:val="20"/>
                <w:szCs w:val="20"/>
                <w:rPrChange w:id="1965" w:author="Dovev Lavie" w:date="2026-09-17T14:09:00Z">
                  <w:rPr>
                    <w:rFonts w:ascii="Arial" w:hAnsi="Arial" w:cs="Arial"/>
                  </w:rPr>
                </w:rPrChange>
              </w:rPr>
            </w:pPr>
            <w:r w:rsidRPr="00D51D96">
              <w:rPr>
                <w:rFonts w:ascii="Arial" w:hAnsi="Arial" w:cs="Arial"/>
                <w:sz w:val="20"/>
                <w:szCs w:val="20"/>
                <w:rPrChange w:id="1966" w:author="Dovev Lavie" w:date="2026-09-17T14:09:00Z">
                  <w:rPr>
                    <w:rFonts w:ascii="Arial" w:hAnsi="Arial" w:cs="Arial"/>
                  </w:rPr>
                </w:rPrChange>
              </w:rPr>
              <w:t>Raw inputs</w:t>
            </w:r>
          </w:p>
        </w:tc>
        <w:tc>
          <w:tcPr>
            <w:tcW w:w="3960" w:type="dxa"/>
          </w:tcPr>
          <w:p w14:paraId="45470EAD" w14:textId="77777777" w:rsidR="00ED117A" w:rsidRPr="00D51D96" w:rsidRDefault="00ED117A">
            <w:pPr>
              <w:pStyle w:val="Compact"/>
              <w:rPr>
                <w:rFonts w:ascii="Arial" w:hAnsi="Arial" w:cs="Arial"/>
                <w:sz w:val="20"/>
                <w:szCs w:val="20"/>
                <w:rPrChange w:id="1967" w:author="Dovev Lavie" w:date="2026-09-17T14:09:00Z">
                  <w:rPr>
                    <w:rFonts w:ascii="Arial" w:hAnsi="Arial" w:cs="Arial"/>
                  </w:rPr>
                </w:rPrChange>
              </w:rPr>
            </w:pPr>
            <w:r w:rsidRPr="00D51D96">
              <w:rPr>
                <w:rFonts w:ascii="Arial" w:hAnsi="Arial" w:cs="Arial"/>
                <w:sz w:val="20"/>
                <w:szCs w:val="20"/>
                <w:rPrChange w:id="1968" w:author="Dovev Lavie" w:date="2026-09-17T14:09:00Z">
                  <w:rPr>
                    <w:rFonts w:ascii="Arial" w:hAnsi="Arial" w:cs="Arial"/>
                  </w:rPr>
                </w:rPrChange>
              </w:rPr>
              <w:t>ExtraversionBig5, Agreeable, NeuroticismBig5, ConscientiousnessBig5, OpennessBig5, Education, income (or Assigned Allowance Level in the categorical specification), stdactions</w:t>
            </w:r>
          </w:p>
        </w:tc>
      </w:tr>
      <w:tr w:rsidR="00ED117A" w:rsidRPr="00D51D96" w14:paraId="127D42F3" w14:textId="77777777">
        <w:tc>
          <w:tcPr>
            <w:tcW w:w="3960" w:type="dxa"/>
          </w:tcPr>
          <w:p w14:paraId="06313892" w14:textId="77777777" w:rsidR="00ED117A" w:rsidRPr="00D51D96" w:rsidRDefault="00ED117A">
            <w:pPr>
              <w:pStyle w:val="Compact"/>
              <w:rPr>
                <w:rFonts w:ascii="Arial" w:hAnsi="Arial" w:cs="Arial"/>
                <w:sz w:val="20"/>
                <w:szCs w:val="20"/>
                <w:rPrChange w:id="1969" w:author="Dovev Lavie" w:date="2026-09-17T14:09:00Z">
                  <w:rPr>
                    <w:rFonts w:ascii="Arial" w:hAnsi="Arial" w:cs="Arial"/>
                  </w:rPr>
                </w:rPrChange>
              </w:rPr>
            </w:pPr>
            <w:r w:rsidRPr="00D51D96">
              <w:rPr>
                <w:rFonts w:ascii="Arial" w:hAnsi="Arial" w:cs="Arial"/>
                <w:sz w:val="20"/>
                <w:szCs w:val="20"/>
                <w:rPrChange w:id="1970" w:author="Dovev Lavie" w:date="2026-09-17T14:09:00Z">
                  <w:rPr>
                    <w:rFonts w:ascii="Arial" w:hAnsi="Arial" w:cs="Arial"/>
                  </w:rPr>
                </w:rPrChange>
              </w:rPr>
              <w:t>Standardized inputs</w:t>
            </w:r>
          </w:p>
        </w:tc>
        <w:tc>
          <w:tcPr>
            <w:tcW w:w="3960" w:type="dxa"/>
          </w:tcPr>
          <w:p w14:paraId="2953E4CD" w14:textId="77777777" w:rsidR="00ED117A" w:rsidRPr="00D51D96" w:rsidRDefault="00ED117A">
            <w:pPr>
              <w:pStyle w:val="Compact"/>
              <w:rPr>
                <w:rFonts w:ascii="Arial" w:hAnsi="Arial" w:cs="Arial"/>
                <w:sz w:val="20"/>
                <w:szCs w:val="20"/>
                <w:rPrChange w:id="1971" w:author="Dovev Lavie" w:date="2026-09-17T14:09:00Z">
                  <w:rPr>
                    <w:rFonts w:ascii="Arial" w:hAnsi="Arial" w:cs="Arial"/>
                  </w:rPr>
                </w:rPrChange>
              </w:rPr>
            </w:pPr>
            <w:r w:rsidRPr="00D51D96">
              <w:rPr>
                <w:rFonts w:ascii="Arial" w:hAnsi="Arial" w:cs="Arial"/>
                <w:sz w:val="20"/>
                <w:szCs w:val="20"/>
                <w:rPrChange w:id="1972" w:author="Dovev Lavie" w:date="2026-09-17T14:09:00Z">
                  <w:rPr>
                    <w:rFonts w:ascii="Arial" w:hAnsi="Arial" w:cs="Arial"/>
                  </w:rPr>
                </w:rPrChange>
              </w:rPr>
              <w:t>z_extraversionbig5, z_agreeable, z_neuroticismbig5, z_conscientiousnessbig5, z_opennessbig5, reducation, z_net_income</w:t>
            </w:r>
          </w:p>
        </w:tc>
      </w:tr>
      <w:tr w:rsidR="00ED117A" w:rsidRPr="00D51D96" w14:paraId="29CADB75" w14:textId="77777777">
        <w:tc>
          <w:tcPr>
            <w:tcW w:w="3960" w:type="dxa"/>
          </w:tcPr>
          <w:p w14:paraId="6A7E19C6" w14:textId="77777777" w:rsidR="00ED117A" w:rsidRPr="00D51D96" w:rsidRDefault="00ED117A">
            <w:pPr>
              <w:pStyle w:val="Compact"/>
              <w:rPr>
                <w:rFonts w:ascii="Arial" w:hAnsi="Arial" w:cs="Arial"/>
                <w:sz w:val="20"/>
                <w:szCs w:val="20"/>
                <w:rPrChange w:id="1973" w:author="Dovev Lavie" w:date="2026-09-17T14:09:00Z">
                  <w:rPr>
                    <w:rFonts w:ascii="Arial" w:hAnsi="Arial" w:cs="Arial"/>
                  </w:rPr>
                </w:rPrChange>
              </w:rPr>
            </w:pPr>
            <w:r w:rsidRPr="00D51D96">
              <w:rPr>
                <w:rFonts w:ascii="Arial" w:hAnsi="Arial" w:cs="Arial"/>
                <w:sz w:val="20"/>
                <w:szCs w:val="20"/>
                <w:rPrChange w:id="1974" w:author="Dovev Lavie" w:date="2026-09-17T14:09:00Z">
                  <w:rPr>
                    <w:rFonts w:ascii="Arial" w:hAnsi="Arial" w:cs="Arial"/>
                  </w:rPr>
                </w:rPrChange>
              </w:rPr>
              <w:t>1. Options List Length</w:t>
            </w:r>
          </w:p>
        </w:tc>
        <w:tc>
          <w:tcPr>
            <w:tcW w:w="3960" w:type="dxa"/>
          </w:tcPr>
          <w:p w14:paraId="02AFB54C" w14:textId="77777777" w:rsidR="00ED117A" w:rsidRPr="00D51D96" w:rsidRDefault="00ED117A">
            <w:pPr>
              <w:pStyle w:val="Compact"/>
              <w:rPr>
                <w:rFonts w:ascii="Arial" w:hAnsi="Arial" w:cs="Arial"/>
                <w:sz w:val="20"/>
                <w:szCs w:val="20"/>
                <w:rPrChange w:id="1975" w:author="Dovev Lavie" w:date="2026-09-17T14:09:00Z">
                  <w:rPr>
                    <w:rFonts w:ascii="Arial" w:hAnsi="Arial" w:cs="Arial"/>
                  </w:rPr>
                </w:rPrChange>
              </w:rPr>
            </w:pPr>
            <w:r w:rsidRPr="00D51D96">
              <w:rPr>
                <w:rFonts w:ascii="Arial" w:hAnsi="Arial" w:cs="Arial"/>
                <w:sz w:val="20"/>
                <w:szCs w:val="20"/>
                <w:rPrChange w:id="1976" w:author="Dovev Lavie" w:date="2026-09-17T14:09:00Z">
                  <w:rPr>
                    <w:rFonts w:ascii="Arial" w:hAnsi="Arial" w:cs="Arial"/>
                  </w:rPr>
                </w:rPrChange>
              </w:rPr>
              <w:t>weighted_ttp, weighted_ttp06, choice_length_deterministic, choice_length</w:t>
            </w:r>
          </w:p>
        </w:tc>
      </w:tr>
      <w:tr w:rsidR="00ED117A" w:rsidRPr="00D51D96" w14:paraId="59F33573" w14:textId="77777777">
        <w:tc>
          <w:tcPr>
            <w:tcW w:w="3960" w:type="dxa"/>
          </w:tcPr>
          <w:p w14:paraId="6651EFD8" w14:textId="77777777" w:rsidR="00ED117A" w:rsidRPr="00D51D96" w:rsidRDefault="00ED117A">
            <w:pPr>
              <w:pStyle w:val="Compact"/>
              <w:rPr>
                <w:rFonts w:ascii="Arial" w:hAnsi="Arial" w:cs="Arial"/>
                <w:sz w:val="20"/>
                <w:szCs w:val="20"/>
                <w:rPrChange w:id="1977" w:author="Dovev Lavie" w:date="2026-09-17T14:09:00Z">
                  <w:rPr>
                    <w:rFonts w:ascii="Arial" w:hAnsi="Arial" w:cs="Arial"/>
                  </w:rPr>
                </w:rPrChange>
              </w:rPr>
            </w:pPr>
            <w:r w:rsidRPr="00D51D96">
              <w:rPr>
                <w:rFonts w:ascii="Arial" w:hAnsi="Arial" w:cs="Arial"/>
                <w:sz w:val="20"/>
                <w:szCs w:val="20"/>
                <w:rPrChange w:id="1978" w:author="Dovev Lavie" w:date="2026-09-17T14:09:00Z">
                  <w:rPr>
                    <w:rFonts w:ascii="Arial" w:hAnsi="Arial" w:cs="Arial"/>
                  </w:rPr>
                </w:rPrChange>
              </w:rPr>
              <w:t>2. Loyalty</w:t>
            </w:r>
          </w:p>
        </w:tc>
        <w:tc>
          <w:tcPr>
            <w:tcW w:w="3960" w:type="dxa"/>
          </w:tcPr>
          <w:p w14:paraId="706B283A" w14:textId="77777777" w:rsidR="00ED117A" w:rsidRPr="00D51D96" w:rsidRDefault="00ED117A">
            <w:pPr>
              <w:pStyle w:val="Compact"/>
              <w:rPr>
                <w:rFonts w:ascii="Arial" w:hAnsi="Arial" w:cs="Arial"/>
                <w:sz w:val="20"/>
                <w:szCs w:val="20"/>
                <w:rPrChange w:id="1979" w:author="Dovev Lavie" w:date="2026-09-17T14:09:00Z">
                  <w:rPr>
                    <w:rFonts w:ascii="Arial" w:hAnsi="Arial" w:cs="Arial"/>
                  </w:rPr>
                </w:rPrChange>
              </w:rPr>
            </w:pPr>
            <w:r w:rsidRPr="00D51D96">
              <w:rPr>
                <w:rFonts w:ascii="Arial" w:hAnsi="Arial" w:cs="Arial"/>
                <w:sz w:val="20"/>
                <w:szCs w:val="20"/>
                <w:rPrChange w:id="1980" w:author="Dovev Lavie" w:date="2026-09-17T14:09:00Z">
                  <w:rPr>
                    <w:rFonts w:ascii="Arial" w:hAnsi="Arial" w:cs="Arial"/>
                  </w:rPr>
                </w:rPrChange>
              </w:rPr>
              <w:t>loyalty_score, z_loyalty, loyalty_segment_deterministic, loyalty_segment, loyalty_list</w:t>
            </w:r>
          </w:p>
        </w:tc>
      </w:tr>
      <w:tr w:rsidR="00ED117A" w:rsidRPr="00D51D96" w14:paraId="712A0FA0" w14:textId="77777777">
        <w:tc>
          <w:tcPr>
            <w:tcW w:w="3960" w:type="dxa"/>
          </w:tcPr>
          <w:p w14:paraId="62566AB2" w14:textId="77777777" w:rsidR="00ED117A" w:rsidRPr="00D51D96" w:rsidRDefault="00ED117A">
            <w:pPr>
              <w:pStyle w:val="Compact"/>
              <w:rPr>
                <w:rFonts w:ascii="Arial" w:hAnsi="Arial" w:cs="Arial"/>
                <w:sz w:val="20"/>
                <w:szCs w:val="20"/>
                <w:rPrChange w:id="1981" w:author="Dovev Lavie" w:date="2026-09-17T14:09:00Z">
                  <w:rPr>
                    <w:rFonts w:ascii="Arial" w:hAnsi="Arial" w:cs="Arial"/>
                  </w:rPr>
                </w:rPrChange>
              </w:rPr>
            </w:pPr>
            <w:r w:rsidRPr="00D51D96">
              <w:rPr>
                <w:rFonts w:ascii="Arial" w:hAnsi="Arial" w:cs="Arial"/>
                <w:sz w:val="20"/>
                <w:szCs w:val="20"/>
                <w:rPrChange w:id="1982" w:author="Dovev Lavie" w:date="2026-09-17T14:09:00Z">
                  <w:rPr>
                    <w:rFonts w:ascii="Arial" w:hAnsi="Arial" w:cs="Arial"/>
                  </w:rPr>
                </w:rPrChange>
              </w:rPr>
              <w:lastRenderedPageBreak/>
              <w:t>3. Willingness-to-Pay</w:t>
            </w:r>
          </w:p>
        </w:tc>
        <w:tc>
          <w:tcPr>
            <w:tcW w:w="3960" w:type="dxa"/>
          </w:tcPr>
          <w:p w14:paraId="28481A6A" w14:textId="77777777" w:rsidR="00ED117A" w:rsidRPr="00D51D96" w:rsidRDefault="00ED117A">
            <w:pPr>
              <w:pStyle w:val="Compact"/>
              <w:rPr>
                <w:rFonts w:ascii="Arial" w:hAnsi="Arial" w:cs="Arial"/>
                <w:sz w:val="20"/>
                <w:szCs w:val="20"/>
                <w:rPrChange w:id="1983" w:author="Dovev Lavie" w:date="2026-09-17T14:09:00Z">
                  <w:rPr>
                    <w:rFonts w:ascii="Arial" w:hAnsi="Arial" w:cs="Arial"/>
                  </w:rPr>
                </w:rPrChange>
              </w:rPr>
            </w:pPr>
            <w:r w:rsidRPr="00D51D96">
              <w:rPr>
                <w:rFonts w:ascii="Arial" w:hAnsi="Arial" w:cs="Arial"/>
                <w:sz w:val="20"/>
                <w:szCs w:val="20"/>
                <w:rPrChange w:id="1984" w:author="Dovev Lavie" w:date="2026-09-17T14:09:00Z">
                  <w:rPr>
                    <w:rFonts w:ascii="Arial" w:hAnsi="Arial" w:cs="Arial"/>
                  </w:rPr>
                </w:rPrChange>
              </w:rPr>
              <w:t>WTP_score, z_WTP, WTP_segment_deterministic, WTP_segment, WTP_list</w:t>
            </w:r>
          </w:p>
        </w:tc>
      </w:tr>
      <w:tr w:rsidR="00ED117A" w:rsidRPr="00D51D96" w14:paraId="17583848" w14:textId="77777777">
        <w:tc>
          <w:tcPr>
            <w:tcW w:w="3960" w:type="dxa"/>
          </w:tcPr>
          <w:p w14:paraId="75A65306" w14:textId="77777777" w:rsidR="00ED117A" w:rsidRPr="00D51D96" w:rsidRDefault="00ED117A">
            <w:pPr>
              <w:pStyle w:val="Compact"/>
              <w:rPr>
                <w:rFonts w:ascii="Arial" w:hAnsi="Arial" w:cs="Arial"/>
                <w:sz w:val="20"/>
                <w:szCs w:val="20"/>
                <w:rPrChange w:id="1985" w:author="Dovev Lavie" w:date="2026-09-17T14:09:00Z">
                  <w:rPr>
                    <w:rFonts w:ascii="Arial" w:hAnsi="Arial" w:cs="Arial"/>
                  </w:rPr>
                </w:rPrChange>
              </w:rPr>
            </w:pPr>
            <w:r w:rsidRPr="00D51D96">
              <w:rPr>
                <w:rFonts w:ascii="Arial" w:hAnsi="Arial" w:cs="Arial"/>
                <w:sz w:val="20"/>
                <w:szCs w:val="20"/>
                <w:rPrChange w:id="1986" w:author="Dovev Lavie" w:date="2026-09-17T14:09:00Z">
                  <w:rPr>
                    <w:rFonts w:ascii="Arial" w:hAnsi="Arial" w:cs="Arial"/>
                  </w:rPr>
                </w:rPrChange>
              </w:rPr>
              <w:t>4. Risk-Taking</w:t>
            </w:r>
          </w:p>
        </w:tc>
        <w:tc>
          <w:tcPr>
            <w:tcW w:w="3960" w:type="dxa"/>
          </w:tcPr>
          <w:p w14:paraId="08CC0E96" w14:textId="77777777" w:rsidR="00ED117A" w:rsidRPr="00D51D96" w:rsidRDefault="00ED117A">
            <w:pPr>
              <w:pStyle w:val="Compact"/>
              <w:rPr>
                <w:rFonts w:ascii="Arial" w:hAnsi="Arial" w:cs="Arial"/>
                <w:sz w:val="20"/>
                <w:szCs w:val="20"/>
                <w:rPrChange w:id="1987" w:author="Dovev Lavie" w:date="2026-09-17T14:09:00Z">
                  <w:rPr>
                    <w:rFonts w:ascii="Arial" w:hAnsi="Arial" w:cs="Arial"/>
                  </w:rPr>
                </w:rPrChange>
              </w:rPr>
            </w:pPr>
            <w:r w:rsidRPr="00D51D96">
              <w:rPr>
                <w:rFonts w:ascii="Arial" w:hAnsi="Arial" w:cs="Arial"/>
                <w:sz w:val="20"/>
                <w:szCs w:val="20"/>
                <w:rPrChange w:id="1988" w:author="Dovev Lavie" w:date="2026-09-17T14:09:00Z">
                  <w:rPr>
                    <w:rFonts w:ascii="Arial" w:hAnsi="Arial" w:cs="Arial"/>
                  </w:rPr>
                </w:rPrChange>
              </w:rPr>
              <w:t>RT_score, z_RT, RT_segment_deterministic, RT_segment, RT_list</w:t>
            </w:r>
          </w:p>
        </w:tc>
      </w:tr>
      <w:tr w:rsidR="00ED117A" w:rsidRPr="00D51D96" w14:paraId="62E76FCF" w14:textId="77777777">
        <w:tc>
          <w:tcPr>
            <w:tcW w:w="3960" w:type="dxa"/>
          </w:tcPr>
          <w:p w14:paraId="2E73E6F1" w14:textId="77777777" w:rsidR="00ED117A" w:rsidRPr="00D51D96" w:rsidRDefault="00ED117A">
            <w:pPr>
              <w:pStyle w:val="Compact"/>
              <w:rPr>
                <w:rFonts w:ascii="Arial" w:hAnsi="Arial" w:cs="Arial"/>
                <w:sz w:val="20"/>
                <w:szCs w:val="20"/>
                <w:rPrChange w:id="1989" w:author="Dovev Lavie" w:date="2026-09-17T14:09:00Z">
                  <w:rPr>
                    <w:rFonts w:ascii="Arial" w:hAnsi="Arial" w:cs="Arial"/>
                  </w:rPr>
                </w:rPrChange>
              </w:rPr>
            </w:pPr>
            <w:r w:rsidRPr="00D51D96">
              <w:rPr>
                <w:rFonts w:ascii="Arial" w:hAnsi="Arial" w:cs="Arial"/>
                <w:sz w:val="20"/>
                <w:szCs w:val="20"/>
                <w:rPrChange w:id="1990" w:author="Dovev Lavie" w:date="2026-09-17T14:09:00Z">
                  <w:rPr>
                    <w:rFonts w:ascii="Arial" w:hAnsi="Arial" w:cs="Arial"/>
                  </w:rPr>
                </w:rPrChange>
              </w:rPr>
              <w:t>5. Flexibility</w:t>
            </w:r>
          </w:p>
        </w:tc>
        <w:tc>
          <w:tcPr>
            <w:tcW w:w="3960" w:type="dxa"/>
          </w:tcPr>
          <w:p w14:paraId="2F6F7BA7" w14:textId="77777777" w:rsidR="00ED117A" w:rsidRPr="00D51D96" w:rsidRDefault="00ED117A">
            <w:pPr>
              <w:pStyle w:val="Compact"/>
              <w:rPr>
                <w:rFonts w:ascii="Arial" w:hAnsi="Arial" w:cs="Arial"/>
                <w:sz w:val="20"/>
                <w:szCs w:val="20"/>
                <w:rPrChange w:id="1991" w:author="Dovev Lavie" w:date="2026-09-17T14:09:00Z">
                  <w:rPr>
                    <w:rFonts w:ascii="Arial" w:hAnsi="Arial" w:cs="Arial"/>
                  </w:rPr>
                </w:rPrChange>
              </w:rPr>
            </w:pPr>
            <w:r w:rsidRPr="00D51D96">
              <w:rPr>
                <w:rFonts w:ascii="Arial" w:hAnsi="Arial" w:cs="Arial"/>
                <w:sz w:val="20"/>
                <w:szCs w:val="20"/>
                <w:rPrChange w:id="1992" w:author="Dovev Lavie" w:date="2026-09-17T14:09:00Z">
                  <w:rPr>
                    <w:rFonts w:ascii="Arial" w:hAnsi="Arial" w:cs="Arial"/>
                  </w:rPr>
                </w:rPrChange>
              </w:rPr>
              <w:t>Flexibility_calculated_ivw, z_Flexibility_calculated_ivw, z_stdactions, Flexibility_score, z_Flexibility, Flexibility_segment_deterministic, Flexibility_segment, Flexibility_list</w:t>
            </w:r>
          </w:p>
        </w:tc>
      </w:tr>
      <w:tr w:rsidR="00ED117A" w:rsidRPr="00D51D96" w14:paraId="19DE135F" w14:textId="77777777">
        <w:tc>
          <w:tcPr>
            <w:tcW w:w="3960" w:type="dxa"/>
          </w:tcPr>
          <w:p w14:paraId="63B9569A" w14:textId="77777777" w:rsidR="00ED117A" w:rsidRPr="00D51D96" w:rsidRDefault="00ED117A">
            <w:pPr>
              <w:pStyle w:val="Compact"/>
              <w:rPr>
                <w:rFonts w:ascii="Arial" w:hAnsi="Arial" w:cs="Arial"/>
                <w:sz w:val="20"/>
                <w:szCs w:val="20"/>
                <w:rPrChange w:id="1993" w:author="Dovev Lavie" w:date="2026-09-17T14:09:00Z">
                  <w:rPr>
                    <w:rFonts w:ascii="Arial" w:hAnsi="Arial" w:cs="Arial"/>
                  </w:rPr>
                </w:rPrChange>
              </w:rPr>
            </w:pPr>
            <w:r w:rsidRPr="00D51D96">
              <w:rPr>
                <w:rFonts w:ascii="Arial" w:hAnsi="Arial" w:cs="Arial"/>
                <w:sz w:val="20"/>
                <w:szCs w:val="20"/>
                <w:rPrChange w:id="1994" w:author="Dovev Lavie" w:date="2026-09-17T14:09:00Z">
                  <w:rPr>
                    <w:rFonts w:ascii="Arial" w:hAnsi="Arial" w:cs="Arial"/>
                  </w:rPr>
                </w:rPrChange>
              </w:rPr>
              <w:t>6. Integration</w:t>
            </w:r>
          </w:p>
        </w:tc>
        <w:tc>
          <w:tcPr>
            <w:tcW w:w="3960" w:type="dxa"/>
          </w:tcPr>
          <w:p w14:paraId="583C3C31" w14:textId="77777777" w:rsidR="00ED117A" w:rsidRPr="00D51D96" w:rsidRDefault="00FF1530">
            <w:pPr>
              <w:pStyle w:val="Compact"/>
              <w:rPr>
                <w:rFonts w:ascii="Arial" w:hAnsi="Arial" w:cs="Arial"/>
                <w:sz w:val="20"/>
                <w:szCs w:val="20"/>
                <w:rPrChange w:id="1995" w:author="Dovev Lavie" w:date="2026-09-17T14:09:00Z">
                  <w:rPr>
                    <w:rFonts w:ascii="Arial" w:hAnsi="Arial" w:cs="Arial"/>
                  </w:rPr>
                </w:rPrChange>
              </w:rPr>
            </w:pPr>
            <w:r w:rsidRPr="00D51D96">
              <w:rPr>
                <w:rFonts w:ascii="Arial" w:hAnsi="Arial" w:cs="Arial"/>
                <w:sz w:val="20"/>
                <w:szCs w:val="20"/>
                <w:rPrChange w:id="1996" w:author="Dovev Lavie" w:date="2026-09-17T14:09:00Z">
                  <w:rPr>
                    <w:rFonts w:ascii="Arial" w:hAnsi="Arial" w:cs="Arial"/>
                  </w:rPr>
                </w:rPrChange>
              </w:rPr>
              <w:t>integrated</w:t>
            </w:r>
            <w:r w:rsidR="00ED117A" w:rsidRPr="00D51D96">
              <w:rPr>
                <w:rFonts w:ascii="Arial" w:hAnsi="Arial" w:cs="Arial"/>
                <w:sz w:val="20"/>
                <w:szCs w:val="20"/>
                <w:rPrChange w:id="1997" w:author="Dovev Lavie" w:date="2026-09-17T14:09:00Z">
                  <w:rPr>
                    <w:rFonts w:ascii="Arial" w:hAnsi="Arial" w:cs="Arial"/>
                  </w:rPr>
                </w:rPrChange>
              </w:rPr>
              <w:t>_ranking, kemeny_status, n_kemeny_optimal, is_kemeny_optimal, settled_by, truncated_by, default_list_length, final_choice1 to final_choice5</w:t>
            </w:r>
          </w:p>
        </w:tc>
      </w:tr>
    </w:tbl>
    <w:p w14:paraId="7799E8BE" w14:textId="77777777" w:rsidR="00ED117A" w:rsidRPr="00D51D96" w:rsidRDefault="00ED117A" w:rsidP="00ED117A">
      <w:pPr>
        <w:pStyle w:val="BodyText"/>
        <w:rPr>
          <w:rFonts w:ascii="Arial" w:hAnsi="Arial" w:cs="Arial"/>
          <w:sz w:val="20"/>
          <w:szCs w:val="20"/>
          <w:rPrChange w:id="1998" w:author="Dovev Lavie" w:date="2026-09-17T14:09:00Z">
            <w:rPr>
              <w:rFonts w:ascii="Arial" w:hAnsi="Arial" w:cs="Arial"/>
            </w:rPr>
          </w:rPrChange>
        </w:rPr>
      </w:pPr>
      <w:r w:rsidRPr="00D51D96">
        <w:rPr>
          <w:rFonts w:ascii="Arial" w:hAnsi="Arial" w:cs="Arial"/>
          <w:sz w:val="20"/>
          <w:szCs w:val="20"/>
          <w:rPrChange w:id="1999" w:author="Dovev Lavie" w:date="2026-09-17T14:09:00Z">
            <w:rPr>
              <w:rFonts w:ascii="Arial" w:hAnsi="Arial" w:cs="Arial"/>
            </w:rPr>
          </w:rPrChange>
        </w:rPr>
        <w:t>For the whole-decision run this first sheet is followed by one sheet per element, each identical in structure to the corresponding single-element file described in Export 1.</w:t>
      </w:r>
    </w:p>
    <w:p w14:paraId="6682BAEE" w14:textId="77777777" w:rsidR="00ED117A" w:rsidRPr="00D51D96" w:rsidRDefault="00ED117A" w:rsidP="00ED117A">
      <w:pPr>
        <w:pStyle w:val="Heading3"/>
        <w:rPr>
          <w:rFonts w:ascii="Arial" w:hAnsi="Arial" w:cs="Arial"/>
          <w:sz w:val="22"/>
          <w:szCs w:val="22"/>
          <w:rPrChange w:id="2000" w:author="Dovev Lavie" w:date="2026-09-17T14:09:00Z">
            <w:rPr>
              <w:rFonts w:ascii="Arial" w:hAnsi="Arial" w:cs="Arial"/>
            </w:rPr>
          </w:rPrChange>
        </w:rPr>
      </w:pPr>
      <w:bookmarkStart w:id="2001" w:name="Xdfbd881951af2f7f18e0aaf2b4a3c0ef3b5045e"/>
      <w:bookmarkEnd w:id="1949"/>
      <w:r w:rsidRPr="00D51D96">
        <w:rPr>
          <w:rFonts w:ascii="Arial" w:hAnsi="Arial" w:cs="Arial"/>
          <w:sz w:val="22"/>
          <w:szCs w:val="22"/>
          <w:rPrChange w:id="2002" w:author="Dovev Lavie" w:date="2026-09-17T14:09:00Z">
            <w:rPr>
              <w:rFonts w:ascii="Arial" w:hAnsi="Arial" w:cs="Arial"/>
            </w:rPr>
          </w:rPrChange>
        </w:rPr>
        <w:t>Export 3: Compare Both Income Modes or Compare All Population Modes</w:t>
      </w:r>
    </w:p>
    <w:p w14:paraId="404A2AAE" w14:textId="77777777" w:rsidR="00ED117A" w:rsidRPr="00D51D96" w:rsidRDefault="00ED117A" w:rsidP="00ED117A">
      <w:pPr>
        <w:pStyle w:val="FirstParagraph"/>
        <w:rPr>
          <w:rFonts w:ascii="Arial" w:hAnsi="Arial" w:cs="Arial"/>
          <w:sz w:val="20"/>
          <w:szCs w:val="20"/>
          <w:rPrChange w:id="2003" w:author="Dovev Lavie" w:date="2026-09-17T14:09:00Z">
            <w:rPr>
              <w:rFonts w:ascii="Arial" w:hAnsi="Arial" w:cs="Arial"/>
            </w:rPr>
          </w:rPrChange>
        </w:rPr>
      </w:pPr>
      <w:r w:rsidRPr="00D51D96">
        <w:rPr>
          <w:rFonts w:ascii="Arial" w:hAnsi="Arial" w:cs="Arial"/>
          <w:sz w:val="20"/>
          <w:szCs w:val="20"/>
          <w:rPrChange w:id="2004" w:author="Dovev Lavie" w:date="2026-09-17T14:09:00Z">
            <w:rPr>
              <w:rFonts w:ascii="Arial" w:hAnsi="Arial" w:cs="Arial"/>
            </w:rPr>
          </w:rPrChange>
        </w:rPr>
        <w:t>When produced: running Decision 4 with “Compare both” income mode or with the population mode set to “Compare all”.</w:t>
      </w:r>
    </w:p>
    <w:p w14:paraId="78543677" w14:textId="77777777" w:rsidR="00ED117A" w:rsidRPr="00D51D96" w:rsidRDefault="00ED117A" w:rsidP="00ED117A">
      <w:pPr>
        <w:pStyle w:val="BodyText"/>
        <w:rPr>
          <w:rFonts w:ascii="Arial" w:hAnsi="Arial" w:cs="Arial"/>
          <w:sz w:val="20"/>
          <w:szCs w:val="20"/>
          <w:rPrChange w:id="2005" w:author="Dovev Lavie" w:date="2026-09-17T14:09:00Z">
            <w:rPr>
              <w:rFonts w:ascii="Arial" w:hAnsi="Arial" w:cs="Arial"/>
            </w:rPr>
          </w:rPrChange>
        </w:rPr>
      </w:pPr>
      <w:r w:rsidRPr="00D51D96">
        <w:rPr>
          <w:rFonts w:ascii="Arial" w:hAnsi="Arial" w:cs="Arial"/>
          <w:sz w:val="20"/>
          <w:szCs w:val="20"/>
          <w:rPrChange w:id="2006" w:author="Dovev Lavie" w:date="2026-09-17T14:09:00Z">
            <w:rPr>
              <w:rFonts w:ascii="Arial" w:hAnsi="Arial" w:cs="Arial"/>
            </w:rPr>
          </w:rPrChange>
        </w:rPr>
        <w:t>Structure: the same sheets as Export 2, with the sheet names prefixed by the configuration (Copula_Cat, Copula_Cont, ResSpec_Cat, ResSpec_Cont, ResBase_Cat, ResBase_Cont, or simply Cat and Cont when a single population mode is used). Once a configuration has been selected with “Use This Config”, only that configuration is exported.</w:t>
      </w:r>
    </w:p>
    <w:bookmarkEnd w:id="2001"/>
    <w:p w14:paraId="51BA6A97" w14:textId="77777777" w:rsidR="00CC5CD9" w:rsidRPr="00D51D96" w:rsidRDefault="00CC5CD9" w:rsidP="0092097A">
      <w:pPr>
        <w:spacing w:before="180" w:after="180" w:line="312" w:lineRule="auto"/>
        <w:rPr>
          <w:rFonts w:ascii="Arial" w:eastAsia="Times New Roman" w:hAnsi="Arial"/>
          <w:sz w:val="16"/>
          <w:szCs w:val="16"/>
          <w:lang w:eastAsia="en-GB" w:bidi="ar-SA"/>
          <w:rPrChange w:id="2007" w:author="Dovev Lavie" w:date="2026-09-17T14:09:00Z">
            <w:rPr>
              <w:rFonts w:ascii="Arial" w:eastAsia="Times New Roman" w:hAnsi="Arial"/>
              <w:lang w:eastAsia="en-GB" w:bidi="ar-SA"/>
            </w:rPr>
          </w:rPrChange>
        </w:rPr>
      </w:pPr>
    </w:p>
    <w:sectPr w:rsidR="00CC5CD9" w:rsidRPr="00D51D96">
      <w:type w:val="continuous"/>
      <w:pgSz w:w="12240" w:h="15840"/>
      <w:pgMar w:top="1413" w:right="1440" w:bottom="306" w:left="1440" w:header="0" w:footer="0" w:gutter="0"/>
      <w:cols w:space="0" w:equalWidth="0">
        <w:col w:w="9360"/>
      </w:cols>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24" w:author="Dovev Lavie" w:date="2026-09-17T14:22:00Z" w:initials="DL">
    <w:p w14:paraId="1E763993" w14:textId="77777777" w:rsidR="006A25C5" w:rsidRDefault="006A25C5" w:rsidP="006A25C5">
      <w:pPr>
        <w:pStyle w:val="CommentText"/>
      </w:pPr>
      <w:r>
        <w:rPr>
          <w:rStyle w:val="CommentReference"/>
        </w:rPr>
        <w:annotationRef/>
      </w:r>
      <w:r>
        <w:t>Unclear is stdactions treated as a trait? Is it recreated using the Big-5 traits? Please clarify</w:t>
      </w:r>
    </w:p>
  </w:comment>
  <w:comment w:id="525" w:author="Sueda Gul" w:date="2026-10-07T02:39:00Z" w:initials="SG">
    <w:p w14:paraId="6CDF625E" w14:textId="77777777" w:rsidR="003F4EFD" w:rsidRDefault="003E4F5D" w:rsidP="003F4EFD">
      <w:r>
        <w:rPr>
          <w:rStyle w:val="CommentReference"/>
        </w:rPr>
        <w:annotationRef/>
      </w:r>
      <w:r w:rsidR="003F4EFD">
        <w:t xml:space="preserve"> In the Research Baseline and Research Specification modes, each agent is a real participant, so stdactions is simply taken from the data. In the Copula mode the agents are not real people, so there is no measured value to take. For this reason, stdactions was added to the copula (the statistical model that creates the synthetic agents). The model creates each agent's stdactions together with its Big-5 traits, so the links between stdactions and personality seen in the real participants are kept.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E763993" w15:done="0"/>
  <w15:commentEx w15:paraId="6CDF625E" w15:paraIdParent="1E7639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9002E89" w16cex:dateUtc="2026-10-07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E763993" w16cid:durableId="538EE30F"/>
  <w16cid:commentId w16cid:paraId="6CDF625E" w16cid:durableId="69002E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F2C32D" w14:textId="77777777" w:rsidR="001130B5" w:rsidRDefault="001130B5" w:rsidP="00B619CF">
      <w:r>
        <w:separator/>
      </w:r>
    </w:p>
  </w:endnote>
  <w:endnote w:type="continuationSeparator" w:id="0">
    <w:p w14:paraId="67BEDCD5" w14:textId="77777777" w:rsidR="001130B5" w:rsidRDefault="001130B5" w:rsidP="00B61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12AA6" w14:textId="77777777" w:rsidR="00CC5CD9" w:rsidRDefault="00CC5C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6ACBEB" w14:textId="77777777" w:rsidR="00CC5CD9" w:rsidRDefault="00CC5C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C09AB" w14:textId="77777777" w:rsidR="00CC5CD9" w:rsidRDefault="00CC5C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6041F1" w14:textId="77777777" w:rsidR="001130B5" w:rsidRDefault="001130B5" w:rsidP="00B619CF">
      <w:r>
        <w:separator/>
      </w:r>
    </w:p>
  </w:footnote>
  <w:footnote w:type="continuationSeparator" w:id="0">
    <w:p w14:paraId="333690F7" w14:textId="77777777" w:rsidR="001130B5" w:rsidRDefault="001130B5" w:rsidP="00B61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1BC32" w14:textId="77777777" w:rsidR="00CC5CD9" w:rsidRDefault="00CC5C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19450" w14:textId="77777777" w:rsidR="00CC5CD9" w:rsidRDefault="00CC5C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79C94" w14:textId="77777777" w:rsidR="00CC5CD9" w:rsidRDefault="00CC5C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41A7C4C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6B68079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519B500C"/>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431BD7B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3F2DBA30"/>
    <w:lvl w:ilvl="0" w:tplc="FFFFFFFF">
      <w:start w:val="5"/>
      <w:numFmt w:val="decimal"/>
      <w:lvlText w:val="%1."/>
      <w:lvlJc w:val="left"/>
    </w:lvl>
    <w:lvl w:ilvl="1" w:tplc="FFFFFFFF">
      <w:start w:val="1"/>
      <w:numFmt w:val="bullet"/>
      <w:lvlText w:val="•"/>
      <w:lvlJc w:val="left"/>
    </w:lvl>
    <w:lvl w:ilvl="2" w:tplc="FFFFFFFF">
      <w:start w:val="1"/>
      <w:numFmt w:val="bullet"/>
      <w:lvlText w:val="\endash "/>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7C83E45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257130A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62BBD95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C"/>
    <w:multiLevelType w:val="hybridMultilevel"/>
    <w:tmpl w:val="628C895C"/>
    <w:lvl w:ilvl="0" w:tplc="FFFFFFFF">
      <w:start w:val="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D"/>
    <w:multiLevelType w:val="hybridMultilevel"/>
    <w:tmpl w:val="333AB10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E"/>
    <w:multiLevelType w:val="hybridMultilevel"/>
    <w:tmpl w:val="721DA31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F"/>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0"/>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1"/>
    <w:multiLevelType w:val="hybridMultilevel"/>
    <w:tmpl w:val="6763845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2"/>
    <w:multiLevelType w:val="hybridMultilevel"/>
    <w:tmpl w:val="75A2A8D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3"/>
    <w:multiLevelType w:val="hybridMultilevel"/>
    <w:tmpl w:val="08EDBDA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4"/>
    <w:multiLevelType w:val="hybridMultilevel"/>
    <w:tmpl w:val="79838CB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5"/>
    <w:multiLevelType w:val="hybridMultilevel"/>
    <w:tmpl w:val="4353D0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6"/>
    <w:multiLevelType w:val="hybridMultilevel"/>
    <w:tmpl w:val="0B03E0C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7"/>
    <w:multiLevelType w:val="hybridMultilevel"/>
    <w:tmpl w:val="189A769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8"/>
    <w:multiLevelType w:val="hybridMultilevel"/>
    <w:tmpl w:val="54E49EB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9"/>
    <w:multiLevelType w:val="hybridMultilevel"/>
    <w:tmpl w:val="71F324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A"/>
    <w:multiLevelType w:val="hybridMultilevel"/>
    <w:tmpl w:val="2CA88610"/>
    <w:lvl w:ilvl="0" w:tplc="FFFFFFFF">
      <w:start w:val="1"/>
      <w:numFmt w:val="bullet"/>
      <w:lvlText w:val="•"/>
      <w:lvlJc w:val="left"/>
    </w:lvl>
    <w:lvl w:ilvl="1" w:tplc="FFFFFFFF">
      <w:start w:val="1"/>
      <w:numFmt w:val="bullet"/>
      <w:lvlText w:val="\endash "/>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A990"/>
    <w:multiLevelType w:val="multilevel"/>
    <w:tmpl w:val="FDF8B9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6" w15:restartNumberingAfterBreak="0">
    <w:nsid w:val="0000A991"/>
    <w:multiLevelType w:val="multilevel"/>
    <w:tmpl w:val="B2FC10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7" w15:restartNumberingAfterBreak="0">
    <w:nsid w:val="00A99411"/>
    <w:multiLevelType w:val="multilevel"/>
    <w:tmpl w:val="AA8655EA"/>
    <w:lvl w:ilvl="0">
      <w:start w:val="1"/>
      <w:numFmt w:val="decimal"/>
      <w:lvlText w:val="%1."/>
      <w:lvlJc w:val="left"/>
      <w:pPr>
        <w:ind w:left="906"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 w15:restartNumberingAfterBreak="0">
    <w:nsid w:val="017934EE"/>
    <w:multiLevelType w:val="multilevel"/>
    <w:tmpl w:val="86C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DE5F56"/>
    <w:multiLevelType w:val="multilevel"/>
    <w:tmpl w:val="53A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59220F"/>
    <w:multiLevelType w:val="multilevel"/>
    <w:tmpl w:val="B19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DD3152"/>
    <w:multiLevelType w:val="multilevel"/>
    <w:tmpl w:val="911C47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0C0B9B"/>
    <w:multiLevelType w:val="multilevel"/>
    <w:tmpl w:val="FBFC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631299"/>
    <w:multiLevelType w:val="multilevel"/>
    <w:tmpl w:val="3DC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6A79A0"/>
    <w:multiLevelType w:val="multilevel"/>
    <w:tmpl w:val="A19C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355A7F"/>
    <w:multiLevelType w:val="multilevel"/>
    <w:tmpl w:val="F0A6BA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6378EE"/>
    <w:multiLevelType w:val="multilevel"/>
    <w:tmpl w:val="444E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197AB0"/>
    <w:multiLevelType w:val="multilevel"/>
    <w:tmpl w:val="128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DE0DEB"/>
    <w:multiLevelType w:val="multilevel"/>
    <w:tmpl w:val="5F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D7690C"/>
    <w:multiLevelType w:val="multilevel"/>
    <w:tmpl w:val="9F0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6546B"/>
    <w:multiLevelType w:val="hybridMultilevel"/>
    <w:tmpl w:val="2A100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8F65033"/>
    <w:multiLevelType w:val="multilevel"/>
    <w:tmpl w:val="F51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3D5D67"/>
    <w:multiLevelType w:val="multilevel"/>
    <w:tmpl w:val="F40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423EA0"/>
    <w:multiLevelType w:val="multilevel"/>
    <w:tmpl w:val="7F9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2375DA"/>
    <w:multiLevelType w:val="multilevel"/>
    <w:tmpl w:val="11C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5C6CBD"/>
    <w:multiLevelType w:val="multilevel"/>
    <w:tmpl w:val="C5B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9329B2"/>
    <w:multiLevelType w:val="multilevel"/>
    <w:tmpl w:val="73C490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5B5738"/>
    <w:multiLevelType w:val="multilevel"/>
    <w:tmpl w:val="69F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9C185B"/>
    <w:multiLevelType w:val="multilevel"/>
    <w:tmpl w:val="1EA8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BE21BF"/>
    <w:multiLevelType w:val="multilevel"/>
    <w:tmpl w:val="BE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AC6793"/>
    <w:multiLevelType w:val="multilevel"/>
    <w:tmpl w:val="600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D434C0"/>
    <w:multiLevelType w:val="multilevel"/>
    <w:tmpl w:val="ACE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B120BE"/>
    <w:multiLevelType w:val="hybridMultilevel"/>
    <w:tmpl w:val="C036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6C75086"/>
    <w:multiLevelType w:val="multilevel"/>
    <w:tmpl w:val="F7B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4C56A7"/>
    <w:multiLevelType w:val="multilevel"/>
    <w:tmpl w:val="19E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A80A10"/>
    <w:multiLevelType w:val="multilevel"/>
    <w:tmpl w:val="96D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E91BBC"/>
    <w:multiLevelType w:val="multilevel"/>
    <w:tmpl w:val="88A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2035DE"/>
    <w:multiLevelType w:val="multilevel"/>
    <w:tmpl w:val="8CB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AC6D61"/>
    <w:multiLevelType w:val="multilevel"/>
    <w:tmpl w:val="ECB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581C8B"/>
    <w:multiLevelType w:val="multilevel"/>
    <w:tmpl w:val="60F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E81C50"/>
    <w:multiLevelType w:val="multilevel"/>
    <w:tmpl w:val="B35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E83B51"/>
    <w:multiLevelType w:val="multilevel"/>
    <w:tmpl w:val="8EC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111289"/>
    <w:multiLevelType w:val="hybridMultilevel"/>
    <w:tmpl w:val="7E84FF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35247391"/>
    <w:multiLevelType w:val="multilevel"/>
    <w:tmpl w:val="B2A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205715"/>
    <w:multiLevelType w:val="multilevel"/>
    <w:tmpl w:val="1EB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C86908"/>
    <w:multiLevelType w:val="multilevel"/>
    <w:tmpl w:val="648A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2C295B"/>
    <w:multiLevelType w:val="multilevel"/>
    <w:tmpl w:val="96AA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6656CD"/>
    <w:multiLevelType w:val="multilevel"/>
    <w:tmpl w:val="759A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BF2A20"/>
    <w:multiLevelType w:val="multilevel"/>
    <w:tmpl w:val="A96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244E8F"/>
    <w:multiLevelType w:val="multilevel"/>
    <w:tmpl w:val="2290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01642A"/>
    <w:multiLevelType w:val="multilevel"/>
    <w:tmpl w:val="B3B2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7A75E9"/>
    <w:multiLevelType w:val="multilevel"/>
    <w:tmpl w:val="68C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A13231"/>
    <w:multiLevelType w:val="multilevel"/>
    <w:tmpl w:val="68E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6B6FA0"/>
    <w:multiLevelType w:val="multilevel"/>
    <w:tmpl w:val="2628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090426"/>
    <w:multiLevelType w:val="multilevel"/>
    <w:tmpl w:val="A70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B60ACB"/>
    <w:multiLevelType w:val="multilevel"/>
    <w:tmpl w:val="8F7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6E3AFA"/>
    <w:multiLevelType w:val="multilevel"/>
    <w:tmpl w:val="930E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2C32D3"/>
    <w:multiLevelType w:val="multilevel"/>
    <w:tmpl w:val="321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846487"/>
    <w:multiLevelType w:val="multilevel"/>
    <w:tmpl w:val="BA1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8B6678"/>
    <w:multiLevelType w:val="multilevel"/>
    <w:tmpl w:val="C34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9319BF"/>
    <w:multiLevelType w:val="multilevel"/>
    <w:tmpl w:val="D02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68706B"/>
    <w:multiLevelType w:val="hybridMultilevel"/>
    <w:tmpl w:val="0CB60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D65A7A"/>
    <w:multiLevelType w:val="multilevel"/>
    <w:tmpl w:val="7D4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CD1587"/>
    <w:multiLevelType w:val="multilevel"/>
    <w:tmpl w:val="1742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C71F7B"/>
    <w:multiLevelType w:val="multilevel"/>
    <w:tmpl w:val="F574E8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D35F94"/>
    <w:multiLevelType w:val="multilevel"/>
    <w:tmpl w:val="D34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C20F01"/>
    <w:multiLevelType w:val="multilevel"/>
    <w:tmpl w:val="B84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14445F"/>
    <w:multiLevelType w:val="multilevel"/>
    <w:tmpl w:val="7E54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4F3CD3"/>
    <w:multiLevelType w:val="multilevel"/>
    <w:tmpl w:val="7944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8D43DB"/>
    <w:multiLevelType w:val="hybridMultilevel"/>
    <w:tmpl w:val="E4264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9A728C2"/>
    <w:multiLevelType w:val="multilevel"/>
    <w:tmpl w:val="A1F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B65004"/>
    <w:multiLevelType w:val="multilevel"/>
    <w:tmpl w:val="00F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1E32BA"/>
    <w:multiLevelType w:val="hybridMultilevel"/>
    <w:tmpl w:val="2A182086"/>
    <w:lvl w:ilvl="0" w:tplc="3416A6D8">
      <w:start w:val="1"/>
      <w:numFmt w:val="bullet"/>
      <w:lvlText w:val="–"/>
      <w:lvlJc w:val="left"/>
      <w:pPr>
        <w:ind w:left="927" w:hanging="360"/>
      </w:pPr>
      <w:rPr>
        <w:rFonts w:ascii="Arial" w:eastAsia="Arial" w:hAnsi="Arial" w:cs="Arial" w:hint="default"/>
        <w:b/>
        <w:sz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3" w15:restartNumberingAfterBreak="0">
    <w:nsid w:val="5E9A0CA2"/>
    <w:multiLevelType w:val="multilevel"/>
    <w:tmpl w:val="8B34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DF624E"/>
    <w:multiLevelType w:val="multilevel"/>
    <w:tmpl w:val="45E8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E1742B"/>
    <w:multiLevelType w:val="multilevel"/>
    <w:tmpl w:val="BAA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257C57"/>
    <w:multiLevelType w:val="multilevel"/>
    <w:tmpl w:val="E50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5322F3"/>
    <w:multiLevelType w:val="multilevel"/>
    <w:tmpl w:val="ECDC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CF4DE9"/>
    <w:multiLevelType w:val="multilevel"/>
    <w:tmpl w:val="509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876C22"/>
    <w:multiLevelType w:val="hybridMultilevel"/>
    <w:tmpl w:val="3606E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7A33060"/>
    <w:multiLevelType w:val="multilevel"/>
    <w:tmpl w:val="420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39028D"/>
    <w:multiLevelType w:val="hybridMultilevel"/>
    <w:tmpl w:val="01347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E404EA"/>
    <w:multiLevelType w:val="multilevel"/>
    <w:tmpl w:val="52EA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7F47FB"/>
    <w:multiLevelType w:val="multilevel"/>
    <w:tmpl w:val="361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A56AD6"/>
    <w:multiLevelType w:val="multilevel"/>
    <w:tmpl w:val="C10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B838D2"/>
    <w:multiLevelType w:val="multilevel"/>
    <w:tmpl w:val="20D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FE2D33"/>
    <w:multiLevelType w:val="multilevel"/>
    <w:tmpl w:val="6B8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EF4A67"/>
    <w:multiLevelType w:val="multilevel"/>
    <w:tmpl w:val="405E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2B3113"/>
    <w:multiLevelType w:val="multilevel"/>
    <w:tmpl w:val="E82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6B4644"/>
    <w:multiLevelType w:val="multilevel"/>
    <w:tmpl w:val="CD2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9B4F4B"/>
    <w:multiLevelType w:val="multilevel"/>
    <w:tmpl w:val="68A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A72743"/>
    <w:multiLevelType w:val="multilevel"/>
    <w:tmpl w:val="F37E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376AF3"/>
    <w:multiLevelType w:val="multilevel"/>
    <w:tmpl w:val="92A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38124D"/>
    <w:multiLevelType w:val="multilevel"/>
    <w:tmpl w:val="94D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4A57E2"/>
    <w:multiLevelType w:val="multilevel"/>
    <w:tmpl w:val="9DF8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7504E5"/>
    <w:multiLevelType w:val="hybridMultilevel"/>
    <w:tmpl w:val="D6CE1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9254C33"/>
    <w:multiLevelType w:val="multilevel"/>
    <w:tmpl w:val="1AA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305DDA"/>
    <w:multiLevelType w:val="multilevel"/>
    <w:tmpl w:val="7ED64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C201A4A"/>
    <w:multiLevelType w:val="multilevel"/>
    <w:tmpl w:val="674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150666">
    <w:abstractNumId w:val="0"/>
  </w:num>
  <w:num w:numId="2" w16cid:durableId="1568608028">
    <w:abstractNumId w:val="1"/>
  </w:num>
  <w:num w:numId="3" w16cid:durableId="1159688871">
    <w:abstractNumId w:val="2"/>
  </w:num>
  <w:num w:numId="4" w16cid:durableId="1300066897">
    <w:abstractNumId w:val="3"/>
  </w:num>
  <w:num w:numId="5" w16cid:durableId="1458908031">
    <w:abstractNumId w:val="4"/>
  </w:num>
  <w:num w:numId="6" w16cid:durableId="1519005923">
    <w:abstractNumId w:val="5"/>
  </w:num>
  <w:num w:numId="7" w16cid:durableId="882519617">
    <w:abstractNumId w:val="6"/>
  </w:num>
  <w:num w:numId="8" w16cid:durableId="993725479">
    <w:abstractNumId w:val="7"/>
  </w:num>
  <w:num w:numId="9" w16cid:durableId="1932424374">
    <w:abstractNumId w:val="8"/>
  </w:num>
  <w:num w:numId="10" w16cid:durableId="1314261878">
    <w:abstractNumId w:val="9"/>
  </w:num>
  <w:num w:numId="11" w16cid:durableId="1875076490">
    <w:abstractNumId w:val="10"/>
  </w:num>
  <w:num w:numId="12" w16cid:durableId="624314045">
    <w:abstractNumId w:val="11"/>
  </w:num>
  <w:num w:numId="13" w16cid:durableId="322053833">
    <w:abstractNumId w:val="12"/>
  </w:num>
  <w:num w:numId="14" w16cid:durableId="675966003">
    <w:abstractNumId w:val="13"/>
  </w:num>
  <w:num w:numId="15" w16cid:durableId="628515100">
    <w:abstractNumId w:val="14"/>
  </w:num>
  <w:num w:numId="16" w16cid:durableId="990720238">
    <w:abstractNumId w:val="15"/>
  </w:num>
  <w:num w:numId="17" w16cid:durableId="1508982002">
    <w:abstractNumId w:val="16"/>
  </w:num>
  <w:num w:numId="18" w16cid:durableId="1509441024">
    <w:abstractNumId w:val="17"/>
  </w:num>
  <w:num w:numId="19" w16cid:durableId="1341541295">
    <w:abstractNumId w:val="18"/>
  </w:num>
  <w:num w:numId="20" w16cid:durableId="1332102456">
    <w:abstractNumId w:val="19"/>
  </w:num>
  <w:num w:numId="21" w16cid:durableId="907500792">
    <w:abstractNumId w:val="20"/>
  </w:num>
  <w:num w:numId="22" w16cid:durableId="1405684800">
    <w:abstractNumId w:val="21"/>
  </w:num>
  <w:num w:numId="23" w16cid:durableId="670254510">
    <w:abstractNumId w:val="22"/>
  </w:num>
  <w:num w:numId="24" w16cid:durableId="1474446014">
    <w:abstractNumId w:val="23"/>
  </w:num>
  <w:num w:numId="25" w16cid:durableId="1003976250">
    <w:abstractNumId w:val="24"/>
  </w:num>
  <w:num w:numId="26" w16cid:durableId="1919051829">
    <w:abstractNumId w:val="92"/>
  </w:num>
  <w:num w:numId="27" w16cid:durableId="59132094">
    <w:abstractNumId w:val="65"/>
  </w:num>
  <w:num w:numId="28" w16cid:durableId="1935092110">
    <w:abstractNumId w:val="115"/>
  </w:num>
  <w:num w:numId="29" w16cid:durableId="1810778681">
    <w:abstractNumId w:val="43"/>
  </w:num>
  <w:num w:numId="30" w16cid:durableId="737440999">
    <w:abstractNumId w:val="82"/>
  </w:num>
  <w:num w:numId="31" w16cid:durableId="468397297">
    <w:abstractNumId w:val="45"/>
  </w:num>
  <w:num w:numId="32" w16cid:durableId="1159423067">
    <w:abstractNumId w:val="87"/>
  </w:num>
  <w:num w:numId="33" w16cid:durableId="1047529638">
    <w:abstractNumId w:val="118"/>
  </w:num>
  <w:num w:numId="34" w16cid:durableId="1829245483">
    <w:abstractNumId w:val="85"/>
  </w:num>
  <w:num w:numId="35" w16cid:durableId="865172848">
    <w:abstractNumId w:val="28"/>
  </w:num>
  <w:num w:numId="36" w16cid:durableId="397285348">
    <w:abstractNumId w:val="68"/>
  </w:num>
  <w:num w:numId="37" w16cid:durableId="863596807">
    <w:abstractNumId w:val="76"/>
  </w:num>
  <w:num w:numId="38" w16cid:durableId="1992174892">
    <w:abstractNumId w:val="90"/>
  </w:num>
  <w:num w:numId="39" w16cid:durableId="571504927">
    <w:abstractNumId w:val="116"/>
  </w:num>
  <w:num w:numId="40" w16cid:durableId="1933003744">
    <w:abstractNumId w:val="33"/>
  </w:num>
  <w:num w:numId="41" w16cid:durableId="165050482">
    <w:abstractNumId w:val="100"/>
  </w:num>
  <w:num w:numId="42" w16cid:durableId="2142379970">
    <w:abstractNumId w:val="70"/>
  </w:num>
  <w:num w:numId="43" w16cid:durableId="466896646">
    <w:abstractNumId w:val="80"/>
  </w:num>
  <w:num w:numId="44" w16cid:durableId="1682317642">
    <w:abstractNumId w:val="111"/>
  </w:num>
  <w:num w:numId="45" w16cid:durableId="1582636922">
    <w:abstractNumId w:val="108"/>
  </w:num>
  <w:num w:numId="46" w16cid:durableId="1368599081">
    <w:abstractNumId w:val="48"/>
  </w:num>
  <w:num w:numId="47" w16cid:durableId="613755759">
    <w:abstractNumId w:val="72"/>
  </w:num>
  <w:num w:numId="48" w16cid:durableId="143205011">
    <w:abstractNumId w:val="96"/>
  </w:num>
  <w:num w:numId="49" w16cid:durableId="369768376">
    <w:abstractNumId w:val="107"/>
  </w:num>
  <w:num w:numId="50" w16cid:durableId="1456486885">
    <w:abstractNumId w:val="98"/>
  </w:num>
  <w:num w:numId="51" w16cid:durableId="1291782215">
    <w:abstractNumId w:val="47"/>
  </w:num>
  <w:num w:numId="52" w16cid:durableId="840237805">
    <w:abstractNumId w:val="29"/>
  </w:num>
  <w:num w:numId="53" w16cid:durableId="1710253599">
    <w:abstractNumId w:val="54"/>
  </w:num>
  <w:num w:numId="54" w16cid:durableId="57552875">
    <w:abstractNumId w:val="61"/>
  </w:num>
  <w:num w:numId="55" w16cid:durableId="241255239">
    <w:abstractNumId w:val="94"/>
  </w:num>
  <w:num w:numId="56" w16cid:durableId="1346247370">
    <w:abstractNumId w:val="30"/>
  </w:num>
  <w:num w:numId="57" w16cid:durableId="1661930813">
    <w:abstractNumId w:val="67"/>
  </w:num>
  <w:num w:numId="58" w16cid:durableId="489752438">
    <w:abstractNumId w:val="58"/>
  </w:num>
  <w:num w:numId="59" w16cid:durableId="1886600976">
    <w:abstractNumId w:val="75"/>
  </w:num>
  <w:num w:numId="60" w16cid:durableId="2089036654">
    <w:abstractNumId w:val="36"/>
  </w:num>
  <w:num w:numId="61" w16cid:durableId="1638367086">
    <w:abstractNumId w:val="69"/>
  </w:num>
  <w:num w:numId="62" w16cid:durableId="1662737743">
    <w:abstractNumId w:val="78"/>
  </w:num>
  <w:num w:numId="63" w16cid:durableId="1492597182">
    <w:abstractNumId w:val="59"/>
  </w:num>
  <w:num w:numId="64" w16cid:durableId="1928079531">
    <w:abstractNumId w:val="83"/>
  </w:num>
  <w:num w:numId="65" w16cid:durableId="1935094820">
    <w:abstractNumId w:val="49"/>
  </w:num>
  <w:num w:numId="66" w16cid:durableId="242495620">
    <w:abstractNumId w:val="39"/>
  </w:num>
  <w:num w:numId="67" w16cid:durableId="1961569460">
    <w:abstractNumId w:val="44"/>
  </w:num>
  <w:num w:numId="68" w16cid:durableId="648703638">
    <w:abstractNumId w:val="88"/>
  </w:num>
  <w:num w:numId="69" w16cid:durableId="930890612">
    <w:abstractNumId w:val="77"/>
  </w:num>
  <w:num w:numId="70" w16cid:durableId="1924754096">
    <w:abstractNumId w:val="60"/>
  </w:num>
  <w:num w:numId="71" w16cid:durableId="824322185">
    <w:abstractNumId w:val="104"/>
  </w:num>
  <w:num w:numId="72" w16cid:durableId="1520043496">
    <w:abstractNumId w:val="73"/>
  </w:num>
  <w:num w:numId="73" w16cid:durableId="860777536">
    <w:abstractNumId w:val="53"/>
  </w:num>
  <w:num w:numId="74" w16cid:durableId="486092157">
    <w:abstractNumId w:val="95"/>
  </w:num>
  <w:num w:numId="75" w16cid:durableId="1074356741">
    <w:abstractNumId w:val="93"/>
  </w:num>
  <w:num w:numId="76" w16cid:durableId="639270301">
    <w:abstractNumId w:val="112"/>
  </w:num>
  <w:num w:numId="77" w16cid:durableId="1423454432">
    <w:abstractNumId w:val="42"/>
  </w:num>
  <w:num w:numId="78" w16cid:durableId="916935618">
    <w:abstractNumId w:val="37"/>
  </w:num>
  <w:num w:numId="79" w16cid:durableId="1903100476">
    <w:abstractNumId w:val="55"/>
  </w:num>
  <w:num w:numId="80" w16cid:durableId="1942880275">
    <w:abstractNumId w:val="71"/>
  </w:num>
  <w:num w:numId="81" w16cid:durableId="2136755960">
    <w:abstractNumId w:val="57"/>
  </w:num>
  <w:num w:numId="82" w16cid:durableId="931477760">
    <w:abstractNumId w:val="109"/>
  </w:num>
  <w:num w:numId="83" w16cid:durableId="1899583130">
    <w:abstractNumId w:val="79"/>
  </w:num>
  <w:num w:numId="84" w16cid:durableId="226847313">
    <w:abstractNumId w:val="56"/>
  </w:num>
  <w:num w:numId="85" w16cid:durableId="1679194528">
    <w:abstractNumId w:val="97"/>
  </w:num>
  <w:num w:numId="86" w16cid:durableId="894002337">
    <w:abstractNumId w:val="91"/>
  </w:num>
  <w:num w:numId="87" w16cid:durableId="1352338657">
    <w:abstractNumId w:val="64"/>
  </w:num>
  <w:num w:numId="88" w16cid:durableId="981808601">
    <w:abstractNumId w:val="38"/>
  </w:num>
  <w:num w:numId="89" w16cid:durableId="367610705">
    <w:abstractNumId w:val="66"/>
  </w:num>
  <w:num w:numId="90" w16cid:durableId="893199015">
    <w:abstractNumId w:val="114"/>
  </w:num>
  <w:num w:numId="91" w16cid:durableId="639379670">
    <w:abstractNumId w:val="103"/>
  </w:num>
  <w:num w:numId="92" w16cid:durableId="1448238281">
    <w:abstractNumId w:val="106"/>
  </w:num>
  <w:num w:numId="93" w16cid:durableId="1226257378">
    <w:abstractNumId w:val="113"/>
  </w:num>
  <w:num w:numId="94" w16cid:durableId="281621420">
    <w:abstractNumId w:val="86"/>
  </w:num>
  <w:num w:numId="95" w16cid:durableId="300115336">
    <w:abstractNumId w:val="63"/>
  </w:num>
  <w:num w:numId="96" w16cid:durableId="1712416455">
    <w:abstractNumId w:val="34"/>
  </w:num>
  <w:num w:numId="97" w16cid:durableId="812722438">
    <w:abstractNumId w:val="41"/>
  </w:num>
  <w:num w:numId="98" w16cid:durableId="161314071">
    <w:abstractNumId w:val="105"/>
  </w:num>
  <w:num w:numId="99" w16cid:durableId="1234121901">
    <w:abstractNumId w:val="74"/>
  </w:num>
  <w:num w:numId="100" w16cid:durableId="2132430936">
    <w:abstractNumId w:val="50"/>
  </w:num>
  <w:num w:numId="101" w16cid:durableId="1994945840">
    <w:abstractNumId w:val="102"/>
  </w:num>
  <w:num w:numId="102" w16cid:durableId="1923756285">
    <w:abstractNumId w:val="51"/>
  </w:num>
  <w:num w:numId="103" w16cid:durableId="173958891">
    <w:abstractNumId w:val="110"/>
  </w:num>
  <w:num w:numId="104" w16cid:durableId="6100909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55294744">
    <w:abstractNumId w:val="26"/>
  </w:num>
  <w:num w:numId="106" w16cid:durableId="1645621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34607576">
    <w:abstractNumId w:val="25"/>
  </w:num>
  <w:num w:numId="108" w16cid:durableId="826172387">
    <w:abstractNumId w:val="52"/>
  </w:num>
  <w:num w:numId="109" w16cid:durableId="1196194971">
    <w:abstractNumId w:val="81"/>
  </w:num>
  <w:num w:numId="110" w16cid:durableId="188185462">
    <w:abstractNumId w:val="101"/>
  </w:num>
  <w:num w:numId="111" w16cid:durableId="993994028">
    <w:abstractNumId w:val="89"/>
  </w:num>
  <w:num w:numId="112" w16cid:durableId="1368527716">
    <w:abstractNumId w:val="99"/>
  </w:num>
  <w:num w:numId="113" w16cid:durableId="234901993">
    <w:abstractNumId w:val="32"/>
  </w:num>
  <w:num w:numId="114" w16cid:durableId="583880478">
    <w:abstractNumId w:val="117"/>
  </w:num>
  <w:num w:numId="115" w16cid:durableId="169372402">
    <w:abstractNumId w:val="84"/>
  </w:num>
  <w:num w:numId="116" w16cid:durableId="464197540">
    <w:abstractNumId w:val="35"/>
  </w:num>
  <w:num w:numId="117" w16cid:durableId="402410548">
    <w:abstractNumId w:val="31"/>
  </w:num>
  <w:num w:numId="118" w16cid:durableId="751976441">
    <w:abstractNumId w:val="46"/>
  </w:num>
  <w:num w:numId="119" w16cid:durableId="5720630">
    <w:abstractNumId w:val="40"/>
  </w:num>
  <w:num w:numId="120" w16cid:durableId="1167861571">
    <w:abstractNumId w:val="62"/>
  </w:num>
  <w:numIdMacAtCleanup w:val="1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ueda Gul">
    <w15:presenceInfo w15:providerId="AD" w15:userId="S::sueda.gul@innovis.vc::295bbda8-2a45-4510-888e-1d08fc879b93"/>
  </w15:person>
  <w15:person w15:author="Dovev Lavie">
    <w15:presenceInfo w15:providerId="AD" w15:userId="S::dovev.lavie@unibocconi.it::de48464a-39c4-49ca-aa62-c6b0cff1f70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35"/>
    <w:rsid w:val="000027A6"/>
    <w:rsid w:val="000064D4"/>
    <w:rsid w:val="00014C03"/>
    <w:rsid w:val="0001774C"/>
    <w:rsid w:val="00023BF0"/>
    <w:rsid w:val="00030BE1"/>
    <w:rsid w:val="00035F02"/>
    <w:rsid w:val="00036C69"/>
    <w:rsid w:val="00047B3B"/>
    <w:rsid w:val="00055CB2"/>
    <w:rsid w:val="000576C1"/>
    <w:rsid w:val="000639D1"/>
    <w:rsid w:val="0006442B"/>
    <w:rsid w:val="0006792D"/>
    <w:rsid w:val="0008098D"/>
    <w:rsid w:val="00086DA6"/>
    <w:rsid w:val="0009571D"/>
    <w:rsid w:val="000B5D6A"/>
    <w:rsid w:val="000B714C"/>
    <w:rsid w:val="000C3F1B"/>
    <w:rsid w:val="000C5EC2"/>
    <w:rsid w:val="000F400B"/>
    <w:rsid w:val="0010477E"/>
    <w:rsid w:val="00104F6B"/>
    <w:rsid w:val="001130B5"/>
    <w:rsid w:val="00114696"/>
    <w:rsid w:val="00114FE5"/>
    <w:rsid w:val="00120684"/>
    <w:rsid w:val="00123E86"/>
    <w:rsid w:val="0013148F"/>
    <w:rsid w:val="00151E96"/>
    <w:rsid w:val="0016032A"/>
    <w:rsid w:val="00182BBA"/>
    <w:rsid w:val="00183F0B"/>
    <w:rsid w:val="00193DD1"/>
    <w:rsid w:val="001A25D8"/>
    <w:rsid w:val="001A49BC"/>
    <w:rsid w:val="001A4A29"/>
    <w:rsid w:val="001A4A57"/>
    <w:rsid w:val="001A5791"/>
    <w:rsid w:val="001B491B"/>
    <w:rsid w:val="001E5B15"/>
    <w:rsid w:val="001E7C07"/>
    <w:rsid w:val="001F4812"/>
    <w:rsid w:val="001F7F7B"/>
    <w:rsid w:val="00201BD8"/>
    <w:rsid w:val="00225889"/>
    <w:rsid w:val="00225A28"/>
    <w:rsid w:val="00225EC5"/>
    <w:rsid w:val="00265DBE"/>
    <w:rsid w:val="00285471"/>
    <w:rsid w:val="002B175D"/>
    <w:rsid w:val="002E093A"/>
    <w:rsid w:val="002E39BF"/>
    <w:rsid w:val="002F4E99"/>
    <w:rsid w:val="00300124"/>
    <w:rsid w:val="0030249E"/>
    <w:rsid w:val="003042ED"/>
    <w:rsid w:val="00306C6F"/>
    <w:rsid w:val="00326A5C"/>
    <w:rsid w:val="003418D2"/>
    <w:rsid w:val="003468ED"/>
    <w:rsid w:val="0036560C"/>
    <w:rsid w:val="00370B1C"/>
    <w:rsid w:val="00370FD9"/>
    <w:rsid w:val="00384774"/>
    <w:rsid w:val="0038634C"/>
    <w:rsid w:val="0039022B"/>
    <w:rsid w:val="003A7991"/>
    <w:rsid w:val="003D671E"/>
    <w:rsid w:val="003E4E73"/>
    <w:rsid w:val="003E4F5D"/>
    <w:rsid w:val="003F22E2"/>
    <w:rsid w:val="003F2AB0"/>
    <w:rsid w:val="003F4EFD"/>
    <w:rsid w:val="00412641"/>
    <w:rsid w:val="004209AA"/>
    <w:rsid w:val="00421411"/>
    <w:rsid w:val="00426221"/>
    <w:rsid w:val="00447B99"/>
    <w:rsid w:val="00476F70"/>
    <w:rsid w:val="004800F7"/>
    <w:rsid w:val="00490548"/>
    <w:rsid w:val="00494648"/>
    <w:rsid w:val="004B3DAC"/>
    <w:rsid w:val="004E4B19"/>
    <w:rsid w:val="004F1B52"/>
    <w:rsid w:val="004F22E3"/>
    <w:rsid w:val="004F2700"/>
    <w:rsid w:val="00517CD4"/>
    <w:rsid w:val="00520A05"/>
    <w:rsid w:val="00522FA2"/>
    <w:rsid w:val="0054528F"/>
    <w:rsid w:val="00556BDB"/>
    <w:rsid w:val="00565BB2"/>
    <w:rsid w:val="00583E1A"/>
    <w:rsid w:val="005921B2"/>
    <w:rsid w:val="005A064F"/>
    <w:rsid w:val="005B0D84"/>
    <w:rsid w:val="005B4028"/>
    <w:rsid w:val="005D0B57"/>
    <w:rsid w:val="005F3E7A"/>
    <w:rsid w:val="005F7A96"/>
    <w:rsid w:val="00617EE9"/>
    <w:rsid w:val="0063242F"/>
    <w:rsid w:val="00643DE1"/>
    <w:rsid w:val="006770BF"/>
    <w:rsid w:val="00693A94"/>
    <w:rsid w:val="006A152E"/>
    <w:rsid w:val="006A25C5"/>
    <w:rsid w:val="006A3EE8"/>
    <w:rsid w:val="006A3FE8"/>
    <w:rsid w:val="006C6A69"/>
    <w:rsid w:val="006D459F"/>
    <w:rsid w:val="00717AAE"/>
    <w:rsid w:val="00721B6E"/>
    <w:rsid w:val="00727AF9"/>
    <w:rsid w:val="00740E0E"/>
    <w:rsid w:val="00766C4C"/>
    <w:rsid w:val="00766D4C"/>
    <w:rsid w:val="00780771"/>
    <w:rsid w:val="007A322E"/>
    <w:rsid w:val="007A7A72"/>
    <w:rsid w:val="007A7B35"/>
    <w:rsid w:val="007D77EE"/>
    <w:rsid w:val="007E1A2D"/>
    <w:rsid w:val="007E2E26"/>
    <w:rsid w:val="007E630F"/>
    <w:rsid w:val="007E775B"/>
    <w:rsid w:val="00800205"/>
    <w:rsid w:val="00800D76"/>
    <w:rsid w:val="00812A51"/>
    <w:rsid w:val="008217C8"/>
    <w:rsid w:val="00842D4D"/>
    <w:rsid w:val="008519EA"/>
    <w:rsid w:val="0086050E"/>
    <w:rsid w:val="0089665F"/>
    <w:rsid w:val="008A400E"/>
    <w:rsid w:val="008A5D48"/>
    <w:rsid w:val="008C1CFE"/>
    <w:rsid w:val="008D49FD"/>
    <w:rsid w:val="00905292"/>
    <w:rsid w:val="00917998"/>
    <w:rsid w:val="009206A8"/>
    <w:rsid w:val="0092097A"/>
    <w:rsid w:val="00930871"/>
    <w:rsid w:val="00931F25"/>
    <w:rsid w:val="009350C7"/>
    <w:rsid w:val="009360D1"/>
    <w:rsid w:val="009423E8"/>
    <w:rsid w:val="009453C1"/>
    <w:rsid w:val="00953AEA"/>
    <w:rsid w:val="00962869"/>
    <w:rsid w:val="0097362F"/>
    <w:rsid w:val="00990CFE"/>
    <w:rsid w:val="009A5CF5"/>
    <w:rsid w:val="009C16AB"/>
    <w:rsid w:val="009D6298"/>
    <w:rsid w:val="009E15CE"/>
    <w:rsid w:val="009E1642"/>
    <w:rsid w:val="009F41B7"/>
    <w:rsid w:val="00A0098D"/>
    <w:rsid w:val="00A11DCB"/>
    <w:rsid w:val="00A36189"/>
    <w:rsid w:val="00A36863"/>
    <w:rsid w:val="00A43580"/>
    <w:rsid w:val="00A574ED"/>
    <w:rsid w:val="00A64387"/>
    <w:rsid w:val="00A77BC1"/>
    <w:rsid w:val="00A90DF9"/>
    <w:rsid w:val="00A90F40"/>
    <w:rsid w:val="00A97AC6"/>
    <w:rsid w:val="00AB5FB3"/>
    <w:rsid w:val="00AB744C"/>
    <w:rsid w:val="00AB7AEA"/>
    <w:rsid w:val="00AC0CB0"/>
    <w:rsid w:val="00AF6923"/>
    <w:rsid w:val="00B01CD9"/>
    <w:rsid w:val="00B058A0"/>
    <w:rsid w:val="00B11FDC"/>
    <w:rsid w:val="00B13004"/>
    <w:rsid w:val="00B27082"/>
    <w:rsid w:val="00B274AB"/>
    <w:rsid w:val="00B429A2"/>
    <w:rsid w:val="00B55816"/>
    <w:rsid w:val="00B6109F"/>
    <w:rsid w:val="00B619CF"/>
    <w:rsid w:val="00B653D8"/>
    <w:rsid w:val="00B65712"/>
    <w:rsid w:val="00BA08F6"/>
    <w:rsid w:val="00BA17D0"/>
    <w:rsid w:val="00BB1140"/>
    <w:rsid w:val="00BB2CFB"/>
    <w:rsid w:val="00BC57DA"/>
    <w:rsid w:val="00BC69A8"/>
    <w:rsid w:val="00BC7B22"/>
    <w:rsid w:val="00BD56F2"/>
    <w:rsid w:val="00BF51A8"/>
    <w:rsid w:val="00C2241D"/>
    <w:rsid w:val="00C31AE3"/>
    <w:rsid w:val="00C34DF2"/>
    <w:rsid w:val="00C47595"/>
    <w:rsid w:val="00C51167"/>
    <w:rsid w:val="00C5217C"/>
    <w:rsid w:val="00C53615"/>
    <w:rsid w:val="00C61AA2"/>
    <w:rsid w:val="00C67884"/>
    <w:rsid w:val="00C972E5"/>
    <w:rsid w:val="00CA3AC1"/>
    <w:rsid w:val="00CA60F1"/>
    <w:rsid w:val="00CC5CD9"/>
    <w:rsid w:val="00CD39B7"/>
    <w:rsid w:val="00CE1C81"/>
    <w:rsid w:val="00CE2D8C"/>
    <w:rsid w:val="00CF17B0"/>
    <w:rsid w:val="00CF3931"/>
    <w:rsid w:val="00CF6E9E"/>
    <w:rsid w:val="00D206EB"/>
    <w:rsid w:val="00D372A2"/>
    <w:rsid w:val="00D44A63"/>
    <w:rsid w:val="00D51D96"/>
    <w:rsid w:val="00D55835"/>
    <w:rsid w:val="00D603E1"/>
    <w:rsid w:val="00D73648"/>
    <w:rsid w:val="00D91633"/>
    <w:rsid w:val="00DA6257"/>
    <w:rsid w:val="00DB2230"/>
    <w:rsid w:val="00DC1162"/>
    <w:rsid w:val="00DC18DD"/>
    <w:rsid w:val="00DF30AF"/>
    <w:rsid w:val="00E11B22"/>
    <w:rsid w:val="00E1635D"/>
    <w:rsid w:val="00E20848"/>
    <w:rsid w:val="00E21296"/>
    <w:rsid w:val="00E2491D"/>
    <w:rsid w:val="00E312C3"/>
    <w:rsid w:val="00E5378D"/>
    <w:rsid w:val="00E61C09"/>
    <w:rsid w:val="00E6254F"/>
    <w:rsid w:val="00E66B44"/>
    <w:rsid w:val="00E70029"/>
    <w:rsid w:val="00E714BB"/>
    <w:rsid w:val="00E746BA"/>
    <w:rsid w:val="00E87495"/>
    <w:rsid w:val="00E93922"/>
    <w:rsid w:val="00EA0B9F"/>
    <w:rsid w:val="00EA5FD3"/>
    <w:rsid w:val="00EA6D80"/>
    <w:rsid w:val="00EB0C65"/>
    <w:rsid w:val="00EC12EF"/>
    <w:rsid w:val="00EC3023"/>
    <w:rsid w:val="00ED117A"/>
    <w:rsid w:val="00F04484"/>
    <w:rsid w:val="00F06A6E"/>
    <w:rsid w:val="00F1612A"/>
    <w:rsid w:val="00F16F11"/>
    <w:rsid w:val="00F20D03"/>
    <w:rsid w:val="00F3217A"/>
    <w:rsid w:val="00F51A77"/>
    <w:rsid w:val="00F83D88"/>
    <w:rsid w:val="00F90536"/>
    <w:rsid w:val="00F90949"/>
    <w:rsid w:val="00F92016"/>
    <w:rsid w:val="00F94A3B"/>
    <w:rsid w:val="00F95CDF"/>
    <w:rsid w:val="00FA0E69"/>
    <w:rsid w:val="00FC01B8"/>
    <w:rsid w:val="00FD2521"/>
    <w:rsid w:val="00FD26F6"/>
    <w:rsid w:val="00FD4B3D"/>
    <w:rsid w:val="00FE7985"/>
    <w:rsid w:val="00FF1530"/>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AC221"/>
  <w15:chartTrackingRefBased/>
  <w15:docId w15:val="{4235EE38-24BE-EF40-A7EE-E1C225FA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Arial"/>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bidi="he-IL"/>
    </w:rPr>
  </w:style>
  <w:style w:type="paragraph" w:styleId="Heading1">
    <w:name w:val="heading 1"/>
    <w:basedOn w:val="Normal"/>
    <w:next w:val="Normal"/>
    <w:link w:val="Heading1Char"/>
    <w:uiPriority w:val="9"/>
    <w:qFormat/>
    <w:rsid w:val="00E66B44"/>
    <w:pPr>
      <w:keepNext/>
      <w:spacing w:before="240" w:after="60"/>
      <w:outlineLvl w:val="0"/>
    </w:pPr>
    <w:rPr>
      <w:rFonts w:ascii="Aptos Display" w:eastAsia="Times New Roman" w:hAnsi="Aptos Display" w:cs="Times New Roman"/>
      <w:b/>
      <w:bCs/>
      <w:kern w:val="32"/>
      <w:sz w:val="32"/>
      <w:szCs w:val="32"/>
    </w:rPr>
  </w:style>
  <w:style w:type="paragraph" w:styleId="Heading2">
    <w:name w:val="heading 2"/>
    <w:basedOn w:val="Normal"/>
    <w:next w:val="Normal"/>
    <w:link w:val="Heading2Char"/>
    <w:uiPriority w:val="9"/>
    <w:semiHidden/>
    <w:unhideWhenUsed/>
    <w:qFormat/>
    <w:rsid w:val="001A4A57"/>
    <w:pPr>
      <w:keepNext/>
      <w:spacing w:before="240" w:after="60"/>
      <w:outlineLvl w:val="1"/>
    </w:pPr>
    <w:rPr>
      <w:rFonts w:ascii="Aptos Display" w:eastAsia="Times New Roman" w:hAnsi="Aptos Display" w:cs="Times New Roman"/>
      <w:b/>
      <w:bCs/>
      <w:i/>
      <w:iCs/>
      <w:sz w:val="28"/>
      <w:szCs w:val="28"/>
    </w:rPr>
  </w:style>
  <w:style w:type="paragraph" w:styleId="Heading3">
    <w:name w:val="heading 3"/>
    <w:basedOn w:val="Normal"/>
    <w:next w:val="Normal"/>
    <w:link w:val="Heading3Char"/>
    <w:uiPriority w:val="9"/>
    <w:unhideWhenUsed/>
    <w:qFormat/>
    <w:rsid w:val="0010477E"/>
    <w:pPr>
      <w:keepNext/>
      <w:spacing w:before="240" w:after="60"/>
      <w:outlineLvl w:val="2"/>
    </w:pPr>
    <w:rPr>
      <w:rFonts w:ascii="Aptos Display" w:eastAsia="Times New Roman" w:hAnsi="Aptos Display" w:cs="Times New Roman"/>
      <w:b/>
      <w:bCs/>
      <w:sz w:val="26"/>
      <w:szCs w:val="26"/>
    </w:rPr>
  </w:style>
  <w:style w:type="paragraph" w:styleId="Heading4">
    <w:name w:val="heading 4"/>
    <w:basedOn w:val="Normal"/>
    <w:next w:val="Normal"/>
    <w:link w:val="Heading4Char"/>
    <w:uiPriority w:val="9"/>
    <w:semiHidden/>
    <w:unhideWhenUsed/>
    <w:qFormat/>
    <w:rsid w:val="00A36189"/>
    <w:pPr>
      <w:keepNext/>
      <w:spacing w:before="240" w:after="60"/>
      <w:outlineLvl w:val="3"/>
    </w:pPr>
    <w:rPr>
      <w:rFonts w:ascii="Aptos" w:eastAsia="Times New Roman" w:hAnsi="Apto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583E1A"/>
    <w:rPr>
      <w:lang w:val="en-US" w:eastAsia="en-US" w:bidi="he-IL"/>
    </w:rPr>
  </w:style>
  <w:style w:type="character" w:styleId="CommentReference">
    <w:name w:val="annotation reference"/>
    <w:uiPriority w:val="99"/>
    <w:semiHidden/>
    <w:unhideWhenUsed/>
    <w:rsid w:val="00BF51A8"/>
    <w:rPr>
      <w:sz w:val="16"/>
      <w:szCs w:val="16"/>
    </w:rPr>
  </w:style>
  <w:style w:type="paragraph" w:styleId="CommentText">
    <w:name w:val="annotation text"/>
    <w:basedOn w:val="Normal"/>
    <w:link w:val="CommentTextChar"/>
    <w:uiPriority w:val="99"/>
    <w:unhideWhenUsed/>
    <w:rsid w:val="00BF51A8"/>
  </w:style>
  <w:style w:type="character" w:customStyle="1" w:styleId="CommentTextChar">
    <w:name w:val="Comment Text Char"/>
    <w:basedOn w:val="DefaultParagraphFont"/>
    <w:link w:val="CommentText"/>
    <w:uiPriority w:val="99"/>
    <w:rsid w:val="00BF51A8"/>
  </w:style>
  <w:style w:type="paragraph" w:styleId="CommentSubject">
    <w:name w:val="annotation subject"/>
    <w:basedOn w:val="CommentText"/>
    <w:next w:val="CommentText"/>
    <w:link w:val="CommentSubjectChar"/>
    <w:uiPriority w:val="99"/>
    <w:semiHidden/>
    <w:unhideWhenUsed/>
    <w:rsid w:val="00BF51A8"/>
    <w:rPr>
      <w:b/>
      <w:bCs/>
    </w:rPr>
  </w:style>
  <w:style w:type="character" w:customStyle="1" w:styleId="CommentSubjectChar">
    <w:name w:val="Comment Subject Char"/>
    <w:link w:val="CommentSubject"/>
    <w:uiPriority w:val="99"/>
    <w:semiHidden/>
    <w:rsid w:val="00BF51A8"/>
    <w:rPr>
      <w:b/>
      <w:bCs/>
    </w:rPr>
  </w:style>
  <w:style w:type="paragraph" w:styleId="ListParagraph">
    <w:name w:val="List Paragraph"/>
    <w:basedOn w:val="Normal"/>
    <w:uiPriority w:val="34"/>
    <w:qFormat/>
    <w:rsid w:val="004800F7"/>
    <w:pPr>
      <w:ind w:left="720"/>
    </w:pPr>
  </w:style>
  <w:style w:type="character" w:customStyle="1" w:styleId="Heading3Char">
    <w:name w:val="Heading 3 Char"/>
    <w:link w:val="Heading3"/>
    <w:uiPriority w:val="9"/>
    <w:rsid w:val="0010477E"/>
    <w:rPr>
      <w:rFonts w:ascii="Aptos Display" w:eastAsia="Times New Roman" w:hAnsi="Aptos Display" w:cs="Times New Roman"/>
      <w:b/>
      <w:bCs/>
      <w:sz w:val="26"/>
      <w:szCs w:val="26"/>
    </w:rPr>
  </w:style>
  <w:style w:type="paragraph" w:styleId="Header">
    <w:name w:val="header"/>
    <w:basedOn w:val="Normal"/>
    <w:link w:val="HeaderChar"/>
    <w:uiPriority w:val="99"/>
    <w:unhideWhenUsed/>
    <w:rsid w:val="00B619CF"/>
    <w:pPr>
      <w:tabs>
        <w:tab w:val="center" w:pos="4513"/>
        <w:tab w:val="right" w:pos="9026"/>
      </w:tabs>
    </w:pPr>
  </w:style>
  <w:style w:type="character" w:customStyle="1" w:styleId="HeaderChar">
    <w:name w:val="Header Char"/>
    <w:link w:val="Header"/>
    <w:uiPriority w:val="99"/>
    <w:rsid w:val="00B619CF"/>
    <w:rPr>
      <w:lang w:val="en-US" w:eastAsia="en-US" w:bidi="he-IL"/>
    </w:rPr>
  </w:style>
  <w:style w:type="paragraph" w:styleId="Footer">
    <w:name w:val="footer"/>
    <w:basedOn w:val="Normal"/>
    <w:link w:val="FooterChar"/>
    <w:uiPriority w:val="99"/>
    <w:unhideWhenUsed/>
    <w:rsid w:val="00B619CF"/>
    <w:pPr>
      <w:tabs>
        <w:tab w:val="center" w:pos="4513"/>
        <w:tab w:val="right" w:pos="9026"/>
      </w:tabs>
    </w:pPr>
  </w:style>
  <w:style w:type="character" w:customStyle="1" w:styleId="FooterChar">
    <w:name w:val="Footer Char"/>
    <w:link w:val="Footer"/>
    <w:uiPriority w:val="99"/>
    <w:rsid w:val="00B619CF"/>
    <w:rPr>
      <w:lang w:val="en-US" w:eastAsia="en-US" w:bidi="he-IL"/>
    </w:rPr>
  </w:style>
  <w:style w:type="paragraph" w:styleId="NormalWeb">
    <w:name w:val="Normal (Web)"/>
    <w:basedOn w:val="Normal"/>
    <w:uiPriority w:val="99"/>
    <w:semiHidden/>
    <w:unhideWhenUsed/>
    <w:rsid w:val="0089665F"/>
    <w:pPr>
      <w:spacing w:before="100" w:beforeAutospacing="1" w:after="100" w:afterAutospacing="1"/>
    </w:pPr>
    <w:rPr>
      <w:rFonts w:ascii="Times New Roman" w:eastAsia="Times New Roman" w:hAnsi="Times New Roman" w:cs="Times New Roman"/>
      <w:sz w:val="24"/>
      <w:szCs w:val="24"/>
      <w:lang w:val="en-IT" w:eastAsia="en-GB" w:bidi="ar-SA"/>
    </w:rPr>
  </w:style>
  <w:style w:type="character" w:customStyle="1" w:styleId="Heading4Char">
    <w:name w:val="Heading 4 Char"/>
    <w:link w:val="Heading4"/>
    <w:uiPriority w:val="9"/>
    <w:semiHidden/>
    <w:rsid w:val="00A36189"/>
    <w:rPr>
      <w:rFonts w:ascii="Aptos" w:eastAsia="Times New Roman" w:hAnsi="Aptos" w:cs="Times New Roman"/>
      <w:b/>
      <w:bCs/>
      <w:sz w:val="28"/>
      <w:szCs w:val="28"/>
      <w:lang w:val="en-US" w:eastAsia="en-US" w:bidi="he-IL"/>
    </w:rPr>
  </w:style>
  <w:style w:type="character" w:customStyle="1" w:styleId="Heading2Char">
    <w:name w:val="Heading 2 Char"/>
    <w:link w:val="Heading2"/>
    <w:uiPriority w:val="9"/>
    <w:semiHidden/>
    <w:rsid w:val="001A4A57"/>
    <w:rPr>
      <w:rFonts w:ascii="Aptos Display" w:eastAsia="Times New Roman" w:hAnsi="Aptos Display" w:cs="Times New Roman"/>
      <w:b/>
      <w:bCs/>
      <w:i/>
      <w:iCs/>
      <w:sz w:val="28"/>
      <w:szCs w:val="28"/>
      <w:lang w:val="en-US" w:eastAsia="en-US" w:bidi="he-IL"/>
    </w:rPr>
  </w:style>
  <w:style w:type="character" w:customStyle="1" w:styleId="markdown-bold-text">
    <w:name w:val="markdown-bold-text"/>
    <w:basedOn w:val="DefaultParagraphFont"/>
    <w:rsid w:val="001A4A57"/>
  </w:style>
  <w:style w:type="character" w:customStyle="1" w:styleId="markdown-inline-code">
    <w:name w:val="markdown-inline-code"/>
    <w:basedOn w:val="DefaultParagraphFont"/>
    <w:rsid w:val="001A4A57"/>
  </w:style>
  <w:style w:type="character" w:customStyle="1" w:styleId="markdown-italics-text">
    <w:name w:val="markdown-italics-text"/>
    <w:basedOn w:val="DefaultParagraphFont"/>
    <w:rsid w:val="001A4A57"/>
  </w:style>
  <w:style w:type="character" w:customStyle="1" w:styleId="Heading1Char">
    <w:name w:val="Heading 1 Char"/>
    <w:link w:val="Heading1"/>
    <w:uiPriority w:val="9"/>
    <w:rsid w:val="00E66B44"/>
    <w:rPr>
      <w:rFonts w:ascii="Aptos Display" w:eastAsia="Times New Roman" w:hAnsi="Aptos Display" w:cs="Times New Roman"/>
      <w:b/>
      <w:bCs/>
      <w:kern w:val="32"/>
      <w:sz w:val="32"/>
      <w:szCs w:val="32"/>
      <w:lang w:val="en-US" w:eastAsia="en-US" w:bidi="he-IL"/>
    </w:rPr>
  </w:style>
  <w:style w:type="paragraph" w:styleId="BodyText">
    <w:name w:val="Body Text"/>
    <w:basedOn w:val="Normal"/>
    <w:link w:val="BodyTextChar"/>
    <w:qFormat/>
    <w:rsid w:val="00E66B44"/>
    <w:pPr>
      <w:spacing w:before="180" w:after="180"/>
    </w:pPr>
    <w:rPr>
      <w:rFonts w:ascii="Cambria" w:eastAsia="Cambria" w:hAnsi="Cambria" w:cs="Times New Roman"/>
      <w:sz w:val="24"/>
      <w:szCs w:val="24"/>
      <w:lang w:bidi="ar-SA"/>
    </w:rPr>
  </w:style>
  <w:style w:type="character" w:customStyle="1" w:styleId="BodyTextChar">
    <w:name w:val="Body Text Char"/>
    <w:link w:val="BodyText"/>
    <w:rsid w:val="00E66B44"/>
    <w:rPr>
      <w:rFonts w:ascii="Cambria" w:eastAsia="Cambria" w:hAnsi="Cambria" w:cs="Times New Roman"/>
      <w:sz w:val="24"/>
      <w:szCs w:val="24"/>
      <w:lang w:val="en-US" w:eastAsia="en-US"/>
    </w:rPr>
  </w:style>
  <w:style w:type="paragraph" w:customStyle="1" w:styleId="FirstParagraph">
    <w:name w:val="First Paragraph"/>
    <w:basedOn w:val="BodyText"/>
    <w:next w:val="BodyText"/>
    <w:qFormat/>
    <w:rsid w:val="00E66B44"/>
  </w:style>
  <w:style w:type="paragraph" w:customStyle="1" w:styleId="Compact">
    <w:name w:val="Compact"/>
    <w:basedOn w:val="BodyText"/>
    <w:qFormat/>
    <w:rsid w:val="00E66B44"/>
    <w:pPr>
      <w:spacing w:before="36" w:after="36"/>
    </w:pPr>
  </w:style>
  <w:style w:type="table" w:customStyle="1" w:styleId="Table">
    <w:name w:val="Table"/>
    <w:semiHidden/>
    <w:unhideWhenUsed/>
    <w:qFormat/>
    <w:rsid w:val="00E66B44"/>
    <w:pPr>
      <w:spacing w:after="200"/>
    </w:pPr>
    <w:rPr>
      <w:rFonts w:ascii="Cambria" w:eastAsia="Cambria" w:hAnsi="Cambria" w:cs="Times New Roman"/>
      <w:sz w:val="24"/>
      <w:szCs w:val="24"/>
      <w:lang w:val="en-US" w:eastAsia="en-US"/>
    </w:rPr>
    <w:tblPr>
      <w:tblInd w:w="0" w:type="dxa"/>
      <w:tblCellMar>
        <w:top w:w="0" w:type="dxa"/>
        <w:left w:w="108" w:type="dxa"/>
        <w:bottom w:w="0" w:type="dxa"/>
        <w:right w:w="108" w:type="dxa"/>
      </w:tblCellMar>
    </w:tblPr>
  </w:style>
  <w:style w:type="character" w:customStyle="1" w:styleId="VerbatimChar">
    <w:name w:val="Verbatim Char"/>
    <w:link w:val="SourceCode"/>
    <w:rsid w:val="00E66B44"/>
    <w:rPr>
      <w:rFonts w:ascii="Consolas" w:hAnsi="Consolas"/>
      <w:sz w:val="22"/>
    </w:rPr>
  </w:style>
  <w:style w:type="paragraph" w:customStyle="1" w:styleId="SourceCode">
    <w:name w:val="Source Code"/>
    <w:basedOn w:val="Normal"/>
    <w:link w:val="VerbatimChar"/>
    <w:rsid w:val="00E66B44"/>
    <w:pPr>
      <w:wordWrap w:val="0"/>
      <w:spacing w:after="200"/>
    </w:pPr>
    <w:rPr>
      <w:rFonts w:ascii="Consolas" w:hAnsi="Consolas"/>
      <w:sz w:val="22"/>
      <w:lang w:val="en-IT" w:eastAsia="en-GB" w:bidi="ar-SA"/>
    </w:rPr>
  </w:style>
  <w:style w:type="character" w:styleId="Strong">
    <w:name w:val="Strong"/>
    <w:uiPriority w:val="22"/>
    <w:qFormat/>
    <w:rsid w:val="00565BB2"/>
    <w:rPr>
      <w:b/>
      <w:bCs/>
    </w:rPr>
  </w:style>
  <w:style w:type="character" w:styleId="HTMLCode">
    <w:name w:val="HTML Code"/>
    <w:uiPriority w:val="99"/>
    <w:semiHidden/>
    <w:unhideWhenUsed/>
    <w:rsid w:val="00565B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23745</Words>
  <Characters>135352</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Dovev Lavie</dc:creator>
  <cp:keywords/>
  <dc:description/>
  <cp:lastModifiedBy>Sueda Gul</cp:lastModifiedBy>
  <cp:revision>2</cp:revision>
  <cp:lastPrinted>2026-10-07T09:17:00Z</cp:lastPrinted>
  <dcterms:created xsi:type="dcterms:W3CDTF">2026-10-07T16:34:00Z</dcterms:created>
  <dcterms:modified xsi:type="dcterms:W3CDTF">2026-10-07T16:34:00Z</dcterms:modified>
  <cp:category/>
</cp:coreProperties>
</file>